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4D487" w14:textId="77777777" w:rsidR="008C2DF0" w:rsidRDefault="00F72F4D">
      <w:pPr>
        <w:pStyle w:val="FirstParagraph"/>
      </w:pPr>
      <w:r>
        <w:rPr>
          <w:b/>
        </w:rPr>
        <w:t>Title:</w:t>
      </w:r>
      <w:r>
        <w:t xml:space="preserve"> Using tree-ring records to simultaneously characterize the influence of tree size and climate drivers on annual growth</w:t>
      </w:r>
    </w:p>
    <w:p w14:paraId="2C0A3595" w14:textId="77777777" w:rsidR="008C2DF0" w:rsidRDefault="00F72F4D">
      <w:pPr>
        <w:pStyle w:val="BodyText"/>
      </w:pPr>
      <w:r>
        <w:rPr>
          <w:b/>
        </w:rPr>
        <w:t>Authors (not yet complete, final order TBD):</w:t>
      </w:r>
    </w:p>
    <w:p w14:paraId="1EB6563E" w14:textId="77777777" w:rsidR="008C2DF0" w:rsidRDefault="00F72F4D">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w:t>
      </w:r>
      <w:proofErr w:type="spellStart"/>
      <w:r>
        <w:t>Taia</w:t>
      </w:r>
      <w:proofErr w:type="spellEnd"/>
      <w:r>
        <w:t xml:space="preserve"> </w:t>
      </w:r>
      <w:proofErr w:type="spellStart"/>
      <w:r>
        <w:t>Awada</w:t>
      </w:r>
      <w:proofErr w:type="spellEnd"/>
      <w:r>
        <w:t xml:space="preserve">, Jennifer </w:t>
      </w:r>
      <w:proofErr w:type="spellStart"/>
      <w:r>
        <w:t>Baltzar</w:t>
      </w:r>
      <w:proofErr w:type="spellEnd"/>
      <w:r>
        <w:t xml:space="preserve">, Patrick Baker, </w:t>
      </w:r>
      <w:proofErr w:type="spellStart"/>
      <w:r>
        <w:t>Sarayudh</w:t>
      </w:r>
      <w:proofErr w:type="spellEnd"/>
      <w:r>
        <w:t xml:space="preserve"> </w:t>
      </w:r>
      <w:proofErr w:type="spellStart"/>
      <w:r>
        <w:t>Bunyavejchewin</w:t>
      </w:r>
      <w:proofErr w:type="spellEnd"/>
      <w:r>
        <w:t>, Paulo Cherubini, Justin Cooper, Stuart Davies</w:t>
      </w:r>
      <w:r>
        <w:rPr>
          <w:vertAlign w:val="superscript"/>
        </w:rPr>
        <w:t>2</w:t>
      </w:r>
      <w:r>
        <w:t>, Ryan Helcoski</w:t>
      </w:r>
      <w:r>
        <w:rPr>
          <w:vertAlign w:val="superscript"/>
        </w:rPr>
        <w:t>1</w:t>
      </w:r>
      <w:r>
        <w:t xml:space="preserve">, </w:t>
      </w:r>
      <w:proofErr w:type="spellStart"/>
      <w:r>
        <w:t>Vasickova</w:t>
      </w:r>
      <w:proofErr w:type="spellEnd"/>
      <w:r>
        <w:t xml:space="preserve"> Ivana, </w:t>
      </w:r>
      <w:proofErr w:type="spellStart"/>
      <w:r>
        <w:t>Kaspar</w:t>
      </w:r>
      <w:proofErr w:type="spellEnd"/>
      <w:r>
        <w:t xml:space="preserve"> Jakub, Kamil </w:t>
      </w:r>
      <w:proofErr w:type="spellStart"/>
      <w:r>
        <w:t>Kral</w:t>
      </w:r>
      <w:proofErr w:type="spellEnd"/>
      <w:r>
        <w:t>, James Lutz, Ellis Q. Margolis, Justin Maxwell, Sean McMahon</w:t>
      </w:r>
      <w:r>
        <w:rPr>
          <w:vertAlign w:val="superscript"/>
        </w:rPr>
        <w:t>2</w:t>
      </w:r>
      <w:r>
        <w:t>, Helene Muller-Landau</w:t>
      </w:r>
      <w:r>
        <w:rPr>
          <w:vertAlign w:val="superscript"/>
        </w:rPr>
        <w:t>2</w:t>
      </w:r>
      <w:r>
        <w:t xml:space="preserve">, </w:t>
      </w:r>
      <w:proofErr w:type="spellStart"/>
      <w:r>
        <w:t>Samonil</w:t>
      </w:r>
      <w:proofErr w:type="spellEnd"/>
      <w:r>
        <w:t xml:space="preserve"> </w:t>
      </w:r>
      <w:proofErr w:type="spellStart"/>
      <w:r>
        <w:t>Pavil</w:t>
      </w:r>
      <w:proofErr w:type="spellEnd"/>
      <w:r>
        <w:t xml:space="preserve">, Sabrina Russo, Anastasia </w:t>
      </w:r>
      <w:proofErr w:type="spellStart"/>
      <w:r>
        <w:t>Sniderhan</w:t>
      </w:r>
      <w:proofErr w:type="spellEnd"/>
      <w:r>
        <w:t>, Alan J. Tepley</w:t>
      </w:r>
      <w:r>
        <w:rPr>
          <w:vertAlign w:val="superscript"/>
        </w:rPr>
        <w:t>1,#</w:t>
      </w:r>
      <w:r>
        <w:t xml:space="preserve">, Mart </w:t>
      </w:r>
      <w:proofErr w:type="spellStart"/>
      <w:r>
        <w:t>Vlam</w:t>
      </w:r>
      <w:proofErr w:type="spellEnd"/>
      <w:r>
        <w:t xml:space="preserve">, Peter </w:t>
      </w:r>
      <w:proofErr w:type="spellStart"/>
      <w:r>
        <w:t>Zuidema</w:t>
      </w:r>
      <w:proofErr w:type="spellEnd"/>
    </w:p>
    <w:p w14:paraId="54175C71" w14:textId="77777777" w:rsidR="008C2DF0" w:rsidRDefault="00F72F4D">
      <w:pPr>
        <w:pStyle w:val="BodyText"/>
      </w:pPr>
      <w:r>
        <w:rPr>
          <w:b/>
        </w:rPr>
        <w:t>Author Affiliations:</w:t>
      </w:r>
    </w:p>
    <w:p w14:paraId="1F4245AD" w14:textId="77777777" w:rsidR="008C2DF0" w:rsidRDefault="00F72F4D">
      <w:pPr>
        <w:numPr>
          <w:ilvl w:val="0"/>
          <w:numId w:val="2"/>
        </w:numPr>
      </w:pPr>
      <w:r>
        <w:t>Conservation Ecology Center; Smithsonian Conservation Biology Institute; Front Royal, VA 22630, USA</w:t>
      </w:r>
    </w:p>
    <w:p w14:paraId="4C77C388" w14:textId="77777777" w:rsidR="008C2DF0" w:rsidRDefault="00F72F4D">
      <w:pPr>
        <w:numPr>
          <w:ilvl w:val="0"/>
          <w:numId w:val="2"/>
        </w:numPr>
      </w:pPr>
      <w:r>
        <w:t>Center for Tropical Forest Science-Forest Global Earth Observatory; Smithsonian Tropical Research Institute; Panama, Republic of Panama</w:t>
      </w:r>
    </w:p>
    <w:p w14:paraId="29950F66" w14:textId="77777777" w:rsidR="008C2DF0" w:rsidRDefault="00F72F4D">
      <w:pPr>
        <w:numPr>
          <w:ilvl w:val="0"/>
          <w:numId w:val="2"/>
        </w:numPr>
      </w:pPr>
      <w:r>
        <w:t>The Morton Arboretum, Lisle, Illinois, USA</w:t>
      </w:r>
    </w:p>
    <w:p w14:paraId="567C9179" w14:textId="77777777" w:rsidR="008C2DF0" w:rsidRDefault="00F72F4D">
      <w:pPr>
        <w:numPr>
          <w:ilvl w:val="0"/>
          <w:numId w:val="2"/>
        </w:numPr>
      </w:pPr>
      <w:r>
        <w:t xml:space="preserve">Harvard Forest, </w:t>
      </w:r>
      <w:proofErr w:type="spellStart"/>
      <w:r>
        <w:t>Petersham</w:t>
      </w:r>
      <w:proofErr w:type="spellEnd"/>
      <w:r>
        <w:t>, MA 01366, USA</w:t>
      </w:r>
    </w:p>
    <w:p w14:paraId="03E5AB7F" w14:textId="77777777" w:rsidR="008C2DF0" w:rsidRDefault="00F72F4D">
      <w:pPr>
        <w:pStyle w:val="FirstParagraph"/>
      </w:pPr>
      <w:r>
        <w:t>X#. Canadian Forest Service, Northern Forestry Centre, Edmonton, Alberta, Canada</w:t>
      </w:r>
    </w:p>
    <w:p w14:paraId="1CF0E721" w14:textId="77777777" w:rsidR="008C2DF0" w:rsidRDefault="00F72F4D">
      <w:pPr>
        <w:pStyle w:val="BodyText"/>
      </w:pPr>
      <w:r>
        <w:t xml:space="preserve">*corresponding author: </w:t>
      </w:r>
      <w:hyperlink r:id="rId7">
        <w:r>
          <w:rPr>
            <w:rStyle w:val="Hyperlink"/>
          </w:rPr>
          <w:t>teixeirak@si.edu</w:t>
        </w:r>
      </w:hyperlink>
      <w:r>
        <w:t>; +1 540 635 6546</w:t>
      </w:r>
    </w:p>
    <w:p w14:paraId="60DF951C" w14:textId="77777777" w:rsidR="008C2DF0" w:rsidRDefault="00F72F4D">
      <w:pPr>
        <w:pStyle w:val="BodyText"/>
      </w:pPr>
      <w:r>
        <w:rPr>
          <w:b/>
        </w:rPr>
        <w:t>Running headline:</w:t>
      </w:r>
      <w:r>
        <w:t xml:space="preserve"> [45 chars]</w:t>
      </w:r>
    </w:p>
    <w:p w14:paraId="7C682EE1" w14:textId="77777777" w:rsidR="008C2DF0" w:rsidRDefault="00F72F4D">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43DB7A87" w14:textId="77777777" w:rsidR="008C2DF0" w:rsidRDefault="00F72F4D">
      <w:pPr>
        <w:pStyle w:val="BodyText"/>
      </w:pPr>
      <w:r>
        <w:rPr>
          <w:i/>
        </w:rPr>
        <w:t>Target journal is MEE. We are already over the word limit, so I’d appreciate advice on what should be cut/moved to appendix.</w:t>
      </w:r>
    </w:p>
    <w:p w14:paraId="55F87292" w14:textId="77777777" w:rsidR="008C2DF0" w:rsidRDefault="00F72F4D">
      <w:r>
        <w:br w:type="page"/>
      </w:r>
    </w:p>
    <w:p w14:paraId="37502999" w14:textId="77777777" w:rsidR="008C2DF0" w:rsidRDefault="00F72F4D">
      <w:pPr>
        <w:pStyle w:val="Heading3"/>
      </w:pPr>
      <w:bookmarkStart w:id="0" w:name="abstract"/>
      <w:r>
        <w:lastRenderedPageBreak/>
        <w:t>Abstract</w:t>
      </w:r>
      <w:bookmarkEnd w:id="0"/>
    </w:p>
    <w:p w14:paraId="1958B544" w14:textId="77777777" w:rsidR="008C2DF0" w:rsidRDefault="00F72F4D">
      <w:pPr>
        <w:pStyle w:val="FirstParagraph"/>
      </w:pPr>
      <w:r>
        <w:rPr>
          <w:i/>
        </w:rPr>
        <w:t>NOTE TO COAUTHORS: I’d appreciate feedback on what you consider to be the most important results and conclusions to highlight in the abstract.</w:t>
      </w:r>
    </w:p>
    <w:p w14:paraId="7B2EADA4" w14:textId="77777777" w:rsidR="008C2DF0" w:rsidRDefault="00F72F4D">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48C878C5" w14:textId="77777777" w:rsidR="008C2DF0" w:rsidRDefault="00F72F4D">
      <w:pPr>
        <w:numPr>
          <w:ilvl w:val="0"/>
          <w:numId w:val="3"/>
        </w:numPr>
      </w:pPr>
      <w:r>
        <w:t xml:space="preserve">Here, we develop a new method to simultaneously model non-linear effects of objectively determined </w:t>
      </w:r>
      <w:proofErr w:type="gramStart"/>
      <w:r>
        <w:t>principle</w:t>
      </w:r>
      <w:proofErr w:type="gramEnd"/>
      <w:r>
        <w:t xml:space="preserv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4DCDF1B6" w14:textId="77777777" w:rsidR="008C2DF0" w:rsidRDefault="00F72F4D">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0BEAC47" w14:textId="77777777" w:rsidR="008C2DF0" w:rsidRDefault="00F72F4D">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5DE425D7" w14:textId="77777777" w:rsidR="008C2DF0" w:rsidRDefault="00F72F4D">
      <w:pPr>
        <w:pStyle w:val="FirstParagraph"/>
      </w:pPr>
      <w:r>
        <w:rPr>
          <w:b/>
        </w:rPr>
        <w:t>Keywords</w:t>
      </w:r>
      <w:r>
        <w:t xml:space="preserve">: climate sensitivity; </w:t>
      </w:r>
      <w:ins w:id="1" w:author="Raquel" w:date="2020-09-14T09:53:00Z">
        <w:r w:rsidR="00233462">
          <w:t xml:space="preserve">stem </w:t>
        </w:r>
      </w:ins>
      <w:r>
        <w:t>diameter; environmental change; Forest Global Earth Observatory (ForestGEO); generalized least squares; nonlinear; tree-ring</w:t>
      </w:r>
    </w:p>
    <w:p w14:paraId="148C814D" w14:textId="77777777" w:rsidR="008C2DF0" w:rsidRDefault="00F72F4D">
      <w:r>
        <w:br w:type="page"/>
      </w:r>
    </w:p>
    <w:p w14:paraId="6D49126E" w14:textId="77777777" w:rsidR="008C2DF0" w:rsidRDefault="00F72F4D">
      <w:pPr>
        <w:pStyle w:val="Heading3"/>
      </w:pPr>
      <w:bookmarkStart w:id="2" w:name="introduction"/>
      <w:r>
        <w:lastRenderedPageBreak/>
        <w:t>Introduction</w:t>
      </w:r>
      <w:bookmarkEnd w:id="2"/>
    </w:p>
    <w:p w14:paraId="2754ED4A" w14:textId="77777777" w:rsidR="008C2DF0" w:rsidRDefault="00F72F4D">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w:t>
      </w:r>
      <w:commentRangeStart w:id="3"/>
      <w:r>
        <w:t>REFS</w:t>
      </w:r>
      <w:commentRangeEnd w:id="3"/>
      <w:r w:rsidR="00D167B2">
        <w:rPr>
          <w:rStyle w:val="CommentReference"/>
        </w:rPr>
        <w:commentReference w:id="3"/>
      </w:r>
      <w:r>
        <w:t xml:space="preserve">) and how it is changing (e.g., </w:t>
      </w:r>
      <w:proofErr w:type="spellStart"/>
      <w:r>
        <w:t>Sniderhan</w:t>
      </w:r>
      <w:proofErr w:type="spellEnd"/>
      <w:r>
        <w:t xml:space="preserve"> &amp; </w:t>
      </w:r>
      <w:proofErr w:type="spellStart"/>
      <w:r>
        <w:t>Baltzer</w:t>
      </w:r>
      <w:proofErr w:type="spellEnd"/>
      <w:r>
        <w:t>,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w:t>
      </w:r>
      <w:proofErr w:type="spellStart"/>
      <w:r>
        <w:t>Klesse</w:t>
      </w:r>
      <w:proofErr w:type="spellEnd"/>
      <w:r>
        <w:t xml:space="preserve"> et al., 2018; </w:t>
      </w:r>
      <w:proofErr w:type="spellStart"/>
      <w:r>
        <w:t>Teets</w:t>
      </w:r>
      <w:proofErr w:type="spellEnd"/>
      <w:r>
        <w:t xml:space="preserve"> et al., 2018; Helcoski et al., 2019).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dendrochronological methods have been optimized to detect climate signals rather than to predict forest productivity and its climate sensitivity (</w:t>
      </w:r>
      <w:proofErr w:type="spellStart"/>
      <w:r>
        <w:t>Klesse</w:t>
      </w:r>
      <w:proofErr w:type="spellEnd"/>
      <w:r>
        <w:t xml:space="preserve"> et al., 2018). As a result, prevailing approaches hold a number of limitations for using tree-rings to address pressing questions concerning forest productivity in the current era of rapid environmental change.</w:t>
      </w:r>
    </w:p>
    <w:p w14:paraId="001FF5F2" w14:textId="77777777" w:rsidR="008C2DF0" w:rsidRDefault="00F72F4D">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w:t>
      </w:r>
      <w:commentRangeStart w:id="4"/>
      <w:r>
        <w:t>DENDRO_REFS</w:t>
      </w:r>
      <w:commentRangeEnd w:id="4"/>
      <w:r w:rsidR="00AD2943">
        <w:rPr>
          <w:rStyle w:val="CommentReference"/>
        </w:rPr>
        <w:commentReference w:id="4"/>
      </w:r>
      <w:r>
        <w:t xml:space="preserve">).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w:t>
      </w:r>
      <w:proofErr w:type="spellStart"/>
      <w:r>
        <w:t>Teets</w:t>
      </w:r>
      <w:proofErr w:type="spellEnd"/>
      <w:r>
        <w:t xml:space="preserve"> et al., 2018). Further, tree-ring studies generally do </w:t>
      </w:r>
      <w:commentRangeStart w:id="5"/>
      <w:r>
        <w:t>not consider additive or interactive effects of climate variables on annual growth (</w:t>
      </w:r>
      <w:commentRangeEnd w:id="5"/>
      <w:r w:rsidR="00E96C56">
        <w:rPr>
          <w:rStyle w:val="CommentReference"/>
        </w:rPr>
        <w:commentReference w:id="5"/>
      </w:r>
      <w:r>
        <w:t>DENDRO_REFS; but see Foster, Finley, D’Amato, Bradford, &amp; Banerjee, 2016). Such effects are expected based on observations that temperature and moisture jointly shape photosynthesis (REFS), tree growth (Foster et al., 2016), and forest productivity (</w:t>
      </w:r>
      <w:proofErr w:type="spellStart"/>
      <w:proofErr w:type="gramStart"/>
      <w:r>
        <w:t>e.g.,TREE</w:t>
      </w:r>
      <w:proofErr w:type="gramEnd"/>
      <w:r>
        <w:t>_LEVEL_REFS</w:t>
      </w:r>
      <w:proofErr w:type="spellEnd"/>
      <w:r>
        <w:t xml:space="preserve">; Banbury Morgan et al., n.d.). Thus, to model tree growth responses to climate, we need an objective approach to systematically evaluate numerous potential climate variables and time windows in order to select </w:t>
      </w:r>
      <w:proofErr w:type="gramStart"/>
      <w:r>
        <w:t>principle</w:t>
      </w:r>
      <w:proofErr w:type="gramEnd"/>
      <w:r>
        <w:t xml:space="preserve"> climate drivers appropriate for inclusion in multivariate models.</w:t>
      </w:r>
    </w:p>
    <w:p w14:paraId="652AF205" w14:textId="77777777" w:rsidR="008C2DF0" w:rsidRDefault="00F72F4D">
      <w:pPr>
        <w:pStyle w:val="BodyText"/>
      </w:pPr>
      <w:r>
        <w:rPr>
          <w:b/>
        </w:rPr>
        <w:t xml:space="preserve">Traditional methods characterize only linear climate responses, potentially missing important nonlinearities that have been widely observed at other </w:t>
      </w:r>
      <w:proofErr w:type="spellStart"/>
      <w:r>
        <w:rPr>
          <w:b/>
        </w:rPr>
        <w:t>spatio</w:t>
      </w:r>
      <w:proofErr w:type="spellEnd"/>
      <w:r>
        <w:rPr>
          <w:b/>
        </w:rPr>
        <w:t>-temporal scales.</w:t>
      </w:r>
      <w:r>
        <w:t xml:space="preserve"> Over time frames of seconds to days, most biological rates—- from photosynthesis to plant and animal respiration—-display a unimodal relationship to temporal variation in temperature. Specifically, these rates generally </w:t>
      </w:r>
      <w:r>
        <w:lastRenderedPageBreak/>
        <w:t xml:space="preserve">increase exponentially with temperature up to a point (e.g., Brown, </w:t>
      </w:r>
      <w:proofErr w:type="spellStart"/>
      <w:r>
        <w:t>Gillooly</w:t>
      </w:r>
      <w:proofErr w:type="spellEnd"/>
      <w:r>
        <w:t>, Allen, Savage, &amp; West, 2004), typically reflective of the environment to which the organism is acclimated (</w:t>
      </w:r>
      <w:proofErr w:type="spellStart"/>
      <w:r>
        <w:t>Kumarathunge</w:t>
      </w:r>
      <w:proofErr w:type="spellEnd"/>
      <w:r>
        <w:t xml:space="preserve"> et al., 2019), and decrease at higher temperatures [e.g., REFS]. On the other end of the </w:t>
      </w:r>
      <w:proofErr w:type="spellStart"/>
      <w:r>
        <w:t>spatio</w:t>
      </w:r>
      <w:proofErr w:type="spellEnd"/>
      <w:r>
        <w:t xml:space="preserve">-temporal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w:t>
      </w:r>
      <w:commentRangeStart w:id="6"/>
      <w:r>
        <w:t>(</w:t>
      </w:r>
      <w:proofErr w:type="spellStart"/>
      <w:r>
        <w:t>Tolwinski</w:t>
      </w:r>
      <w:proofErr w:type="spellEnd"/>
      <w:r>
        <w:t xml:space="preserve">-Ward, </w:t>
      </w:r>
      <w:proofErr w:type="spellStart"/>
      <w:r>
        <w:t>Anchukaitis</w:t>
      </w:r>
      <w:proofErr w:type="spellEnd"/>
      <w:r>
        <w:t xml:space="preserve">, &amp; Evans, 2013; </w:t>
      </w:r>
      <w:proofErr w:type="spellStart"/>
      <w:r>
        <w:t>Tumajer</w:t>
      </w:r>
      <w:proofErr w:type="spellEnd"/>
      <w:r>
        <w:t xml:space="preserve"> et al., 2017), </w:t>
      </w:r>
      <w:commentRangeEnd w:id="6"/>
      <w:r w:rsidR="00176CA3">
        <w:rPr>
          <w:rStyle w:val="CommentReference"/>
        </w:rPr>
        <w:commentReference w:id="6"/>
      </w:r>
      <w:r>
        <w:t>and we therefore know little about what, if any, nonlinearities occur in tree growth responses to interannual variation in climate.</w:t>
      </w:r>
    </w:p>
    <w:p w14:paraId="3B9390FF" w14:textId="77777777" w:rsidR="008C2DF0" w:rsidRDefault="00F72F4D">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w:t>
      </w:r>
      <w:proofErr w:type="spellStart"/>
      <w:r>
        <w:rPr>
          <w:b/>
        </w:rPr>
        <w:t>eira</w:t>
      </w:r>
      <w:proofErr w:type="spellEnd"/>
      <w:r>
        <w:rPr>
          <w:b/>
        </w:rPr>
        <w:t>,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w:t>
      </w:r>
      <w:proofErr w:type="spellStart"/>
      <w:r>
        <w:t>nfluence</w:t>
      </w:r>
      <w:proofErr w:type="spellEnd"/>
      <w:r>
        <w:t xml:space="preserve"> is removed through detrending (DENDRO_REFS). While convenient for identifying climate signals (DENDRO_REFS), this approach is not optimal for subsequent inference of the climate sensitivity of forest productivity. </w:t>
      </w:r>
      <w:commentRangeStart w:id="7"/>
      <w:r>
        <w:t xml:space="preserve">Although climate correlations can be transformed to climate sensitivity </w:t>
      </w:r>
      <w:commentRangeEnd w:id="7"/>
      <w:r w:rsidR="004E7DBC">
        <w:rPr>
          <w:rStyle w:val="CommentReference"/>
        </w:rPr>
        <w:commentReference w:id="7"/>
      </w:r>
      <w:r>
        <w:t>(</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w:t>
      </w:r>
      <w:commentRangeStart w:id="8"/>
      <w:r>
        <w:t>and smaller trees can be more sensitive to temperature (</w:t>
      </w:r>
      <w:r>
        <w:rPr>
          <w:i/>
        </w:rPr>
        <w:t>Rollinson et al. in review</w:t>
      </w:r>
      <w:r>
        <w:t xml:space="preserve">). </w:t>
      </w:r>
      <w:commentRangeEnd w:id="8"/>
      <w:r w:rsidR="004E7DBC">
        <w:rPr>
          <w:rStyle w:val="CommentReference"/>
        </w:rPr>
        <w:commentReference w:id="8"/>
      </w:r>
      <w:commentRangeStart w:id="9"/>
      <w:r>
        <w:t xml:space="preserve">However, the removal of </w:t>
      </w:r>
      <m:oMath>
        <m:r>
          <w:rPr>
            <w:rFonts w:ascii="Cambria Math" w:hAnsi="Cambria Math"/>
          </w:rPr>
          <m:t>DBH</m:t>
        </m:r>
      </m:oMath>
      <w:r>
        <w:t xml:space="preserve"> signals via detrending makes it impossible to account for such size differences in climate sensitivity. </w:t>
      </w:r>
      <w:commentRangeEnd w:id="9"/>
      <w:r w:rsidR="004E7DBC">
        <w:rPr>
          <w:rStyle w:val="CommentReference"/>
        </w:rPr>
        <w:commentReference w:id="9"/>
      </w:r>
      <w:r>
        <w:t xml:space="preserve">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272E4D12" w14:textId="77777777" w:rsidR="008C2DF0" w:rsidRDefault="00F72F4D">
      <w:pPr>
        <w:pStyle w:val="BodyText"/>
      </w:pPr>
      <w:r>
        <w:rPr>
          <w:b/>
        </w:rPr>
        <w:t xml:space="preserve">Here, we develop a new method that allows simultaneous consideration of the effects of tree size, objectively determined </w:t>
      </w:r>
      <w:proofErr w:type="gramStart"/>
      <w:r>
        <w:rPr>
          <w:b/>
        </w:rPr>
        <w:t>principle</w:t>
      </w:r>
      <w:proofErr w:type="gramEnd"/>
      <w:r>
        <w:rPr>
          <w:b/>
        </w:rPr>
        <w:t xml:space="preserv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364F7B7D" w14:textId="77777777" w:rsidR="008C2DF0" w:rsidRDefault="00F72F4D">
      <w:pPr>
        <w:pStyle w:val="Heading3"/>
      </w:pPr>
      <w:bookmarkStart w:id="10" w:name="materials-and-methods"/>
      <w:r>
        <w:lastRenderedPageBreak/>
        <w:t>Materials and Methods</w:t>
      </w:r>
      <w:bookmarkEnd w:id="10"/>
    </w:p>
    <w:p w14:paraId="22413CFC" w14:textId="77777777" w:rsidR="008C2DF0" w:rsidRDefault="00F72F4D">
      <w:pPr>
        <w:pStyle w:val="Heading4"/>
      </w:pPr>
      <w:bookmarkStart w:id="11" w:name="data-sources-and-preparation"/>
      <w:r>
        <w:t>Data sources and preparation</w:t>
      </w:r>
      <w:bookmarkEnd w:id="11"/>
    </w:p>
    <w:p w14:paraId="3BCD4978" w14:textId="77777777" w:rsidR="008C2DF0" w:rsidRDefault="00F72F4D">
      <w:pPr>
        <w:pStyle w:val="FirstParagraph"/>
      </w:pPr>
      <w:r>
        <w:t xml:space="preserve">We analyzed previously collected </w:t>
      </w:r>
      <w:proofErr w:type="spellStart"/>
      <w:r>
        <w:t>tree</w:t>
      </w:r>
      <w:proofErr w:type="spellEnd"/>
      <w:r>
        <w:t>-ring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w:t>
      </w:r>
      <w:proofErr w:type="spellStart"/>
      <w:r>
        <w:t>ergreen</w:t>
      </w:r>
      <w:proofErr w:type="spellEnd"/>
      <w:r>
        <w:t xml:space="preserve">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4D8843BB" w14:textId="77777777" w:rsidR="008C2DF0" w:rsidRDefault="00F72F4D">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lang w:val="en-CA" w:eastAsia="en-CA"/>
        </w:rPr>
        <w:drawing>
          <wp:inline distT="0" distB="0" distL="0" distR="0" wp14:anchorId="0A98454A" wp14:editId="0EA6EF38">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334000" cy="2670388"/>
                    </a:xfrm>
                    <a:prstGeom prst="rect">
                      <a:avLst/>
                    </a:prstGeom>
                    <a:noFill/>
                    <a:ln w="9525">
                      <a:noFill/>
                      <a:headEnd/>
                      <a:tailEnd/>
                    </a:ln>
                  </pic:spPr>
                </pic:pic>
              </a:graphicData>
            </a:graphic>
          </wp:inline>
        </w:drawing>
      </w:r>
    </w:p>
    <w:p w14:paraId="7F9B2D2E" w14:textId="6626219B" w:rsidR="008C2DF0" w:rsidRDefault="00F72F4D">
      <w:pPr>
        <w:pStyle w:val="BodyText"/>
      </w:pPr>
      <w:r>
        <w:t>All tree cores (n=</w:t>
      </w:r>
      <w:r>
        <w:rPr>
          <w:i/>
        </w:rPr>
        <w:t>#</w:t>
      </w:r>
      <w:r>
        <w:t xml:space="preserve">) were measured and cross-dated by the original researchers using standard dendrochronological practices. The full </w:t>
      </w:r>
      <w:r w:rsidRPr="00DD4A58">
        <w:rPr>
          <w:highlight w:val="yellow"/>
          <w:rPrChange w:id="12" w:author="Teixeira, Kristina A." w:date="2020-12-30T10:43:00Z">
            <w:rPr/>
          </w:rPrChange>
        </w:rPr>
        <w:t>record</w:t>
      </w:r>
      <w:ins w:id="13" w:author="Raquel" w:date="2020-09-14T11:12:00Z">
        <w:r w:rsidR="0089545E" w:rsidRPr="00DD4A58">
          <w:rPr>
            <w:highlight w:val="yellow"/>
            <w:rPrChange w:id="14" w:author="Teixeira, Kristina A." w:date="2020-12-30T10:43:00Z">
              <w:rPr/>
            </w:rPrChange>
          </w:rPr>
          <w:t xml:space="preserve"> of width measurements</w:t>
        </w:r>
      </w:ins>
      <w:r w:rsidRPr="00DD4A58">
        <w:rPr>
          <w:highlight w:val="yellow"/>
          <w:rPrChange w:id="15" w:author="Teixeira, Kristina A." w:date="2020-12-30T10:43:00Z">
            <w:rPr/>
          </w:rPrChange>
        </w:rPr>
        <w:t xml:space="preserve"> </w:t>
      </w:r>
      <w:del w:id="16" w:author="Raquel" w:date="2020-09-14T11:12:00Z">
        <w:r w:rsidRPr="00DD4A58" w:rsidDel="0089545E">
          <w:rPr>
            <w:highlight w:val="yellow"/>
            <w:rPrChange w:id="17" w:author="Teixeira, Kristina A." w:date="2020-12-30T10:43:00Z">
              <w:rPr/>
            </w:rPrChange>
          </w:rPr>
          <w:delText xml:space="preserve">for all cores </w:delText>
        </w:r>
      </w:del>
      <w:r w:rsidRPr="00DD4A58">
        <w:rPr>
          <w:highlight w:val="yellow"/>
          <w:rPrChange w:id="18" w:author="Teixeira, Kristina A." w:date="2020-12-30T10:43:00Z">
            <w:rPr/>
          </w:rPrChange>
        </w:rPr>
        <w:t>was</w:t>
      </w:r>
      <w:r>
        <w:t xml:space="preserve">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w:t>
      </w:r>
      <w:proofErr w:type="spellStart"/>
      <w:r>
        <w:t>tered</w:t>
      </w:r>
      <w:proofErr w:type="spellEnd"/>
      <w:r>
        <w:t xml:space="preserve">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(2) trees for which there was a signi</w:t>
      </w:r>
      <w:proofErr w:type="spellStart"/>
      <w:r>
        <w:t>ficant</w:t>
      </w:r>
      <w:proofErr w:type="spellEnd"/>
      <w:r>
        <w:t xml:space="preserve">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w:t>
      </w:r>
      <w:r>
        <w:lastRenderedPageBreak/>
        <w:t xml:space="preserve">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7F212C27" w14:textId="77777777" w:rsidR="008C2DF0" w:rsidRDefault="00F72F4D">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36A7CA7B" w14:textId="5FE421B5" w:rsidR="008C2DF0" w:rsidRDefault="00F72F4D">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w:t>
      </w:r>
      <w:del w:id="19" w:author="Raquel" w:date="2020-09-14T11:14:00Z">
        <w:r w:rsidDel="0089545E">
          <w:delText xml:space="preserve">for temperate and tropical sites </w:delText>
        </w:r>
      </w:del>
      <w:r>
        <w:t xml:space="preserve">were calculated using the R packages </w:t>
      </w:r>
      <w:proofErr w:type="spellStart"/>
      <w:r>
        <w:rPr>
          <w:i/>
        </w:rPr>
        <w:t>allo-db</w:t>
      </w:r>
      <w:proofErr w:type="spellEnd"/>
      <w:r>
        <w:t xml:space="preserve"> (Gonzalez-Akre et al. in prep) and </w:t>
      </w:r>
      <w:r>
        <w:rPr>
          <w:i/>
        </w:rPr>
        <w:t>biomass</w:t>
      </w:r>
      <w:r>
        <w:t xml:space="preserve"> (</w:t>
      </w:r>
      <w:proofErr w:type="spellStart"/>
      <w:r>
        <w:t>Réjou‐Méchain</w:t>
      </w:r>
      <w:proofErr w:type="spellEnd"/>
      <w:r>
        <w:t xml:space="preserve">, Tanguy, </w:t>
      </w:r>
      <w:proofErr w:type="spellStart"/>
      <w:r>
        <w:t>Piponiot</w:t>
      </w:r>
      <w:proofErr w:type="spellEnd"/>
      <w:r>
        <w:t xml:space="preserve">, </w:t>
      </w:r>
      <w:proofErr w:type="spellStart"/>
      <w:r>
        <w:t>Chave</w:t>
      </w:r>
      <w:proofErr w:type="spellEnd"/>
      <w:r>
        <w:t xml:space="preserve">, &amp; </w:t>
      </w:r>
      <w:proofErr w:type="spellStart"/>
      <w:r>
        <w:t>Hérault</w:t>
      </w:r>
      <w:proofErr w:type="spellEnd"/>
      <w:r>
        <w:t>, 2017), respectively.</w:t>
      </w:r>
    </w:p>
    <w:p w14:paraId="5E0FA354" w14:textId="77777777" w:rsidR="008C2DF0" w:rsidRDefault="00F72F4D">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8F9B4C5" w14:textId="77777777" w:rsidR="008C2DF0" w:rsidRDefault="00F72F4D">
      <w:pPr>
        <w:pStyle w:val="Heading4"/>
      </w:pPr>
      <w:bookmarkStart w:id="20" w:name="analysis-methods"/>
      <w:r>
        <w:t>Analysis methods</w:t>
      </w:r>
      <w:bookmarkEnd w:id="20"/>
    </w:p>
    <w:p w14:paraId="3E98A895" w14:textId="77777777" w:rsidR="008C2DF0" w:rsidRDefault="00F72F4D">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1882CC2" w14:textId="77777777" w:rsidR="008C2DF0" w:rsidRDefault="00F72F4D">
      <w:pPr>
        <w:pStyle w:val="CaptionedFigure"/>
      </w:pPr>
      <w:r>
        <w:rPr>
          <w:noProof/>
          <w:lang w:val="en-CA" w:eastAsia="en-CA"/>
        </w:rPr>
        <w:lastRenderedPageBreak/>
        <w:drawing>
          <wp:inline distT="0" distB="0" distL="0" distR="0" wp14:anchorId="3533E7D3" wp14:editId="23515123">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334000" cy="3381283"/>
                    </a:xfrm>
                    <a:prstGeom prst="rect">
                      <a:avLst/>
                    </a:prstGeom>
                    <a:noFill/>
                    <a:ln w="9525">
                      <a:noFill/>
                      <a:headEnd/>
                      <a:tailEnd/>
                    </a:ln>
                  </pic:spPr>
                </pic:pic>
              </a:graphicData>
            </a:graphic>
          </wp:inline>
        </w:drawing>
      </w:r>
    </w:p>
    <w:p w14:paraId="6029ACAC" w14:textId="77777777" w:rsidR="008C2DF0" w:rsidRDefault="00F72F4D">
      <w:pPr>
        <w:pStyle w:val="ImageCaption"/>
      </w:pPr>
      <w:commentRangeStart w:id="21"/>
      <w:r>
        <w:rPr>
          <w:b/>
        </w:rPr>
        <w:t>Figure 1 | DRAFT Schematic illustrating our analysis process.</w:t>
      </w:r>
      <w:r>
        <w:t xml:space="preserve"> This analysis is conducted separately for each site.</w:t>
      </w:r>
      <w:commentRangeEnd w:id="21"/>
      <w:r w:rsidR="0089545E">
        <w:rPr>
          <w:rStyle w:val="CommentReference"/>
          <w:i w:val="0"/>
        </w:rPr>
        <w:commentReference w:id="21"/>
      </w:r>
    </w:p>
    <w:p w14:paraId="39D2240B" w14:textId="77777777" w:rsidR="008C2DF0" w:rsidRDefault="00F72F4D">
      <w:pPr>
        <w:pStyle w:val="BodyText"/>
      </w:pPr>
      <w:r>
        <w:rPr>
          <w:i/>
        </w:rPr>
        <w:t>Identifying key climate drivers</w:t>
      </w:r>
    </w:p>
    <w:p w14:paraId="4DBD8BF8" w14:textId="2C3955DB" w:rsidR="008C2DF0" w:rsidRDefault="00F72F4D">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w:t>
      </w:r>
      <w:del w:id="22" w:author="Raquel" w:date="2020-09-14T11:55:00Z">
        <w:r w:rsidDel="007219D4">
          <w:delText xml:space="preserve"> atmospheric pollution</w:delText>
        </w:r>
      </w:del>
      <w:r>
        <w:t>), which is essential for identifying climatic drivers (DENDRO_REFS).</w:t>
      </w:r>
      <w:commentRangeStart w:id="23"/>
      <w:r>
        <w:t xml:space="preserve">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w:t>
      </w:r>
      <w:commentRangeEnd w:id="23"/>
      <w:r w:rsidR="007219D4">
        <w:rPr>
          <w:rStyle w:val="CommentReference"/>
        </w:rPr>
        <w:commentReference w:id="23"/>
      </w:r>
      <w:r>
        <w:t xml:space="preserve">.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commentRangeStart w:id="24"/>
      <w:r>
        <w:rPr>
          <w:rStyle w:val="VerbatimChar"/>
        </w:rPr>
        <w:t xml:space="preserve">residual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w:t>
      </w:r>
      <w:commentRangeEnd w:id="24"/>
      <w:r w:rsidR="007219D4">
        <w:rPr>
          <w:rStyle w:val="CommentReference"/>
        </w:rPr>
        <w:commentReference w:id="24"/>
      </w:r>
      <w:r>
        <w:t xml:space="preserve">Here, for each permutation, </w:t>
      </w:r>
      <w:r>
        <w:rPr>
          <w:rStyle w:val="VerbatimChar"/>
        </w:rPr>
        <w:t>climate</w:t>
      </w:r>
      <w:r>
        <w:t xml:space="preserve"> specifies one of the climate drivers in the climate variable group, analyzed over one of all possible combinations of time periods, at monthly resolution, over a </w:t>
      </w:r>
      <w:proofErr w:type="gramStart"/>
      <w:r>
        <w:t>15 month</w:t>
      </w:r>
      <w:proofErr w:type="gramEnd"/>
      <w:r>
        <w:t xml:space="preserve"> period ending near the time of cessation of formation of each annual ring (</w:t>
      </w:r>
      <w:r>
        <w:rPr>
          <w:i/>
        </w:rPr>
        <w:t>Table S1</w:t>
      </w:r>
      <w:r>
        <w:t>). (</w:t>
      </w:r>
      <w:hyperlink r:id="rId13">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7BAF77FD" w14:textId="77777777" w:rsidR="008C2DF0" w:rsidRDefault="00F72F4D">
      <w:pPr>
        <w:pStyle w:val="BodyText"/>
      </w:pPr>
      <w:commentRangeStart w:id="25"/>
      <w:r>
        <w:lastRenderedPageBreak/>
        <w:t>A challenge to this system arose for the sites that have undergone the most rapid changes in climate and tree growth: SC and LT, where trees exhibit significant growth declines attributed to rising temperatures (</w:t>
      </w:r>
      <w:proofErr w:type="spellStart"/>
      <w:r>
        <w:t>Sniderhan</w:t>
      </w:r>
      <w:proofErr w:type="spellEnd"/>
      <w:r>
        <w:t xml:space="preserve"> &amp; </w:t>
      </w:r>
      <w:proofErr w:type="spellStart"/>
      <w:r>
        <w:t>Baltzer</w:t>
      </w:r>
      <w:proofErr w:type="spellEnd"/>
      <w:r>
        <w:t xml:space="preserve">, 2016) and increasing drought (REF), respectively. </w:t>
      </w:r>
      <w:commentRangeEnd w:id="25"/>
      <w:r w:rsidR="00385520">
        <w:rPr>
          <w:rStyle w:val="CommentReference"/>
        </w:rPr>
        <w:commentReference w:id="25"/>
      </w:r>
      <w:r>
        <w:rPr>
          <w:i/>
        </w:rPr>
        <w:t>(</w:t>
      </w:r>
      <w:hyperlink r:id="rId14">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w:t>
      </w:r>
      <w:commentRangeStart w:id="26"/>
      <w:r>
        <w:t xml:space="preserve">and (3) excluding </w:t>
      </w:r>
      <w:r>
        <w:rPr>
          <w:i/>
        </w:rPr>
        <w:t>decades with the most pronounced climate change</w:t>
      </w:r>
      <w:r>
        <w:t xml:space="preserve"> from the climwin step of the analysis (Appendix S3). </w:t>
      </w:r>
      <w:commentRangeEnd w:id="26"/>
      <w:r w:rsidR="00385520">
        <w:rPr>
          <w:rStyle w:val="CommentReference"/>
        </w:rPr>
        <w:commentReference w:id="26"/>
      </w:r>
      <w:r>
        <w:t>After determining that</w:t>
      </w:r>
      <w:proofErr w:type="gramStart"/>
      <w:r>
        <w:t>… ,</w:t>
      </w:r>
      <w:proofErr w:type="gramEnd"/>
      <w:r>
        <w:t xml:space="preserve"> here we present results </w:t>
      </w:r>
      <w:r>
        <w:rPr>
          <w:i/>
        </w:rPr>
        <w:t>(method)</w:t>
      </w:r>
      <w:r>
        <w:t>.</w:t>
      </w:r>
    </w:p>
    <w:p w14:paraId="159B2F61" w14:textId="77777777" w:rsidR="008C2DF0" w:rsidRDefault="00F72F4D">
      <w:pPr>
        <w:pStyle w:val="BodyText"/>
      </w:pPr>
      <w:r>
        <w:t>We verified that this process identified similar climate variable-month combinations as what would be identified using traditional methods for individual species, as detailed in Appendix S2. (</w:t>
      </w:r>
      <w:hyperlink r:id="rId15">
        <w:r>
          <w:rPr>
            <w:rStyle w:val="Hyperlink"/>
            <w:b/>
          </w:rPr>
          <w:t>ISSUE #35 in ForestGEO-climate-sensitivity</w:t>
        </w:r>
      </w:hyperlink>
      <w:r>
        <w:t>)</w:t>
      </w:r>
    </w:p>
    <w:p w14:paraId="7D75697C" w14:textId="77777777" w:rsidR="008C2DF0" w:rsidRDefault="00F72F4D">
      <w:pPr>
        <w:pStyle w:val="BodyText"/>
      </w:pPr>
      <w:r>
        <w:rPr>
          <w:i/>
        </w:rPr>
        <w:t>Combining drivers in GLS model</w:t>
      </w:r>
    </w:p>
    <w:p w14:paraId="1C5CC4AB" w14:textId="77777777" w:rsidR="008C2DF0" w:rsidRDefault="00F72F4D">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w:t>
      </w:r>
      <w:proofErr w:type="spellStart"/>
      <w:r>
        <w:t>ts</w:t>
      </w:r>
      <w:proofErr w:type="spellEnd"/>
      <w:r>
        <w:t xml:space="preserve"> climate interactions) in a generalized least squares (GLS) model (Fig. </w:t>
      </w:r>
      <w:r>
        <w:rPr>
          <w:b/>
        </w:rPr>
        <w:t>1</w:t>
      </w:r>
      <w:r>
        <w:t xml:space="preserve">). Before running the models, we checked for collinearity among the candidate variables using the </w:t>
      </w:r>
      <w:proofErr w:type="spellStart"/>
      <w:r>
        <w:rPr>
          <w:i/>
        </w:rPr>
        <w:t>vifstep</w:t>
      </w:r>
      <w:proofErr w:type="spellEnd"/>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Rather than detrending these variables to produce residuals, the temporal autocorrelation of individual tree’s growth was accou</w:t>
      </w:r>
      <w:proofErr w:type="spellStart"/>
      <w:r>
        <w:t>nted</w:t>
      </w:r>
      <w:proofErr w:type="spellEnd"/>
      <w:r>
        <w:t xml:space="preserve"> for by the specifying an autocorrelation structure of order 1, with </w:t>
      </w:r>
      <m:oMath>
        <m:r>
          <w:rPr>
            <w:rFonts w:ascii="Cambria Math" w:hAnsi="Cambria Math"/>
          </w:rPr>
          <m:t>Year</m:t>
        </m:r>
      </m:oMath>
      <w:r>
        <w:t xml:space="preserve"> as a continuous time </w:t>
      </w:r>
      <w:commentRangeStart w:id="27"/>
      <w:r>
        <w:t xml:space="preserve">covariate and </w:t>
      </w:r>
      <m:oMath>
        <m:r>
          <w:rPr>
            <w:rFonts w:ascii="Cambria Math" w:hAnsi="Cambria Math"/>
          </w:rPr>
          <m:t>coreID</m:t>
        </m:r>
      </m:oMath>
      <w:r>
        <w:t xml:space="preserve"> as a grouping factor, </w:t>
      </w:r>
      <w:commentRangeEnd w:id="27"/>
      <w:r w:rsidR="003209B8">
        <w:rPr>
          <w:rStyle w:val="CommentReference"/>
        </w:rPr>
        <w:commentReference w:id="27"/>
      </w:r>
      <w:r>
        <w:t xml:space="preserve">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6">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DF18919" w14:textId="77777777" w:rsidR="008C2DF0" w:rsidRDefault="00F72F4D">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262547AB" w14:textId="77777777" w:rsidR="008C2DF0" w:rsidRDefault="00F72F4D">
      <w:pPr>
        <w:pStyle w:val="BodyText"/>
      </w:pPr>
      <w:r>
        <w:rPr>
          <w:i/>
        </w:rPr>
        <w:t>Data and code availability</w:t>
      </w:r>
    </w:p>
    <w:p w14:paraId="7F3B3ED0" w14:textId="77777777" w:rsidR="008C2DF0" w:rsidRDefault="00F72F4D">
      <w:pPr>
        <w:pStyle w:val="BodyText"/>
      </w:pPr>
      <w:r>
        <w:rPr>
          <w:i/>
        </w:rPr>
        <w:t>Data</w:t>
      </w:r>
      <w:r>
        <w:t>, code, and full results are available via the project repository in GitHub (github.com/</w:t>
      </w:r>
      <w:proofErr w:type="spellStart"/>
      <w:r>
        <w:t>EcoClimLab</w:t>
      </w:r>
      <w:proofErr w:type="spellEnd"/>
      <w:r>
        <w:t xml:space="preserve">/ForestGEO-climate-sensitivity) and archived in </w:t>
      </w:r>
      <w:proofErr w:type="spellStart"/>
      <w:r>
        <w:t>Zenodo</w:t>
      </w:r>
      <w:proofErr w:type="spellEnd"/>
      <w:r>
        <w:t xml:space="preserve"> (DOI: TBD</w:t>
      </w:r>
      <w:proofErr w:type="gramStart"/>
      <w:r>
        <w:t>) .</w:t>
      </w:r>
      <w:proofErr w:type="gramEnd"/>
      <w:r>
        <w:t xml:space="preserve"> Data for # of the sites are archived in the </w:t>
      </w:r>
      <w:proofErr w:type="spellStart"/>
      <w:r>
        <w:t>The</w:t>
      </w:r>
      <w:proofErr w:type="spellEnd"/>
      <w:r>
        <w:t xml:space="preserve"> </w:t>
      </w:r>
      <w:proofErr w:type="spellStart"/>
      <w:r>
        <w:t>DendroEcological</w:t>
      </w:r>
      <w:proofErr w:type="spellEnd"/>
      <w:r>
        <w:t xml:space="preserve"> Network (DEN) database (</w:t>
      </w:r>
      <w:proofErr w:type="spellStart"/>
      <w:r>
        <w:t>Rayback</w:t>
      </w:r>
      <w:proofErr w:type="spellEnd"/>
      <w:r>
        <w:t xml:space="preserve"> et al., 2020).</w:t>
      </w:r>
    </w:p>
    <w:p w14:paraId="1EE5ADA5" w14:textId="77777777" w:rsidR="008C2DF0" w:rsidRDefault="00F72F4D">
      <w:pPr>
        <w:pStyle w:val="Heading3"/>
      </w:pPr>
      <w:bookmarkStart w:id="28" w:name="results"/>
      <w:r>
        <w:lastRenderedPageBreak/>
        <w:t>Results</w:t>
      </w:r>
      <w:bookmarkEnd w:id="28"/>
    </w:p>
    <w:p w14:paraId="6C4364FC" w14:textId="77777777" w:rsidR="008C2DF0" w:rsidRDefault="00F72F4D">
      <w:pPr>
        <w:pStyle w:val="FirstParagraph"/>
      </w:pPr>
      <w:r>
        <w:rPr>
          <w:i/>
        </w:rPr>
        <w:t>Identifying climate drivers</w:t>
      </w:r>
    </w:p>
    <w:p w14:paraId="708613C6" w14:textId="77777777" w:rsidR="008C2DF0" w:rsidRDefault="00F72F4D">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w:t>
      </w:r>
      <w:commentRangeStart w:id="29"/>
      <w:r>
        <w:rPr>
          <w:b/>
        </w:rPr>
        <w:t xml:space="preserve">but with the advantage that </w:t>
      </w:r>
      <w:r>
        <w:rPr>
          <w:b/>
          <w:i/>
        </w:rPr>
        <w:t>climwin</w:t>
      </w:r>
      <w:r>
        <w:rPr>
          <w:b/>
        </w:rPr>
        <w:t xml:space="preserve"> allowed objective selection of the strongest climate drivers and the time windows over which they were most influential.</w:t>
      </w:r>
      <w:r>
        <w:t xml:space="preserve"> </w:t>
      </w:r>
      <w:commentRangeEnd w:id="29"/>
      <w:r w:rsidR="00F8733C">
        <w:rPr>
          <w:rStyle w:val="CommentReference"/>
        </w:rPr>
        <w:commentReference w:id="29"/>
      </w:r>
      <w:r>
        <w:t xml:space="preserve">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proofErr w:type="gramStart"/>
      <w:r>
        <w:rPr>
          <w:i/>
        </w:rPr>
        <w:t>6</w:t>
      </w:r>
      <w:r>
        <w:t xml:space="preserve"> month</w:t>
      </w:r>
      <w:proofErr w:type="gramEnd"/>
      <w:r>
        <w:t xml:space="preserve"> period during the summer (wet season) at HKK. At two of the higher-latitude temperate sites (HF and </w:t>
      </w:r>
      <w:proofErr w:type="spellStart"/>
      <w:r>
        <w:t>Zofin</w:t>
      </w:r>
      <w:proofErr w:type="spellEnd"/>
      <w:r>
        <w:t>), temperatures were most influential during late winter/ early spring. There were also a few instances where previous growing season conditions had the strongest influence.</w:t>
      </w:r>
    </w:p>
    <w:p w14:paraId="62B1996D" w14:textId="77777777" w:rsidR="008C2DF0" w:rsidRDefault="00F72F4D">
      <w:pPr>
        <w:pStyle w:val="CaptionedFigure"/>
      </w:pPr>
      <w:r>
        <w:rPr>
          <w:noProof/>
          <w:lang w:val="en-CA" w:eastAsia="en-CA"/>
        </w:rPr>
        <w:drawing>
          <wp:inline distT="0" distB="0" distL="0" distR="0" wp14:anchorId="01A26A22" wp14:editId="4ECE5997">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5257C63C" w14:textId="525CF6F5" w:rsidR="008C2DF0" w:rsidRDefault="00F72F4D">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w:t>
      </w:r>
      <w:r>
        <w:lastRenderedPageBreak/>
        <w:t>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w:t>
      </w:r>
      <w:proofErr w:type="spellStart"/>
      <w:r>
        <w:t>diaganol</w:t>
      </w:r>
      <w:proofErr w:type="spellEnd"/>
      <w:r>
        <w:t xml:space="preserve">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w:t>
      </w:r>
      <w:ins w:id="30" w:author="Raquel" w:date="2020-09-14T13:21:00Z">
        <w:r>
          <w:t>i</w:t>
        </w:r>
      </w:ins>
      <w:r>
        <w:t xml:space="preserve">ficant,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w:t>
      </w:r>
    </w:p>
    <w:p w14:paraId="0C5CCB42" w14:textId="77777777" w:rsidR="008C2DF0" w:rsidRDefault="00F72F4D">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w:t>
      </w:r>
      <w:proofErr w:type="spellStart"/>
      <w:r>
        <w:t>hibited</w:t>
      </w:r>
      <w:proofErr w:type="spellEnd"/>
      <w:r>
        <w:t xml:space="preserve">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5EEE6630" w14:textId="77777777" w:rsidR="008C2DF0" w:rsidRDefault="00F72F4D">
      <w:pPr>
        <w:pStyle w:val="CaptionedFigure"/>
      </w:pPr>
      <w:r>
        <w:rPr>
          <w:noProof/>
          <w:lang w:val="en-CA" w:eastAsia="en-CA"/>
        </w:rPr>
        <w:lastRenderedPageBreak/>
        <w:drawing>
          <wp:inline distT="0" distB="0" distL="0" distR="0" wp14:anchorId="5D4FDB62" wp14:editId="5BA028A0">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334000" cy="6667499"/>
                    </a:xfrm>
                    <a:prstGeom prst="rect">
                      <a:avLst/>
                    </a:prstGeom>
                    <a:noFill/>
                    <a:ln w="9525">
                      <a:noFill/>
                      <a:headEnd/>
                      <a:tailEnd/>
                    </a:ln>
                  </pic:spPr>
                </pic:pic>
              </a:graphicData>
            </a:graphic>
          </wp:inline>
        </w:drawing>
      </w:r>
    </w:p>
    <w:p w14:paraId="7AD316A7" w14:textId="77777777" w:rsidR="008C2DF0" w:rsidRDefault="00F72F4D">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xml:space="preserve">. Transparent ribbons indicate 95% confidence intervals. Vertical grey lines indicate the long-term mean for the climate variable, shading indicates 1 SD. (THIS FIGURE WILL </w:t>
      </w:r>
      <w:r>
        <w:lastRenderedPageBreak/>
        <w:t>PROBABLY CHANGED INTO A 4COL X 5 ROW MATIX, DROPPING SPECIES KEY, WHICH CAN BE SEEN IN OTHER FIGURES)</w:t>
      </w:r>
    </w:p>
    <w:p w14:paraId="0F18EEFF" w14:textId="77777777" w:rsidR="008C2DF0" w:rsidRDefault="00F72F4D">
      <w:pPr>
        <w:pStyle w:val="BodyText"/>
      </w:pPr>
      <w:r>
        <w:rPr>
          <w:i/>
        </w:rPr>
        <w:t>Climate sensitivity</w:t>
      </w:r>
    </w:p>
    <w:p w14:paraId="4A955685" w14:textId="77777777" w:rsidR="008C2DF0" w:rsidRDefault="00F72F4D">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5E251AC2" w14:textId="77777777" w:rsidR="008C2DF0" w:rsidRDefault="00F72F4D">
      <w:pPr>
        <w:pStyle w:val="BodyText"/>
      </w:pPr>
      <w:commentRangeStart w:id="31"/>
      <w:r>
        <w:t xml:space="preserve">Temperature responses were included in the best model at all sites and </w:t>
      </w:r>
      <w:r>
        <w:rPr>
          <w:i/>
        </w:rPr>
        <w:t>for the majority of species</w:t>
      </w:r>
      <w:r>
        <w:t xml:space="preserve"> </w:t>
      </w:r>
      <w:commentRangeEnd w:id="31"/>
      <w:r w:rsidR="007A2FB0">
        <w:rPr>
          <w:rStyle w:val="CommentReference"/>
        </w:rPr>
        <w:commentReference w:id="31"/>
      </w:r>
      <w:r>
        <w:t xml:space="preserve">(Fig.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19">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0807AA3" w14:textId="77777777" w:rsidR="008C2DF0" w:rsidRDefault="00F72F4D">
      <w:pPr>
        <w:pStyle w:val="BodyText"/>
      </w:pPr>
      <w:r>
        <w:rPr>
          <w:i/>
        </w:rPr>
        <w:t>Influence of DBH</w:t>
      </w:r>
    </w:p>
    <w:p w14:paraId="6BEDAA36" w14:textId="77777777" w:rsidR="008C2DF0" w:rsidRDefault="00F72F4D">
      <w:pPr>
        <w:pStyle w:val="BodyText"/>
      </w:pPr>
      <w:r>
        <w:rPr>
          <w:b/>
        </w:rPr>
        <w:t xml:space="preserve">All </w:t>
      </w:r>
      <w:proofErr w:type="gramStart"/>
      <w:r>
        <w:rPr>
          <w:b/>
        </w:rPr>
        <w:t>three growth</w:t>
      </w:r>
      <w:proofErr w:type="gramEnd"/>
      <w:r>
        <w:rPr>
          <w:b/>
        </w:rPr>
        <w:t xml:space="preserve">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w:t>
      </w:r>
      <w:proofErr w:type="spellStart"/>
      <w:r>
        <w:rPr>
          <w:b/>
        </w:rPr>
        <w:t>ites</w:t>
      </w:r>
      <w:proofErr w:type="spellEnd"/>
      <w:r>
        <w:rPr>
          <w:b/>
        </w:rPr>
        <w:t xml:space="preserve">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w:t>
      </w:r>
      <w:proofErr w:type="spellStart"/>
      <w:r>
        <w:t>Zofin</w:t>
      </w:r>
      <w:proofErr w:type="spellEnd"/>
      <w:r>
        <w:t xml:space="preserve">)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17A7C225" w14:textId="77777777" w:rsidR="008C2DF0" w:rsidRDefault="00F72F4D">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19CFC7E8" w14:textId="77777777" w:rsidR="008C2DF0" w:rsidRDefault="00F72F4D">
      <w:pPr>
        <w:pStyle w:val="CaptionedFigure"/>
      </w:pPr>
      <w:r>
        <w:rPr>
          <w:noProof/>
          <w:lang w:val="en-CA" w:eastAsia="en-CA"/>
        </w:rPr>
        <w:lastRenderedPageBreak/>
        <w:drawing>
          <wp:inline distT="0" distB="0" distL="0" distR="0" wp14:anchorId="2A435CCA" wp14:editId="754B82FA">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5334C72D" w14:textId="77777777" w:rsidR="008C2DF0" w:rsidRDefault="00F72F4D">
      <w:pPr>
        <w:pStyle w:val="ImageCaption"/>
      </w:pPr>
      <w:commentRangeStart w:id="32"/>
      <w:r>
        <w:rPr>
          <w:b/>
        </w:rPr>
        <w:t xml:space="preserve">Figure 4 | </w:t>
      </w:r>
      <w:commentRangeEnd w:id="32"/>
      <w:r w:rsidR="00C9462F">
        <w:rPr>
          <w:rStyle w:val="CommentReference"/>
          <w:i w:val="0"/>
        </w:rPr>
        <w:commentReference w:id="32"/>
      </w:r>
      <w:r>
        <w:rPr>
          <w:b/>
        </w:rPr>
        <w:t xml:space="preserve">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w:t>
      </w:r>
      <w:proofErr w:type="spellStart"/>
      <w:r>
        <w:t>plottend</w:t>
      </w:r>
      <w:proofErr w:type="spellEnd"/>
      <w:r>
        <w:t xml:space="preserve"> when included in the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w:t>
      </w:r>
    </w:p>
    <w:p w14:paraId="2AC9F685" w14:textId="77777777" w:rsidR="008C2DF0" w:rsidRDefault="00F72F4D">
      <w:pPr>
        <w:pStyle w:val="BodyText"/>
      </w:pPr>
      <w:r>
        <w:rPr>
          <w:i/>
        </w:rPr>
        <w:t>Additive and interactive effects of climate and DBH</w:t>
      </w:r>
    </w:p>
    <w:p w14:paraId="210318BF" w14:textId="77777777" w:rsidR="008C2DF0" w:rsidRDefault="00F72F4D">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0ED9155B" w14:textId="77777777" w:rsidR="008C2DF0" w:rsidRDefault="00F72F4D">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3914FFDA" w14:textId="77777777" w:rsidR="008C2DF0" w:rsidRDefault="00F72F4D">
      <w:pPr>
        <w:pStyle w:val="CaptionedFigure"/>
      </w:pPr>
      <w:r>
        <w:rPr>
          <w:noProof/>
          <w:lang w:val="en-CA" w:eastAsia="en-CA"/>
        </w:rPr>
        <w:drawing>
          <wp:inline distT="0" distB="0" distL="0" distR="0" wp14:anchorId="6CECA99A" wp14:editId="4E3371A7">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5A82615" w14:textId="77777777" w:rsidR="008C2DF0" w:rsidRDefault="00F72F4D">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w:t>
      </w:r>
      <w:proofErr w:type="spellStart"/>
      <w:r>
        <w:rPr>
          <w:b/>
        </w:rPr>
        <w:t>nel</w:t>
      </w:r>
      <w:proofErr w:type="spellEnd"/>
      <w:r>
        <w:rPr>
          <w:b/>
        </w:rPr>
        <w:t>).</w:t>
      </w:r>
      <w:r>
        <w:t xml:space="preserve"> Plotted are best fit models for each species, with transparent ribbons indicating 95% confidence intervals. For climate variables,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Vertical grey lines indicate the long-term mean for the climate variable, shading indicates 1 SD.</w:t>
      </w:r>
    </w:p>
    <w:p w14:paraId="4EC9F64E" w14:textId="77777777" w:rsidR="008C2DF0" w:rsidRDefault="00F72F4D">
      <w:pPr>
        <w:pStyle w:val="BodyText"/>
      </w:pPr>
      <w:r>
        <w:rPr>
          <w:b/>
        </w:rPr>
        <w:lastRenderedPageBreak/>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w:commentRangeStart w:id="33"/>
      <m:oMath>
        <m:r>
          <w:rPr>
            <w:rFonts w:ascii="Cambria Math" w:hAnsi="Cambria Math"/>
          </w:rPr>
          <m:t>DBH</m:t>
        </m:r>
      </m:oMath>
      <w:r>
        <w:t xml:space="preserve">-precipitation </w:t>
      </w:r>
      <w:commentRangeEnd w:id="33"/>
      <w:r w:rsidR="00C9462F">
        <w:rPr>
          <w:rStyle w:val="CommentReference"/>
        </w:rPr>
        <w:commentReference w:id="33"/>
      </w:r>
      <w:r>
        <w:t xml:space="preserve">variable interactions for all </w:t>
      </w:r>
      <w:proofErr w:type="gramStart"/>
      <w:r>
        <w:t>three growth</w:t>
      </w:r>
      <w:proofErr w:type="gramEnd"/>
      <w:r>
        <w:t xml:space="preserve">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34FADFC9" w14:textId="77777777" w:rsidR="008C2DF0" w:rsidRDefault="00F72F4D">
      <w:pPr>
        <w:pStyle w:val="BodyText"/>
      </w:pPr>
      <w:r>
        <w:rPr>
          <w:b/>
        </w:rPr>
        <w:t>figure on climate - DBH interactions?</w:t>
      </w:r>
      <w:r>
        <w:t xml:space="preserve"> (</w:t>
      </w:r>
      <w:r>
        <w:rPr>
          <w:i/>
        </w:rPr>
        <w:t xml:space="preserve">See </w:t>
      </w:r>
      <w:hyperlink r:id="rId22">
        <w:r>
          <w:rPr>
            <w:rStyle w:val="Hyperlink"/>
            <w:i/>
          </w:rPr>
          <w:t>ISSUE #42 in ForestGEO-climate-sensitivity</w:t>
        </w:r>
      </w:hyperlink>
      <w:r>
        <w:t>)</w:t>
      </w:r>
    </w:p>
    <w:p w14:paraId="1767E682" w14:textId="77777777" w:rsidR="008C2DF0" w:rsidRDefault="00F72F4D">
      <w:pPr>
        <w:pStyle w:val="Heading3"/>
      </w:pPr>
      <w:bookmarkStart w:id="34" w:name="discussion"/>
      <w:r>
        <w:t>Discussion</w:t>
      </w:r>
      <w:bookmarkEnd w:id="34"/>
    </w:p>
    <w:p w14:paraId="0802BD75" w14:textId="77777777" w:rsidR="008C2DF0" w:rsidRDefault="00F72F4D">
      <w:pPr>
        <w:pStyle w:val="FirstParagraph"/>
      </w:pPr>
      <w:r>
        <w:rPr>
          <w:i/>
        </w:rPr>
        <w:t>NOTE TO COAUTHORS: The discussion in particular is still very rough. I’d appreciate feedback on what points to emphasize here.</w:t>
      </w:r>
    </w:p>
    <w:p w14:paraId="6C2AD5C4" w14:textId="77777777" w:rsidR="008C2DF0" w:rsidRDefault="00F72F4D">
      <w:pPr>
        <w:pStyle w:val="BodyText"/>
      </w:pPr>
      <w:r>
        <w:rPr>
          <w:b/>
        </w:rPr>
        <w:t xml:space="preserve">We present a new method that allows </w:t>
      </w:r>
      <w:commentRangeStart w:id="35"/>
      <w:r>
        <w:rPr>
          <w:b/>
        </w:rPr>
        <w:t xml:space="preserve">simultaneous consideration </w:t>
      </w:r>
      <w:commentRangeEnd w:id="35"/>
      <w:r w:rsidR="00C9462F">
        <w:rPr>
          <w:rStyle w:val="CommentReference"/>
        </w:rPr>
        <w:commentReference w:id="35"/>
      </w:r>
      <w:r>
        <w:rPr>
          <w:b/>
        </w:rPr>
        <w:t xml:space="preserve">of the effects of objectively determined </w:t>
      </w:r>
      <w:proofErr w:type="gramStart"/>
      <w:r>
        <w:rPr>
          <w:b/>
        </w:rPr>
        <w:t>principle</w:t>
      </w:r>
      <w:proofErr w:type="gramEnd"/>
      <w:r>
        <w:rPr>
          <w:b/>
        </w:rPr>
        <w:t xml:space="preserve"> climate drivers and tree size on annual growth.</w:t>
      </w:r>
      <w:r>
        <w:t xml:space="preserve"> Results are broadly consistent with those obtained by traditional methods, but offer several new insights.</w:t>
      </w:r>
    </w:p>
    <w:p w14:paraId="4257BD1C" w14:textId="77777777" w:rsidR="008C2DF0" w:rsidRDefault="00F72F4D">
      <w:pPr>
        <w:pStyle w:val="BodyText"/>
      </w:pPr>
      <w:r>
        <w:rPr>
          <w:i/>
        </w:rPr>
        <w:t>Climate sensitivity</w:t>
      </w:r>
    </w:p>
    <w:p w14:paraId="3AFEAD38" w14:textId="77777777" w:rsidR="008C2DF0" w:rsidRDefault="00F72F4D">
      <w:pPr>
        <w:pStyle w:val="BodyText"/>
      </w:pPr>
      <w:r>
        <w:t>Ideas to discuss:</w:t>
      </w:r>
    </w:p>
    <w:p w14:paraId="57481336" w14:textId="77777777" w:rsidR="008C2DF0" w:rsidRDefault="009F3326">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72F4D">
        <w:t xml:space="preserve"> and </w:t>
      </w:r>
      <m:oMath>
        <m:r>
          <w:rPr>
            <w:rFonts w:ascii="Cambria Math" w:hAnsi="Cambria Math"/>
          </w:rPr>
          <m:t>PET</m:t>
        </m:r>
      </m:oMath>
      <w:r w:rsidR="00F72F4D">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0315DE9B" w14:textId="77777777" w:rsidR="008C2DF0" w:rsidRDefault="00F72F4D">
      <w:pPr>
        <w:numPr>
          <w:ilvl w:val="0"/>
          <w:numId w:val="4"/>
        </w:numPr>
      </w:pPr>
      <w:r>
        <w:t>trees tend to be sensitive to water over longer time scales (makes sense– lags caused by soil moisture storage)</w:t>
      </w:r>
    </w:p>
    <w:p w14:paraId="79098791" w14:textId="77777777" w:rsidR="008C2DF0" w:rsidRDefault="00F72F4D">
      <w:pPr>
        <w:numPr>
          <w:ilvl w:val="0"/>
          <w:numId w:val="4"/>
        </w:numPr>
      </w:pPr>
      <w:r>
        <w:t xml:space="preserve">temperature sensitivity shifts from neg in warm climates to positive in cold climates (although </w:t>
      </w:r>
      <w:proofErr w:type="spellStart"/>
      <w:r>
        <w:t>Sniderhan</w:t>
      </w:r>
      <w:proofErr w:type="spellEnd"/>
      <w:r>
        <w:t xml:space="preserve"> &amp; </w:t>
      </w:r>
      <w:proofErr w:type="spellStart"/>
      <w:r>
        <w:t>Baltzer</w:t>
      </w:r>
      <w:proofErr w:type="spellEnd"/>
      <w:r>
        <w:t xml:space="preserve"> (2016) shows that the effect shifted to negative as warming progressed)</w:t>
      </w:r>
    </w:p>
    <w:p w14:paraId="7DA2CCC5" w14:textId="77777777" w:rsidR="008C2DF0" w:rsidRDefault="00F72F4D">
      <w:pPr>
        <w:numPr>
          <w:ilvl w:val="0"/>
          <w:numId w:val="4"/>
        </w:numPr>
      </w:pPr>
      <w:r>
        <w:t>additive effects are prevalent and should not be overlooked</w:t>
      </w:r>
    </w:p>
    <w:p w14:paraId="6996A583" w14:textId="77777777" w:rsidR="008C2DF0" w:rsidRDefault="00F72F4D">
      <w:pPr>
        <w:numPr>
          <w:ilvl w:val="0"/>
          <w:numId w:val="4"/>
        </w:numPr>
      </w:pPr>
      <w:r>
        <w:t>nonlinear effects are prevalent</w:t>
      </w:r>
    </w:p>
    <w:p w14:paraId="53588DD9" w14:textId="77777777" w:rsidR="008C2DF0" w:rsidRDefault="00F72F4D">
      <w:pPr>
        <w:pStyle w:val="FirstParagraph"/>
      </w:pPr>
      <w:r>
        <w:rPr>
          <w:i/>
        </w:rPr>
        <w:t>Influence of DBH</w:t>
      </w:r>
    </w:p>
    <w:p w14:paraId="07468FF5" w14:textId="77777777" w:rsidR="008C2DF0" w:rsidRDefault="00F72F4D">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w:t>
      </w:r>
      <w:proofErr w:type="spellStart"/>
      <w:r>
        <w:t>Bunyavejchewin</w:t>
      </w:r>
      <w:proofErr w:type="spellEnd"/>
      <w:r>
        <w:t>, 2006) and was sampled opportunistically outside the ForestGEO plot at HKK (</w:t>
      </w:r>
      <w:proofErr w:type="spellStart"/>
      <w:r>
        <w:t>Vlam</w:t>
      </w:r>
      <w:proofErr w:type="spellEnd"/>
      <w:r>
        <w:t xml:space="preserve">, Baker, </w:t>
      </w:r>
      <w:proofErr w:type="spellStart"/>
      <w:r>
        <w:t>Bunyavejchewin</w:t>
      </w:r>
      <w:proofErr w:type="spellEnd"/>
      <w:r>
        <w:t xml:space="preserve">, &amp; </w:t>
      </w:r>
      <w:proofErr w:type="spellStart"/>
      <w:r>
        <w:lastRenderedPageBreak/>
        <w:t>Zuidema</w:t>
      </w:r>
      <w:proofErr w:type="spellEnd"/>
      <w:r>
        <w:t>, 2014), where it presumably established under open conditions. Such patterns are consistent with dendrochronology’s “textbook” patterns, which have been derived primarily from open-grown trees (DENDRO_REFS). On the other end of the spectrum, shade-tolerant species (</w:t>
      </w:r>
      <w:proofErr w:type="gramStart"/>
      <w:r>
        <w:t>e.g.</w:t>
      </w:r>
      <w:proofErr w:type="gramEnd"/>
      <w:r>
        <w:t> </w:t>
      </w:r>
      <w:r>
        <w:rPr>
          <w:i/>
        </w:rPr>
        <w:t>Fagus</w:t>
      </w:r>
      <w:r>
        <w:t xml:space="preserve"> at SCBI and </w:t>
      </w:r>
      <w:proofErr w:type="spellStart"/>
      <w:r>
        <w:t>Zofin</w:t>
      </w:r>
      <w:proofErr w:type="spellEnd"/>
      <w:r>
        <w:t xml:space="preserve">) exhibited initially low, but increasing, </w:t>
      </w:r>
      <m:oMath>
        <m:r>
          <w:rPr>
            <w:rFonts w:ascii="Cambria Math" w:hAnsi="Cambria Math"/>
          </w:rPr>
          <m:t>Δr</m:t>
        </m:r>
      </m:oMath>
      <w:r>
        <w:t xml:space="preserve">. This pattern is consistent with patterns observed 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w:t>
      </w:r>
      <w:proofErr w:type="spellStart"/>
      <w:r>
        <w:t>blishing</w:t>
      </w:r>
      <w:proofErr w:type="spellEnd"/>
      <w:r>
        <w:t xml:space="preserve"> in gaps.</w:t>
      </w:r>
      <w:r>
        <w:br/>
        <w:t>– (</w:t>
      </w:r>
      <w:r>
        <w:rPr>
          <w:i/>
        </w:rPr>
        <w:t xml:space="preserve">cite paper that I reviewed several years back; </w:t>
      </w:r>
      <w:hyperlink r:id="rId23">
        <w:r>
          <w:rPr>
            <w:rStyle w:val="Hyperlink"/>
            <w:i/>
          </w:rPr>
          <w:t>Clark et al. 2007?</w:t>
        </w:r>
      </w:hyperlink>
      <w:r>
        <w:rPr>
          <w:i/>
        </w:rPr>
        <w:t xml:space="preserve">; </w:t>
      </w:r>
      <w:hyperlink r:id="rId24">
        <w:proofErr w:type="spellStart"/>
        <w:r>
          <w:rPr>
            <w:rStyle w:val="Hyperlink"/>
            <w:i/>
          </w:rPr>
          <w:t>Schleip</w:t>
        </w:r>
        <w:proofErr w:type="spellEnd"/>
        <w:r>
          <w:rPr>
            <w:rStyle w:val="Hyperlink"/>
            <w:i/>
          </w:rPr>
          <w:t xml:space="preserve"> et al. 2015</w:t>
        </w:r>
      </w:hyperlink>
      <w:r>
        <w:t>).</w:t>
      </w:r>
    </w:p>
    <w:p w14:paraId="390D607A" w14:textId="77777777" w:rsidR="008C2DF0" w:rsidRDefault="00F72F4D">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513B042F" w14:textId="14EA9FEB" w:rsidR="008C2DF0" w:rsidRDefault="00F72F4D">
      <w:pPr>
        <w:pStyle w:val="BodyText"/>
      </w:pPr>
      <w:r>
        <w:rPr>
          <w:b/>
        </w:rPr>
        <w:t xml:space="preserve">These results have important implications for using tree-rings to infer growth responses to slowly-changing environmental drivers, including </w:t>
      </w:r>
      <w:ins w:id="36" w:author="Raquel" w:date="2020-09-14T13:55:00Z">
        <w:r w:rsidR="00B47F82">
          <w:rPr>
            <w:b/>
          </w:rPr>
          <w:t xml:space="preserve">rapid changes in </w:t>
        </w:r>
      </w:ins>
      <w:r>
        <w:rPr>
          <w:b/>
        </w:rPr>
        <w:t>climate, atmospheric CO</w:t>
      </w:r>
      <w:r>
        <w:rPr>
          <w:b/>
          <w:vertAlign w:val="subscript"/>
        </w:rPr>
        <w:t>2</w:t>
      </w:r>
      <w:r>
        <w:rPr>
          <w:b/>
        </w:rPr>
        <w:t xml:space="preserve">, </w:t>
      </w:r>
      <w:del w:id="37" w:author="Raquel" w:date="2020-09-14T13:55:00Z">
        <w:r w:rsidDel="00B47F82">
          <w:rPr>
            <w:b/>
          </w:rPr>
          <w:delText>and deposition of sulfur dioxide (SO</w:delText>
        </w:r>
        <w:r w:rsidDel="00B47F82">
          <w:rPr>
            <w:b/>
            <w:vertAlign w:val="subscript"/>
          </w:rPr>
          <w:delText>2</w:delText>
        </w:r>
        <w:r w:rsidDel="00B47F82">
          <w:rPr>
            <w:b/>
          </w:rPr>
          <w:delText>) and nitrogen oxides (NO</w:delText>
        </w:r>
        <w:r w:rsidDel="00B47F82">
          <w:rPr>
            <w:b/>
            <w:vertAlign w:val="subscript"/>
          </w:rPr>
          <w:delText>x</w:delText>
        </w:r>
        <w:r w:rsidDel="00B47F82">
          <w:rPr>
            <w:b/>
          </w:rPr>
          <w:delText xml:space="preserve">) </w:delText>
        </w:r>
      </w:del>
      <w:r>
        <w:rPr>
          <w:b/>
        </w:rPr>
        <w:t>(e.g.,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w:t>
      </w:r>
      <w:proofErr w:type="spellStart"/>
      <w:r>
        <w:t>Groenendijk</w:t>
      </w:r>
      <w:proofErr w:type="spellEnd"/>
      <w:r>
        <w:t xml:space="preserve">, </w:t>
      </w:r>
      <w:proofErr w:type="spellStart"/>
      <w:r>
        <w:t>Vlam</w:t>
      </w:r>
      <w:proofErr w:type="spellEnd"/>
      <w:r>
        <w:t xml:space="preserve">, &amp; </w:t>
      </w:r>
      <w:proofErr w:type="spellStart"/>
      <w:r>
        <w:t>Zuidema</w:t>
      </w:r>
      <w:proofErr w:type="spellEnd"/>
      <w:r>
        <w:t xml:space="preserve">,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t>
      </w:r>
      <w:commentRangeStart w:id="38"/>
      <w:r>
        <w:t xml:space="preserve">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w:t>
      </w:r>
      <w:commentRangeEnd w:id="38"/>
      <w:r w:rsidR="00125BDE">
        <w:rPr>
          <w:rStyle w:val="CommentReference"/>
        </w:rPr>
        <w:commentReference w:id="38"/>
      </w:r>
      <w:r>
        <w:t xml:space="preserve">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w:t>
      </w:r>
      <w:proofErr w:type="spellStart"/>
      <w:r>
        <w:t>nds</w:t>
      </w:r>
      <w:proofErr w:type="spellEnd"/>
      <w:r>
        <w:t xml:space="preserve">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w:t>
      </w:r>
      <w:proofErr w:type="spellStart"/>
      <w:r>
        <w:t>gative</w:t>
      </w:r>
      <w:proofErr w:type="spellEnd"/>
      <w:r>
        <w:t xml:space="preserve"> trends for larger trees. It is therefore not surprising that tree-ring studies examining the impact of rising CO</w:t>
      </w:r>
      <w:r>
        <w:rPr>
          <w:vertAlign w:val="subscript"/>
        </w:rPr>
        <w:t>2</w:t>
      </w:r>
      <w:r>
        <w:t xml:space="preserve"> on long-term growth </w:t>
      </w:r>
      <w:proofErr w:type="spellStart"/>
      <w:r>
        <w:t>growth</w:t>
      </w:r>
      <w:proofErr w:type="spellEnd"/>
      <w:r>
        <w:t xml:space="preserve"> trends reach inconsistent conclusions (Walker et al., n.d.).</w:t>
      </w:r>
    </w:p>
    <w:p w14:paraId="601C4D13" w14:textId="77777777" w:rsidR="008C2DF0" w:rsidRDefault="00F72F4D">
      <w:pPr>
        <w:pStyle w:val="BodyText"/>
      </w:pPr>
      <w:r>
        <w:rPr>
          <w:i/>
        </w:rPr>
        <w:t>Additive and interactive effects of climate and DBH</w:t>
      </w:r>
    </w:p>
    <w:p w14:paraId="38C5AF1D" w14:textId="77777777" w:rsidR="008C2DF0" w:rsidRDefault="00F72F4D">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w:t>
      </w:r>
      <w:r>
        <w:lastRenderedPageBreak/>
        <w:t xml:space="preserve">reinforces the concept that changes in forest structure/ demography are critical to changes in forest productivity (REFS; McDowell et al., 2020). The prevalence of interactive </w:t>
      </w:r>
      <m:oMath>
        <m:r>
          <w:rPr>
            <w:rFonts w:ascii="Cambria Math" w:hAnsi="Cambria Math"/>
          </w:rPr>
          <m:t>DBH</m:t>
        </m:r>
      </m:oMath>
      <w:r>
        <w:t>-climate ef</w:t>
      </w:r>
      <w:proofErr w:type="spellStart"/>
      <w:r>
        <w:t>fects</w:t>
      </w:r>
      <w:proofErr w:type="spellEnd"/>
      <w:r>
        <w:t xml:space="preserve"> </w:t>
      </w:r>
      <w:proofErr w:type="gramStart"/>
      <w:r>
        <w:t>reinforces</w:t>
      </w:r>
      <w:proofErr w:type="gramEnd"/>
      <w:r>
        <w:t xml:space="preserve"> the concepts that large trees tend to be disproportionately sensitive to drought (Bennett et al., 2015; McGregor et al., n.d.) </w:t>
      </w:r>
      <w:commentRangeStart w:id="39"/>
      <w:r>
        <w:t xml:space="preserve">but less sensitive to high temperatures </w:t>
      </w:r>
      <w:r>
        <w:rPr>
          <w:i/>
        </w:rPr>
        <w:t>(Rollinson et al. in review)</w:t>
      </w:r>
      <w:commentRangeEnd w:id="39"/>
      <w:r w:rsidR="00125BDE">
        <w:rPr>
          <w:rStyle w:val="CommentReference"/>
        </w:rPr>
        <w:commentReference w:id="39"/>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w:t>
      </w:r>
      <w:commentRangeStart w:id="40"/>
      <w:r>
        <w:t>Further work will be required to combine this model with forest census data in order to understand the climate sensitivity of whole-forest productivity.</w:t>
      </w:r>
      <w:commentRangeEnd w:id="40"/>
      <w:r w:rsidR="00125BDE">
        <w:rPr>
          <w:rStyle w:val="CommentReference"/>
        </w:rPr>
        <w:commentReference w:id="40"/>
      </w:r>
    </w:p>
    <w:p w14:paraId="12DBC3E1" w14:textId="77777777" w:rsidR="008C2DF0" w:rsidRDefault="00F72F4D">
      <w:pPr>
        <w:pStyle w:val="BodyText"/>
      </w:pPr>
      <w:r>
        <w:t xml:space="preserve">All this points to the potential importance of considering </w:t>
      </w:r>
      <w:commentRangeStart w:id="41"/>
      <w:r>
        <w:t>DBH in climate reconstructions.</w:t>
      </w:r>
      <w:commentRangeEnd w:id="41"/>
      <w:r w:rsidR="00916EA7">
        <w:rPr>
          <w:rStyle w:val="CommentReference"/>
        </w:rPr>
        <w:commentReference w:id="41"/>
      </w:r>
      <w:r>
        <w:t xml:space="preserve"> Traditional </w:t>
      </w:r>
      <w:proofErr w:type="spellStart"/>
      <w:r>
        <w:t>dendro</w:t>
      </w:r>
      <w:proofErr w:type="spellEnd"/>
      <w:r>
        <w:t xml:space="preserve">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w:t>
      </w:r>
      <w:proofErr w:type="spellStart"/>
      <w:r>
        <w:t>Rayback</w:t>
      </w:r>
      <w:proofErr w:type="spellEnd"/>
      <w:r>
        <w:t xml:space="preserve"> et al., 2020).</w:t>
      </w:r>
    </w:p>
    <w:p w14:paraId="13F64823" w14:textId="77777777" w:rsidR="008C2DF0" w:rsidRDefault="00F72F4D">
      <w:pPr>
        <w:pStyle w:val="BodyText"/>
      </w:pPr>
      <w:r>
        <w:rPr>
          <w:i/>
        </w:rPr>
        <w:t>Conclusions</w:t>
      </w:r>
    </w:p>
    <w:p w14:paraId="6A3A1F6F" w14:textId="77777777" w:rsidR="008C2DF0" w:rsidRDefault="00F72F4D">
      <w:pPr>
        <w:pStyle w:val="BodyText"/>
      </w:pPr>
      <w:r>
        <w:t>Sets the foundation for considering other, slowly changing environmental drivers.</w:t>
      </w:r>
    </w:p>
    <w:p w14:paraId="52D4D26B" w14:textId="77777777" w:rsidR="008C2DF0" w:rsidRDefault="00F72F4D">
      <w:pPr>
        <w:pStyle w:val="Heading3"/>
      </w:pPr>
      <w:bookmarkStart w:id="42" w:name="acknowledgements"/>
      <w:r>
        <w:t>Acknowledgements</w:t>
      </w:r>
      <w:bookmarkEnd w:id="42"/>
    </w:p>
    <w:p w14:paraId="49993EB1" w14:textId="77777777" w:rsidR="008C2DF0" w:rsidRDefault="00F72F4D">
      <w:pPr>
        <w:pStyle w:val="FirstParagraph"/>
      </w:pPr>
      <w:r>
        <w:t>Thanks to Pete Kerby-Miller for bark thickness data. Helpful feedback was provided by Albert Kim… This analysis was funded by a Smithsonian Scholarly Studies grant to KAT, SM, HCM, and CP.</w:t>
      </w:r>
    </w:p>
    <w:p w14:paraId="1706F4C1" w14:textId="77777777" w:rsidR="008C2DF0" w:rsidRDefault="00F72F4D">
      <w:pPr>
        <w:pStyle w:val="Heading3"/>
      </w:pPr>
      <w:bookmarkStart w:id="43" w:name="authors-contributions"/>
      <w:r>
        <w:t>Authors’ contributions</w:t>
      </w:r>
      <w:bookmarkEnd w:id="43"/>
    </w:p>
    <w:p w14:paraId="00E84B89" w14:textId="77777777" w:rsidR="008C2DF0" w:rsidRDefault="00F72F4D">
      <w:pPr>
        <w:pStyle w:val="FirstParagraph"/>
      </w:pPr>
      <w:r>
        <w:t xml:space="preserve">KAT, VH, CR, RA, CP conceived the ideas and designed methodology; [most authors] collected the data; VH, BG, EGA organized and </w:t>
      </w:r>
      <w:proofErr w:type="spellStart"/>
      <w:r>
        <w:t>analysed</w:t>
      </w:r>
      <w:proofErr w:type="spellEnd"/>
      <w:r>
        <w:t xml:space="preserve"> the data; KAT led the writing of the manuscript. All authors contributed critically to the drafts and gave final approval for publication.</w:t>
      </w:r>
    </w:p>
    <w:p w14:paraId="6AA67BD1" w14:textId="77777777" w:rsidR="008C2DF0" w:rsidRDefault="00F72F4D">
      <w:pPr>
        <w:pStyle w:val="Heading3"/>
      </w:pPr>
      <w:bookmarkStart w:id="44" w:name="references"/>
      <w:r>
        <w:t>References</w:t>
      </w:r>
      <w:bookmarkEnd w:id="44"/>
    </w:p>
    <w:p w14:paraId="0FE8F1D9" w14:textId="77777777" w:rsidR="008C2DF0" w:rsidRDefault="00F72F4D">
      <w:pPr>
        <w:pStyle w:val="Bibliography"/>
      </w:pPr>
      <w:bookmarkStart w:id="45" w:name="ref-alfaro-sanchez_growth_2017"/>
      <w:bookmarkStart w:id="46" w:name="refs"/>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rPr>
          <w:i/>
        </w:rPr>
        <w:t>184</w:t>
      </w:r>
      <w:r>
        <w:t>(2), 531–541. doi:</w:t>
      </w:r>
      <w:hyperlink r:id="rId25">
        <w:r>
          <w:rPr>
            <w:rStyle w:val="Hyperlink"/>
          </w:rPr>
          <w:t>10.1007/s00442-017-3879-3</w:t>
        </w:r>
      </w:hyperlink>
    </w:p>
    <w:p w14:paraId="7692C681" w14:textId="77777777" w:rsidR="008C2DF0" w:rsidRDefault="00F72F4D">
      <w:pPr>
        <w:pStyle w:val="Bibliography"/>
      </w:pPr>
      <w:bookmarkStart w:id="47" w:name="X7472afe191c4e6f910d2bf0bfbf82e114a2f267"/>
      <w:bookmarkEnd w:id="45"/>
      <w:r>
        <w:lastRenderedPageBreak/>
        <w:t xml:space="preserve">Anderson-Teixeira, K., Gonzalez, B., ForestGEO, McGregor, I., Gonzalez-Akre, E., </w:t>
      </w:r>
      <w:proofErr w:type="spellStart"/>
      <w:r>
        <w:t>RHelcoski</w:t>
      </w:r>
      <w:proofErr w:type="spellEnd"/>
      <w:r>
        <w:t xml:space="preserve">, … Terrell, A. (2020, July). </w:t>
      </w:r>
      <w:proofErr w:type="spellStart"/>
      <w:r>
        <w:t>Forestgeo</w:t>
      </w:r>
      <w:proofErr w:type="spellEnd"/>
      <w:r>
        <w:t xml:space="preserve">/Climate: Pre-release for collaborative review. </w:t>
      </w:r>
      <w:proofErr w:type="spellStart"/>
      <w:r>
        <w:t>Zenodo</w:t>
      </w:r>
      <w:proofErr w:type="spellEnd"/>
      <w:r>
        <w:t>. doi:</w:t>
      </w:r>
      <w:hyperlink r:id="rId26">
        <w:r>
          <w:rPr>
            <w:rStyle w:val="Hyperlink"/>
          </w:rPr>
          <w:t>10.5281/ZENODO.3958216</w:t>
        </w:r>
      </w:hyperlink>
    </w:p>
    <w:p w14:paraId="77D6374C" w14:textId="77777777" w:rsidR="008C2DF0" w:rsidRDefault="00F72F4D">
      <w:pPr>
        <w:pStyle w:val="Bibliography"/>
      </w:pPr>
      <w:bookmarkStart w:id="48" w:name="X9500a36d1b54456ba99312b61e732f214f264df"/>
      <w:bookmarkEnd w:id="47"/>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7">
        <w:r>
          <w:rPr>
            <w:rStyle w:val="Hyperlink"/>
          </w:rPr>
          <w:t>10.1111/gcb.12712</w:t>
        </w:r>
      </w:hyperlink>
    </w:p>
    <w:p w14:paraId="7014694D" w14:textId="77777777" w:rsidR="008C2DF0" w:rsidRDefault="00F72F4D">
      <w:pPr>
        <w:pStyle w:val="Bibliography"/>
      </w:pPr>
      <w:bookmarkStart w:id="49" w:name="ref-anderson-teixeira_size-related_2015"/>
      <w:bookmarkEnd w:id="48"/>
      <w:r>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8">
        <w:r>
          <w:rPr>
            <w:rStyle w:val="Hyperlink"/>
          </w:rPr>
          <w:t>10.1111/1365-2435.12470</w:t>
        </w:r>
      </w:hyperlink>
    </w:p>
    <w:p w14:paraId="5A189134" w14:textId="77777777" w:rsidR="008C2DF0" w:rsidRDefault="00F72F4D">
      <w:pPr>
        <w:pStyle w:val="Bibliography"/>
      </w:pPr>
      <w:bookmarkStart w:id="50" w:name="ref-baker_suppression_2006"/>
      <w:bookmarkEnd w:id="49"/>
      <w:r>
        <w:t xml:space="preserve">Baker, P. J., &amp; </w:t>
      </w:r>
      <w:proofErr w:type="spellStart"/>
      <w:r>
        <w:t>Bunyavejchewin</w:t>
      </w:r>
      <w:proofErr w:type="spellEnd"/>
      <w:r>
        <w:t xml:space="preserve">, S. (2006). Suppression, release and canopy recruitment in five tree species from a seasonal tropical forest in western Thailand. </w:t>
      </w:r>
      <w:r>
        <w:rPr>
          <w:i/>
        </w:rPr>
        <w:t>Journal of Tropical Ecology</w:t>
      </w:r>
      <w:r>
        <w:t xml:space="preserve">, </w:t>
      </w:r>
      <w:r>
        <w:rPr>
          <w:i/>
        </w:rPr>
        <w:t>22</w:t>
      </w:r>
      <w:r>
        <w:t>(5), 521–529. doi:</w:t>
      </w:r>
      <w:hyperlink r:id="rId29">
        <w:r>
          <w:rPr>
            <w:rStyle w:val="Hyperlink"/>
          </w:rPr>
          <w:t>10.1017/S0266467406003312</w:t>
        </w:r>
      </w:hyperlink>
    </w:p>
    <w:p w14:paraId="7B8756D2" w14:textId="77777777" w:rsidR="008C2DF0" w:rsidRDefault="00F72F4D">
      <w:pPr>
        <w:pStyle w:val="Bibliography"/>
      </w:pPr>
      <w:bookmarkStart w:id="51" w:name="ref-banbury_morgan_global_nodate"/>
      <w:bookmarkEnd w:id="50"/>
      <w:r>
        <w:t xml:space="preserve">Banbury Morgan, B., Herrmann, V., </w:t>
      </w:r>
      <w:proofErr w:type="spellStart"/>
      <w:r>
        <w:t>Kunert</w:t>
      </w:r>
      <w:proofErr w:type="spellEnd"/>
      <w:r>
        <w:t>, N., Bond-</w:t>
      </w:r>
      <w:proofErr w:type="spellStart"/>
      <w:r>
        <w:t>Lamberty</w:t>
      </w:r>
      <w:proofErr w:type="spellEnd"/>
      <w:r>
        <w:t xml:space="preserve">, B., Muller-Landau, H. C., &amp; Anderson-Teixeira, K. J. (n.d.). Global patterns of forest autotrophic carbon fluxes. </w:t>
      </w:r>
      <w:r>
        <w:rPr>
          <w:i/>
        </w:rPr>
        <w:t>Global Change Biology</w:t>
      </w:r>
      <w:r>
        <w:t>.</w:t>
      </w:r>
    </w:p>
    <w:p w14:paraId="121ABBD0" w14:textId="77777777" w:rsidR="008C2DF0" w:rsidRDefault="00F72F4D">
      <w:pPr>
        <w:pStyle w:val="Bibliography"/>
      </w:pPr>
      <w:bookmarkStart w:id="52" w:name="ref-bennett_larger_2015"/>
      <w:bookmarkEnd w:id="51"/>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0">
        <w:r>
          <w:rPr>
            <w:rStyle w:val="Hyperlink"/>
          </w:rPr>
          <w:t>10.1038/nplants.2015.139</w:t>
        </w:r>
      </w:hyperlink>
    </w:p>
    <w:p w14:paraId="26A3E86A" w14:textId="77777777" w:rsidR="008C2DF0" w:rsidRDefault="00F72F4D">
      <w:pPr>
        <w:pStyle w:val="Bibliography"/>
      </w:pPr>
      <w:bookmarkStart w:id="53" w:name="ref-brown_toward_2004"/>
      <w:bookmarkEnd w:id="52"/>
      <w:r>
        <w:t xml:space="preserve">Brown, J. H., </w:t>
      </w:r>
      <w:proofErr w:type="spellStart"/>
      <w:r>
        <w:t>Gillooly</w:t>
      </w:r>
      <w:proofErr w:type="spellEnd"/>
      <w:r>
        <w:t xml:space="preserve">, J. F., Allen, A. P., Savage, V. M., &amp; West, G. B. (2004). Toward a Metabolic Theory of Ecology. </w:t>
      </w:r>
      <w:r>
        <w:rPr>
          <w:i/>
        </w:rPr>
        <w:t>Ecology</w:t>
      </w:r>
      <w:r>
        <w:t xml:space="preserve">, </w:t>
      </w:r>
      <w:r>
        <w:rPr>
          <w:i/>
        </w:rPr>
        <w:t>85</w:t>
      </w:r>
      <w:r>
        <w:t>(7), 1771–1789. doi:</w:t>
      </w:r>
      <w:hyperlink r:id="rId31">
        <w:r>
          <w:rPr>
            <w:rStyle w:val="Hyperlink"/>
          </w:rPr>
          <w:t>10.1890/03-9000</w:t>
        </w:r>
      </w:hyperlink>
    </w:p>
    <w:p w14:paraId="7917F9C7" w14:textId="77777777" w:rsidR="008C2DF0" w:rsidRDefault="00F72F4D">
      <w:pPr>
        <w:pStyle w:val="Bibliography"/>
      </w:pPr>
      <w:bookmarkStart w:id="54" w:name="ref-cailleret_synthesis_2017"/>
      <w:bookmarkEnd w:id="53"/>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J. A.,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(4), 1675–1690. doi:</w:t>
      </w:r>
      <w:hyperlink r:id="rId32">
        <w:r>
          <w:rPr>
            <w:rStyle w:val="Hyperlink"/>
          </w:rPr>
          <w:t>10.1111/gcb.13535</w:t>
        </w:r>
      </w:hyperlink>
    </w:p>
    <w:p w14:paraId="27D64E3E" w14:textId="77777777" w:rsidR="008C2DF0" w:rsidRDefault="00F72F4D">
      <w:pPr>
        <w:pStyle w:val="Bibliography"/>
      </w:pPr>
      <w:bookmarkStart w:id="55" w:name="ref-charney_observed_2016"/>
      <w:bookmarkEnd w:id="54"/>
      <w:r>
        <w:t xml:space="preserve">Charney, N. D., </w:t>
      </w:r>
      <w:proofErr w:type="spellStart"/>
      <w:r>
        <w:t>Babst</w:t>
      </w:r>
      <w:proofErr w:type="spellEnd"/>
      <w:r>
        <w:t xml:space="preserve">, F., Poulter, B., Record, S., </w:t>
      </w:r>
      <w:proofErr w:type="spellStart"/>
      <w:r>
        <w:t>Trouet</w:t>
      </w:r>
      <w:proofErr w:type="spellEnd"/>
      <w:r>
        <w:t xml:space="preserve">,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3">
        <w:r>
          <w:rPr>
            <w:rStyle w:val="Hyperlink"/>
          </w:rPr>
          <w:t>10.1111/ele.12650</w:t>
        </w:r>
      </w:hyperlink>
    </w:p>
    <w:p w14:paraId="6384593E" w14:textId="77777777" w:rsidR="008C2DF0" w:rsidRDefault="00F72F4D">
      <w:pPr>
        <w:pStyle w:val="Bibliography"/>
      </w:pPr>
      <w:bookmarkStart w:id="56" w:name="ref-desoto_low_2020"/>
      <w:bookmarkEnd w:id="55"/>
      <w:r>
        <w:t xml:space="preserve">DeSoto, L., </w:t>
      </w:r>
      <w:proofErr w:type="spellStart"/>
      <w:r>
        <w:t>Cailleret</w:t>
      </w:r>
      <w:proofErr w:type="spellEnd"/>
      <w:r>
        <w:t xml:space="preserve">, M., </w:t>
      </w:r>
      <w:proofErr w:type="spellStart"/>
      <w:r>
        <w:t>Sterck</w:t>
      </w:r>
      <w:proofErr w:type="spellEnd"/>
      <w:r>
        <w:t>, F., Jansen, S., Kramer, K., Robert, E. M. R.,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(1). doi:</w:t>
      </w:r>
      <w:hyperlink r:id="rId34">
        <w:r>
          <w:rPr>
            <w:rStyle w:val="Hyperlink"/>
          </w:rPr>
          <w:t>10.1038/s41467-020-14300-5</w:t>
        </w:r>
      </w:hyperlink>
    </w:p>
    <w:p w14:paraId="67608C9E" w14:textId="77777777" w:rsidR="008C2DF0" w:rsidRDefault="00F72F4D">
      <w:pPr>
        <w:pStyle w:val="Bibliography"/>
      </w:pPr>
      <w:bookmarkStart w:id="57" w:name="ref-foster_predicting_2016"/>
      <w:bookmarkEnd w:id="56"/>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5">
        <w:r>
          <w:rPr>
            <w:rStyle w:val="Hyperlink"/>
          </w:rPr>
          <w:t>10.1111/gcb.13208</w:t>
        </w:r>
      </w:hyperlink>
    </w:p>
    <w:p w14:paraId="7DFF7537" w14:textId="77777777" w:rsidR="008C2DF0" w:rsidRDefault="00F72F4D">
      <w:pPr>
        <w:pStyle w:val="Bibliography"/>
      </w:pPr>
      <w:bookmarkStart w:id="58" w:name="ref-friedlingstein_climatecarbon_2006"/>
      <w:bookmarkEnd w:id="57"/>
      <w:proofErr w:type="spellStart"/>
      <w:r>
        <w:lastRenderedPageBreak/>
        <w:t>Friedlingstein</w:t>
      </w:r>
      <w:proofErr w:type="spellEnd"/>
      <w:r>
        <w:t xml:space="preserve">, P., Cox, P., Betts, R., Bopp, L., </w:t>
      </w:r>
      <w:proofErr w:type="spellStart"/>
      <w:r>
        <w:t>Bloh</w:t>
      </w:r>
      <w:proofErr w:type="spellEnd"/>
      <w:r>
        <w:t xml:space="preserve">, W. von, </w:t>
      </w:r>
      <w:proofErr w:type="spellStart"/>
      <w:r>
        <w:t>Brovkin</w:t>
      </w:r>
      <w:proofErr w:type="spellEnd"/>
      <w:r>
        <w:t xml:space="preserve">, V., … Zeng, N. (2006). Climate–Carbon Cycle Feedback Analysis: Results from the C4MIP Model Intercomparison. </w:t>
      </w:r>
      <w:r>
        <w:rPr>
          <w:i/>
        </w:rPr>
        <w:t>Journal of Climate</w:t>
      </w:r>
      <w:r>
        <w:t xml:space="preserve">, </w:t>
      </w:r>
      <w:r>
        <w:rPr>
          <w:i/>
        </w:rPr>
        <w:t>19</w:t>
      </w:r>
      <w:r>
        <w:t>(14), 3337–3353. doi:</w:t>
      </w:r>
      <w:hyperlink r:id="rId36">
        <w:r>
          <w:rPr>
            <w:rStyle w:val="Hyperlink"/>
          </w:rPr>
          <w:t>10.1175/JCLI3800.1</w:t>
        </w:r>
      </w:hyperlink>
    </w:p>
    <w:p w14:paraId="4C40CDCB" w14:textId="77777777" w:rsidR="008C2DF0" w:rsidRDefault="00F72F4D">
      <w:pPr>
        <w:pStyle w:val="Bibliography"/>
      </w:pPr>
      <w:bookmarkStart w:id="59" w:name="ref-graumlich_long-term_1989"/>
      <w:bookmarkEnd w:id="58"/>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(2), 405–410. doi:</w:t>
      </w:r>
      <w:hyperlink r:id="rId37">
        <w:r>
          <w:rPr>
            <w:rStyle w:val="Hyperlink"/>
          </w:rPr>
          <w:t>10.2307/1937545</w:t>
        </w:r>
      </w:hyperlink>
    </w:p>
    <w:p w14:paraId="6D23C6AD" w14:textId="77777777" w:rsidR="008C2DF0" w:rsidRDefault="00F72F4D">
      <w:pPr>
        <w:pStyle w:val="Bibliography"/>
      </w:pPr>
      <w:bookmarkStart w:id="60" w:name="ref-harris_updated_2014"/>
      <w:bookmarkEnd w:id="59"/>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14:paraId="1089C433" w14:textId="77777777" w:rsidR="008C2DF0" w:rsidRDefault="00F72F4D">
      <w:pPr>
        <w:pStyle w:val="Bibliography"/>
      </w:pPr>
      <w:bookmarkStart w:id="61" w:name="ref-harris_version_2020"/>
      <w:bookmarkEnd w:id="60"/>
      <w:r>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14:paraId="10389AFE" w14:textId="77777777" w:rsidR="008C2DF0" w:rsidRDefault="00F72F4D">
      <w:pPr>
        <w:pStyle w:val="Bibliography"/>
      </w:pPr>
      <w:bookmarkStart w:id="62" w:name="ref-helcoski_growing_2019"/>
      <w:bookmarkEnd w:id="61"/>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14:paraId="669EBA2B" w14:textId="77777777" w:rsidR="008C2DF0" w:rsidRDefault="00F72F4D">
      <w:pPr>
        <w:pStyle w:val="Bibliography"/>
      </w:pPr>
      <w:bookmarkStart w:id="63" w:name="ref-klesse_sampling_2018"/>
      <w:bookmarkEnd w:id="62"/>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14:paraId="7258F0CA" w14:textId="77777777" w:rsidR="008C2DF0" w:rsidRDefault="00F72F4D">
      <w:pPr>
        <w:pStyle w:val="Bibliography"/>
      </w:pPr>
      <w:bookmarkStart w:id="64" w:name="ref-kumarathunge_acclimation_2019"/>
      <w:bookmarkEnd w:id="63"/>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2">
        <w:r>
          <w:rPr>
            <w:rStyle w:val="Hyperlink"/>
          </w:rPr>
          <w:t>10.1111/nph.15668</w:t>
        </w:r>
      </w:hyperlink>
    </w:p>
    <w:p w14:paraId="591A682C" w14:textId="77777777" w:rsidR="008C2DF0" w:rsidRDefault="00F72F4D">
      <w:pPr>
        <w:pStyle w:val="Bibliography"/>
      </w:pPr>
      <w:bookmarkStart w:id="65" w:name="ref-mathias_disentangling_2018"/>
      <w:bookmarkEnd w:id="64"/>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3">
        <w:r>
          <w:rPr>
            <w:rStyle w:val="Hyperlink"/>
          </w:rPr>
          <w:t>10.1111/gcb.14273</w:t>
        </w:r>
      </w:hyperlink>
    </w:p>
    <w:p w14:paraId="651B4450" w14:textId="77777777" w:rsidR="008C2DF0" w:rsidRDefault="00F72F4D">
      <w:pPr>
        <w:pStyle w:val="Bibliography"/>
      </w:pPr>
      <w:bookmarkStart w:id="66" w:name="ref-maxwell_declining_2016"/>
      <w:bookmarkEnd w:id="6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4">
        <w:r>
          <w:rPr>
            <w:rStyle w:val="Hyperlink"/>
          </w:rPr>
          <w:t>10.1007/s10584-016-1720-3</w:t>
        </w:r>
      </w:hyperlink>
    </w:p>
    <w:p w14:paraId="62189338" w14:textId="77777777" w:rsidR="008C2DF0" w:rsidRDefault="00F72F4D">
      <w:pPr>
        <w:pStyle w:val="Bibliography"/>
      </w:pPr>
      <w:bookmarkStart w:id="67" w:name="ref-mcdowell_pervasive_2020"/>
      <w:bookmarkEnd w:id="66"/>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 Xu, C. (2020). Pervasive shifts in forest dynamics in a changing world. </w:t>
      </w:r>
      <w:r>
        <w:rPr>
          <w:i/>
        </w:rPr>
        <w:t>Science</w:t>
      </w:r>
      <w:r>
        <w:t xml:space="preserve">, </w:t>
      </w:r>
      <w:r>
        <w:rPr>
          <w:i/>
        </w:rPr>
        <w:t>368</w:t>
      </w:r>
      <w:r>
        <w:t>(6494). doi:</w:t>
      </w:r>
      <w:hyperlink r:id="rId45">
        <w:r>
          <w:rPr>
            <w:rStyle w:val="Hyperlink"/>
          </w:rPr>
          <w:t>10.1126/</w:t>
        </w:r>
        <w:proofErr w:type="gramStart"/>
        <w:r>
          <w:rPr>
            <w:rStyle w:val="Hyperlink"/>
          </w:rPr>
          <w:t>science.aaz</w:t>
        </w:r>
        <w:proofErr w:type="gramEnd"/>
        <w:r>
          <w:rPr>
            <w:rStyle w:val="Hyperlink"/>
          </w:rPr>
          <w:t>9463</w:t>
        </w:r>
      </w:hyperlink>
    </w:p>
    <w:p w14:paraId="63D4A33C" w14:textId="77777777" w:rsidR="008C2DF0" w:rsidRDefault="00F72F4D">
      <w:pPr>
        <w:pStyle w:val="Bibliography"/>
      </w:pPr>
      <w:bookmarkStart w:id="68" w:name="ref-mcgregor_tree_nodate"/>
      <w:bookmarkEnd w:id="67"/>
      <w:r>
        <w:t xml:space="preserve">McGregor, I., Helcoski, R., </w:t>
      </w:r>
      <w:proofErr w:type="spellStart"/>
      <w:r>
        <w:t>Kunert</w:t>
      </w:r>
      <w:proofErr w:type="spellEnd"/>
      <w:r>
        <w:t xml:space="preserve">, N., Tepley, A. J., Gonzalez-Akre, E. B., Herrmann, V., … Anderson-Teixeira, K. J. (n.d.). Tree height and drought tolerance traits shape growth responses across droughts in a temperate broadleaf forest. </w:t>
      </w:r>
      <w:r>
        <w:rPr>
          <w:i/>
        </w:rPr>
        <w:t>Target Journal: New Phytologist</w:t>
      </w:r>
      <w:r>
        <w:t>.</w:t>
      </w:r>
    </w:p>
    <w:p w14:paraId="6F87111B" w14:textId="77777777" w:rsidR="008C2DF0" w:rsidRDefault="00F72F4D">
      <w:pPr>
        <w:pStyle w:val="Bibliography"/>
      </w:pPr>
      <w:bookmarkStart w:id="69" w:name="ref-muller-landau_testing_2006"/>
      <w:bookmarkEnd w:id="68"/>
      <w:r>
        <w:lastRenderedPageBreak/>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6">
        <w:r>
          <w:rPr>
            <w:rStyle w:val="Hyperlink"/>
          </w:rPr>
          <w:t>http://www.blackwell-synergy.com/doi/abs/10.1111/j.1461-0248.2006.00904.x</w:t>
        </w:r>
      </w:hyperlink>
    </w:p>
    <w:p w14:paraId="2BA8309F" w14:textId="77777777" w:rsidR="008C2DF0" w:rsidRDefault="00F72F4D">
      <w:pPr>
        <w:pStyle w:val="Bibliography"/>
      </w:pPr>
      <w:bookmarkStart w:id="70" w:name="ref-paton_barro_2019"/>
      <w:bookmarkEnd w:id="69"/>
      <w:r>
        <w:t xml:space="preserve">Paton, S. (2019). Barro Colorado Island, </w:t>
      </w:r>
      <w:proofErr w:type="spellStart"/>
      <w:r>
        <w:t>Clearing_Precipitation</w:t>
      </w:r>
      <w:proofErr w:type="spellEnd"/>
      <w:r>
        <w:t>, manual. doi:</w:t>
      </w:r>
      <w:hyperlink r:id="rId47">
        <w:r>
          <w:rPr>
            <w:rStyle w:val="Hyperlink"/>
          </w:rPr>
          <w:t>10.25573/</w:t>
        </w:r>
        <w:proofErr w:type="gramStart"/>
        <w:r>
          <w:rPr>
            <w:rStyle w:val="Hyperlink"/>
          </w:rPr>
          <w:t>data.10042502.v</w:t>
        </w:r>
        <w:proofErr w:type="gramEnd"/>
        <w:r>
          <w:rPr>
            <w:rStyle w:val="Hyperlink"/>
          </w:rPr>
          <w:t>3</w:t>
        </w:r>
      </w:hyperlink>
    </w:p>
    <w:p w14:paraId="6E5E0852" w14:textId="77777777" w:rsidR="008C2DF0" w:rsidRDefault="00F72F4D">
      <w:pPr>
        <w:pStyle w:val="Bibliography"/>
      </w:pPr>
      <w:bookmarkStart w:id="71" w:name="ref-peters_detecting_2015"/>
      <w:bookmarkEnd w:id="70"/>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(5), 2040–2054. doi:</w:t>
      </w:r>
      <w:hyperlink r:id="rId48">
        <w:r>
          <w:rPr>
            <w:rStyle w:val="Hyperlink"/>
          </w:rPr>
          <w:t>10.1111/gcb.12826</w:t>
        </w:r>
      </w:hyperlink>
    </w:p>
    <w:p w14:paraId="28721359" w14:textId="77777777" w:rsidR="008C2DF0" w:rsidRDefault="00F72F4D">
      <w:pPr>
        <w:pStyle w:val="Bibliography"/>
      </w:pPr>
      <w:bookmarkStart w:id="72" w:name="ref-van_de_pol_identifying_2016"/>
      <w:bookmarkEnd w:id="71"/>
      <w:r>
        <w:t xml:space="preserve">Pol, M. van de,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(10), 1246–1257. doi:</w:t>
      </w:r>
      <w:hyperlink r:id="rId49">
        <w:r>
          <w:rPr>
            <w:rStyle w:val="Hyperlink"/>
          </w:rPr>
          <w:t>10.1111/2041-210X.12590</w:t>
        </w:r>
      </w:hyperlink>
    </w:p>
    <w:p w14:paraId="3B5D03FD" w14:textId="77777777" w:rsidR="008C2DF0" w:rsidRDefault="00F72F4D">
      <w:pPr>
        <w:pStyle w:val="Bibliography"/>
      </w:pPr>
      <w:bookmarkStart w:id="73" w:name="ref-rayback_dendroecological_2020"/>
      <w:bookmarkEnd w:id="72"/>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125678. doi:</w:t>
      </w:r>
      <w:hyperlink r:id="rId50">
        <w:r>
          <w:rPr>
            <w:rStyle w:val="Hyperlink"/>
          </w:rPr>
          <w:t>10.1016/j.dendro.2020.125678</w:t>
        </w:r>
      </w:hyperlink>
    </w:p>
    <w:p w14:paraId="7A6EE5C3" w14:textId="77777777" w:rsidR="008C2DF0" w:rsidRDefault="00F72F4D">
      <w:pPr>
        <w:pStyle w:val="Bibliography"/>
      </w:pPr>
      <w:bookmarkStart w:id="74" w:name="ref-rejoumechain_biomass_2017"/>
      <w:bookmarkEnd w:id="73"/>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(9), 1163–1167. doi:</w:t>
      </w:r>
      <w:hyperlink r:id="rId51">
        <w:r>
          <w:rPr>
            <w:rStyle w:val="Hyperlink"/>
          </w:rPr>
          <w:t>10.1111/2041-210X.12753</w:t>
        </w:r>
      </w:hyperlink>
    </w:p>
    <w:p w14:paraId="0B71566A" w14:textId="77777777" w:rsidR="008C2DF0" w:rsidRDefault="00F72F4D">
      <w:pPr>
        <w:pStyle w:val="Bibliography"/>
      </w:pPr>
      <w:bookmarkStart w:id="75" w:name="ref-sniderhan_growth_2016"/>
      <w:bookmarkEnd w:id="74"/>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rPr>
          <w:i/>
        </w:rPr>
        <w:t xml:space="preserve"> </w:t>
      </w:r>
      <w:proofErr w:type="spellStart"/>
      <w:r>
        <w:rPr>
          <w:i/>
        </w:rPr>
        <w:t>mariana</w:t>
      </w:r>
      <w:proofErr w:type="spellEnd"/>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(12), 2988–3000. doi:</w:t>
      </w:r>
      <w:hyperlink r:id="rId52">
        <w:r>
          <w:rPr>
            <w:rStyle w:val="Hyperlink"/>
          </w:rPr>
          <w:t>10.1002/2016JG003528</w:t>
        </w:r>
      </w:hyperlink>
    </w:p>
    <w:p w14:paraId="160CDBA1" w14:textId="77777777" w:rsidR="008C2DF0" w:rsidRDefault="00F72F4D">
      <w:pPr>
        <w:pStyle w:val="Bibliography"/>
      </w:pPr>
      <w:bookmarkStart w:id="76" w:name="ref-stephenson_rate_2014"/>
      <w:bookmarkEnd w:id="75"/>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3">
        <w:r>
          <w:rPr>
            <w:rStyle w:val="Hyperlink"/>
          </w:rPr>
          <w:t>10.1038/nature12914</w:t>
        </w:r>
      </w:hyperlink>
    </w:p>
    <w:p w14:paraId="06526F08" w14:textId="77777777" w:rsidR="008C2DF0" w:rsidRDefault="00F72F4D">
      <w:pPr>
        <w:pStyle w:val="Bibliography"/>
      </w:pPr>
      <w:bookmarkStart w:id="77" w:name="ref-sullivan_long-term_2020"/>
      <w:bookmarkEnd w:id="76"/>
      <w:r>
        <w:t xml:space="preserve">Sullivan, M. J. P., Lewis, S. L., </w:t>
      </w:r>
      <w:proofErr w:type="spellStart"/>
      <w:r>
        <w:t>Affum-Baffoe</w:t>
      </w:r>
      <w:proofErr w:type="spellEnd"/>
      <w:r>
        <w:t xml:space="preserve">, K., Castilho, C., Costa, F., Sanchez, A. C., … Phillips, O. L. (2020). Long-term thermal sensitivity of Earth’s tropical forests. </w:t>
      </w:r>
      <w:r>
        <w:rPr>
          <w:i/>
        </w:rPr>
        <w:t>Science</w:t>
      </w:r>
      <w:r>
        <w:t xml:space="preserve">, </w:t>
      </w:r>
      <w:r>
        <w:rPr>
          <w:i/>
        </w:rPr>
        <w:t>368</w:t>
      </w:r>
      <w:r>
        <w:t>(6493), 869–874. doi:</w:t>
      </w:r>
      <w:hyperlink r:id="rId54">
        <w:r>
          <w:rPr>
            <w:rStyle w:val="Hyperlink"/>
          </w:rPr>
          <w:t>10.1126/</w:t>
        </w:r>
        <w:proofErr w:type="gramStart"/>
        <w:r>
          <w:rPr>
            <w:rStyle w:val="Hyperlink"/>
          </w:rPr>
          <w:t>science.aaw</w:t>
        </w:r>
        <w:proofErr w:type="gramEnd"/>
        <w:r>
          <w:rPr>
            <w:rStyle w:val="Hyperlink"/>
          </w:rPr>
          <w:t>7578</w:t>
        </w:r>
      </w:hyperlink>
    </w:p>
    <w:p w14:paraId="237A3A95" w14:textId="77777777" w:rsidR="008C2DF0" w:rsidRDefault="00F72F4D">
      <w:pPr>
        <w:pStyle w:val="Bibliography"/>
      </w:pPr>
      <w:bookmarkStart w:id="78" w:name="ref-teets_linking_2018"/>
      <w:bookmarkEnd w:id="77"/>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5">
        <w:r>
          <w:rPr>
            <w:rStyle w:val="Hyperlink"/>
          </w:rPr>
          <w:t>10.1016/j.agrformet.2017.08.007</w:t>
        </w:r>
      </w:hyperlink>
    </w:p>
    <w:p w14:paraId="23263435" w14:textId="77777777" w:rsidR="008C2DF0" w:rsidRDefault="00F72F4D">
      <w:pPr>
        <w:pStyle w:val="Bibliography"/>
      </w:pPr>
      <w:bookmarkStart w:id="79" w:name="ref-teets_quantifying_2018"/>
      <w:bookmarkEnd w:id="78"/>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(8), 3587–3602. doi:</w:t>
      </w:r>
      <w:hyperlink r:id="rId56">
        <w:r>
          <w:rPr>
            <w:rStyle w:val="Hyperlink"/>
          </w:rPr>
          <w:t>10.1111/gcb.14120</w:t>
        </w:r>
      </w:hyperlink>
    </w:p>
    <w:p w14:paraId="0BAD9313" w14:textId="77777777" w:rsidR="008C2DF0" w:rsidRDefault="00F72F4D">
      <w:pPr>
        <w:pStyle w:val="Bibliography"/>
      </w:pPr>
      <w:bookmarkStart w:id="80" w:name="ref-tolwinski-ward_bayesian_2013"/>
      <w:bookmarkEnd w:id="79"/>
      <w:proofErr w:type="spellStart"/>
      <w:r>
        <w:lastRenderedPageBreak/>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(4), 1481–1493. doi:</w:t>
      </w:r>
      <w:hyperlink r:id="rId57">
        <w:r>
          <w:rPr>
            <w:rStyle w:val="Hyperlink"/>
          </w:rPr>
          <w:t>10.5194/cp-9-1481-2013</w:t>
        </w:r>
      </w:hyperlink>
    </w:p>
    <w:p w14:paraId="1CEFEDC3" w14:textId="77777777" w:rsidR="008C2DF0" w:rsidRDefault="00F72F4D">
      <w:pPr>
        <w:pStyle w:val="Bibliography"/>
      </w:pPr>
      <w:bookmarkStart w:id="81" w:name="ref-tumajer_increasing_2017"/>
      <w:bookmarkEnd w:id="80"/>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8">
        <w:r>
          <w:rPr>
            <w:rStyle w:val="Hyperlink"/>
          </w:rPr>
          <w:t>10.1016/j.agrformet.2017.07.015</w:t>
        </w:r>
      </w:hyperlink>
    </w:p>
    <w:p w14:paraId="3B810B9C" w14:textId="77777777" w:rsidR="008C2DF0" w:rsidRDefault="00F72F4D">
      <w:pPr>
        <w:pStyle w:val="Bibliography"/>
      </w:pPr>
      <w:bookmarkStart w:id="82" w:name="ref-vlam_temperature_2014"/>
      <w:bookmarkEnd w:id="81"/>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(4), 1449–1461. doi:</w:t>
      </w:r>
      <w:hyperlink r:id="rId59">
        <w:r>
          <w:rPr>
            <w:rStyle w:val="Hyperlink"/>
          </w:rPr>
          <w:t>10.1007/s00442-013-2846-x</w:t>
        </w:r>
      </w:hyperlink>
    </w:p>
    <w:p w14:paraId="60A73B3C" w14:textId="77777777" w:rsidR="008C2DF0" w:rsidRDefault="00F72F4D">
      <w:pPr>
        <w:pStyle w:val="Bibliography"/>
      </w:pPr>
      <w:bookmarkStart w:id="83" w:name="ref-walker_integrating_nodate"/>
      <w:bookmarkEnd w:id="82"/>
      <w:r>
        <w:t xml:space="preserve">Walker, A. P., </w:t>
      </w:r>
      <w:proofErr w:type="spellStart"/>
      <w:r>
        <w:t>Kauwe</w:t>
      </w:r>
      <w:proofErr w:type="spellEnd"/>
      <w:r>
        <w:t xml:space="preserve">, M. G. D., Bastos, A., </w:t>
      </w:r>
      <w:proofErr w:type="spellStart"/>
      <w:r>
        <w:t>Belmecheri</w:t>
      </w:r>
      <w:proofErr w:type="spellEnd"/>
      <w:r>
        <w:t xml:space="preserve">, S., Georgiou, K., Keeling, R., … </w:t>
      </w:r>
      <w:proofErr w:type="spellStart"/>
      <w:r>
        <w:t>Zuidema</w:t>
      </w:r>
      <w:proofErr w:type="spellEnd"/>
      <w:r>
        <w:t xml:space="preserve">, P. A. (n.d.). Integrating the evidence for a terrestrial carbon sink caused by increasing atmospheric CO2. </w:t>
      </w:r>
      <w:r>
        <w:rPr>
          <w:i/>
        </w:rPr>
        <w:t>New Phytologist</w:t>
      </w:r>
      <w:r>
        <w:t xml:space="preserve">, </w:t>
      </w:r>
      <w:r>
        <w:rPr>
          <w:i/>
        </w:rPr>
        <w:t>n/a</w:t>
      </w:r>
      <w:r>
        <w:t>(n/a). doi:</w:t>
      </w:r>
      <w:hyperlink r:id="rId60">
        <w:r>
          <w:rPr>
            <w:rStyle w:val="Hyperlink"/>
          </w:rPr>
          <w:t>10.1111/nph.16866</w:t>
        </w:r>
      </w:hyperlink>
      <w:bookmarkEnd w:id="46"/>
      <w:bookmarkEnd w:id="83"/>
    </w:p>
    <w:sectPr w:rsidR="008C2DF0">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aquel" w:date="2020-09-14T11:06:00Z" w:initials="R">
    <w:p w14:paraId="6542FD8B" w14:textId="16337C8B" w:rsidR="00F72F4D" w:rsidRDefault="00F72F4D">
      <w:pPr>
        <w:pStyle w:val="CommentText"/>
      </w:pPr>
      <w:r>
        <w:rPr>
          <w:rStyle w:val="CommentReference"/>
        </w:rPr>
        <w:annotationRef/>
      </w:r>
      <w:r>
        <w:rPr>
          <w:sz w:val="23"/>
          <w:szCs w:val="23"/>
          <w:shd w:val="clear" w:color="auto" w:fill="FFFFFF"/>
        </w:rPr>
        <w:t xml:space="preserve">Alley, 2001; </w:t>
      </w:r>
      <w:proofErr w:type="spellStart"/>
      <w:r w:rsidRPr="00E01426">
        <w:rPr>
          <w:sz w:val="23"/>
          <w:szCs w:val="23"/>
          <w:highlight w:val="yellow"/>
          <w:shd w:val="clear" w:color="auto" w:fill="FFFFFF"/>
        </w:rPr>
        <w:t>Bräker</w:t>
      </w:r>
      <w:proofErr w:type="spellEnd"/>
      <w:r w:rsidRPr="00E01426">
        <w:rPr>
          <w:sz w:val="23"/>
          <w:szCs w:val="23"/>
          <w:highlight w:val="yellow"/>
          <w:shd w:val="clear" w:color="auto" w:fill="FFFFFF"/>
        </w:rPr>
        <w:t>, 2002</w:t>
      </w:r>
    </w:p>
  </w:comment>
  <w:comment w:id="4" w:author="Raquel" w:date="2020-09-14T10:27:00Z" w:initials="R">
    <w:p w14:paraId="6D2652AA" w14:textId="77777777" w:rsidR="00F72F4D" w:rsidRDefault="00F72F4D">
      <w:pPr>
        <w:pStyle w:val="CommentText"/>
        <w:rPr>
          <w:rFonts w:ascii="Arial" w:hAnsi="Arial" w:cs="Arial"/>
          <w:color w:val="1C1D1E"/>
          <w:shd w:val="clear" w:color="auto" w:fill="FFFFFF"/>
        </w:rPr>
      </w:pPr>
      <w:r>
        <w:rPr>
          <w:rStyle w:val="CommentReference"/>
        </w:rPr>
        <w:annotationRef/>
      </w:r>
    </w:p>
    <w:p w14:paraId="723E2CE1" w14:textId="77777777" w:rsidR="00F72F4D" w:rsidRDefault="00F72F4D">
      <w:pPr>
        <w:pStyle w:val="CommentText"/>
        <w:rPr>
          <w:rStyle w:val="author0"/>
          <w:rFonts w:ascii="Arial" w:hAnsi="Arial" w:cs="Arial"/>
          <w:color w:val="1C1D1E"/>
          <w:sz w:val="21"/>
          <w:szCs w:val="21"/>
          <w:shd w:val="clear" w:color="auto" w:fill="FFFFFF"/>
        </w:rPr>
      </w:pPr>
    </w:p>
    <w:p w14:paraId="564CADF2" w14:textId="77777777" w:rsidR="00F72F4D" w:rsidRDefault="00F72F4D">
      <w:pPr>
        <w:pStyle w:val="CommentText"/>
        <w:rPr>
          <w:rFonts w:ascii="Arial" w:hAnsi="Arial" w:cs="Arial"/>
          <w:color w:val="1C1D1E"/>
          <w:sz w:val="21"/>
          <w:szCs w:val="21"/>
          <w:shd w:val="clear" w:color="auto" w:fill="FFFFFF"/>
        </w:rPr>
      </w:pPr>
      <w:r w:rsidRPr="00E01426">
        <w:rPr>
          <w:rStyle w:val="author0"/>
          <w:rFonts w:ascii="Arial" w:hAnsi="Arial" w:cs="Arial"/>
          <w:color w:val="1C1D1E"/>
          <w:sz w:val="21"/>
          <w:szCs w:val="21"/>
          <w:highlight w:val="yellow"/>
          <w:shd w:val="clear" w:color="auto" w:fill="FFFFFF"/>
        </w:rPr>
        <w:t>Fritts, H. C</w:t>
      </w:r>
      <w:r w:rsidRPr="00E01426">
        <w:rPr>
          <w:rFonts w:ascii="Arial" w:hAnsi="Arial" w:cs="Arial"/>
          <w:color w:val="1C1D1E"/>
          <w:sz w:val="21"/>
          <w:szCs w:val="21"/>
          <w:highlight w:val="yellow"/>
          <w:shd w:val="clear" w:color="auto" w:fill="FFFFFF"/>
        </w:rPr>
        <w:t>. </w:t>
      </w:r>
      <w:r w:rsidRPr="00E01426">
        <w:rPr>
          <w:rStyle w:val="pubyear"/>
          <w:rFonts w:ascii="Arial" w:hAnsi="Arial" w:cs="Arial"/>
          <w:color w:val="1C1D1E"/>
          <w:sz w:val="21"/>
          <w:szCs w:val="21"/>
          <w:highlight w:val="yellow"/>
          <w:shd w:val="clear" w:color="auto" w:fill="FFFFFF"/>
        </w:rPr>
        <w:t>1976</w:t>
      </w:r>
      <w:r w:rsidRPr="00E01426">
        <w:rPr>
          <w:rFonts w:ascii="Arial" w:hAnsi="Arial" w:cs="Arial"/>
          <w:color w:val="1C1D1E"/>
          <w:sz w:val="21"/>
          <w:szCs w:val="21"/>
          <w:highlight w:val="yellow"/>
          <w:shd w:val="clear" w:color="auto" w:fill="FFFFFF"/>
        </w:rPr>
        <w:t>. </w:t>
      </w:r>
      <w:r w:rsidRPr="00E01426">
        <w:rPr>
          <w:rStyle w:val="booktitle"/>
          <w:rFonts w:ascii="Arial" w:hAnsi="Arial" w:cs="Arial"/>
          <w:i/>
          <w:iCs/>
          <w:color w:val="1C1D1E"/>
          <w:sz w:val="21"/>
          <w:szCs w:val="21"/>
          <w:highlight w:val="yellow"/>
          <w:shd w:val="clear" w:color="auto" w:fill="FFFFFF"/>
        </w:rPr>
        <w:t>Tree rings and climate</w:t>
      </w:r>
      <w:r w:rsidRPr="00E01426">
        <w:rPr>
          <w:rFonts w:ascii="Arial" w:hAnsi="Arial" w:cs="Arial"/>
          <w:color w:val="1C1D1E"/>
          <w:sz w:val="21"/>
          <w:szCs w:val="21"/>
          <w:highlight w:val="yellow"/>
          <w:shd w:val="clear" w:color="auto" w:fill="FFFFFF"/>
        </w:rPr>
        <w:t>. – Elsevier.</w:t>
      </w:r>
    </w:p>
    <w:p w14:paraId="56BA00A4" w14:textId="77777777" w:rsidR="00F72F4D" w:rsidRDefault="00F72F4D">
      <w:pPr>
        <w:pStyle w:val="CommentText"/>
        <w:rPr>
          <w:rFonts w:ascii="Arial" w:hAnsi="Arial" w:cs="Arial"/>
          <w:color w:val="1C1D1E"/>
          <w:sz w:val="21"/>
          <w:szCs w:val="21"/>
          <w:shd w:val="clear" w:color="auto" w:fill="FFFFFF"/>
        </w:rPr>
      </w:pPr>
    </w:p>
    <w:p w14:paraId="38B78AB7" w14:textId="77777777" w:rsidR="00F72F4D" w:rsidRDefault="00F72F4D">
      <w:pPr>
        <w:pStyle w:val="CommentText"/>
        <w:rPr>
          <w:rStyle w:val="author0"/>
          <w:rFonts w:ascii="Arial" w:hAnsi="Arial" w:cs="Arial"/>
          <w:color w:val="1C1D1E"/>
          <w:sz w:val="21"/>
          <w:szCs w:val="21"/>
          <w:shd w:val="clear" w:color="auto" w:fill="FFFFFF"/>
        </w:rPr>
      </w:pPr>
      <w:r>
        <w:rPr>
          <w:rStyle w:val="editor"/>
          <w:rFonts w:ascii="Arial" w:hAnsi="Arial" w:cs="Arial"/>
          <w:color w:val="1C1D1E"/>
          <w:sz w:val="21"/>
          <w:szCs w:val="21"/>
        </w:rPr>
        <w:t>E Cook</w:t>
      </w:r>
      <w:r>
        <w:rPr>
          <w:rFonts w:ascii="Arial" w:hAnsi="Arial" w:cs="Arial"/>
          <w:color w:val="1C1D1E"/>
          <w:sz w:val="21"/>
          <w:szCs w:val="21"/>
        </w:rPr>
        <w:t>. and </w:t>
      </w:r>
      <w:r>
        <w:rPr>
          <w:rStyle w:val="editor"/>
          <w:rFonts w:ascii="Arial" w:hAnsi="Arial" w:cs="Arial"/>
          <w:color w:val="1C1D1E"/>
          <w:sz w:val="21"/>
          <w:szCs w:val="21"/>
        </w:rPr>
        <w:t xml:space="preserve">L </w:t>
      </w:r>
      <w:proofErr w:type="spellStart"/>
      <w:r>
        <w:rPr>
          <w:rStyle w:val="editor"/>
          <w:rFonts w:ascii="Arial" w:hAnsi="Arial" w:cs="Arial"/>
          <w:color w:val="1C1D1E"/>
          <w:sz w:val="21"/>
          <w:szCs w:val="21"/>
        </w:rPr>
        <w:t>Kairiukstis</w:t>
      </w:r>
      <w:proofErr w:type="spellEnd"/>
      <w:r>
        <w:rPr>
          <w:rFonts w:ascii="Arial" w:hAnsi="Arial" w:cs="Arial"/>
          <w:color w:val="1C1D1E"/>
          <w:sz w:val="21"/>
          <w:szCs w:val="21"/>
        </w:rPr>
        <w:t>. (eds) </w:t>
      </w:r>
      <w:r>
        <w:rPr>
          <w:rStyle w:val="pubyear"/>
          <w:rFonts w:ascii="Arial" w:hAnsi="Arial" w:cs="Arial"/>
          <w:color w:val="1C1D1E"/>
          <w:sz w:val="21"/>
          <w:szCs w:val="21"/>
        </w:rPr>
        <w:t>1990</w:t>
      </w:r>
      <w:r>
        <w:rPr>
          <w:rFonts w:ascii="Arial" w:hAnsi="Arial" w:cs="Arial"/>
          <w:color w:val="1C1D1E"/>
          <w:sz w:val="21"/>
          <w:szCs w:val="21"/>
        </w:rPr>
        <w:t>. </w:t>
      </w:r>
      <w:r>
        <w:rPr>
          <w:rStyle w:val="booktitle"/>
          <w:rFonts w:ascii="Arial" w:hAnsi="Arial" w:cs="Arial"/>
          <w:i/>
          <w:iCs/>
          <w:color w:val="1C1D1E"/>
          <w:sz w:val="21"/>
          <w:szCs w:val="21"/>
        </w:rPr>
        <w:t>Methods of dendrochronology: applications in environmental science</w:t>
      </w:r>
      <w:r>
        <w:rPr>
          <w:rFonts w:ascii="Arial" w:hAnsi="Arial" w:cs="Arial"/>
          <w:color w:val="1C1D1E"/>
          <w:sz w:val="21"/>
          <w:szCs w:val="21"/>
        </w:rPr>
        <w:t> – Kluwer.</w:t>
      </w:r>
    </w:p>
    <w:p w14:paraId="745160F9" w14:textId="77777777" w:rsidR="00F72F4D" w:rsidRDefault="00F72F4D">
      <w:pPr>
        <w:pStyle w:val="CommentText"/>
        <w:rPr>
          <w:rStyle w:val="author0"/>
          <w:rFonts w:ascii="Arial" w:hAnsi="Arial" w:cs="Arial"/>
          <w:color w:val="1C1D1E"/>
          <w:sz w:val="21"/>
          <w:szCs w:val="21"/>
          <w:shd w:val="clear" w:color="auto" w:fill="FFFFFF"/>
        </w:rPr>
      </w:pPr>
    </w:p>
    <w:p w14:paraId="71023022" w14:textId="77777777" w:rsidR="00F72F4D" w:rsidRDefault="00F72F4D">
      <w:pPr>
        <w:pStyle w:val="CommentText"/>
        <w:rPr>
          <w:rFonts w:ascii="Arial" w:hAnsi="Arial" w:cs="Arial"/>
          <w:color w:val="1C1D1E"/>
          <w:sz w:val="21"/>
          <w:szCs w:val="21"/>
          <w:shd w:val="clear" w:color="auto" w:fill="FFFFFF"/>
        </w:rPr>
      </w:pPr>
      <w:r>
        <w:rPr>
          <w:rStyle w:val="author0"/>
          <w:rFonts w:ascii="Arial" w:hAnsi="Arial" w:cs="Arial"/>
          <w:color w:val="1C1D1E"/>
          <w:sz w:val="21"/>
          <w:szCs w:val="21"/>
          <w:shd w:val="clear" w:color="auto" w:fill="FFFFFF"/>
        </w:rPr>
        <w:t>Biondi, F</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2000</w:t>
      </w:r>
      <w:r>
        <w:rPr>
          <w:rFonts w:ascii="Arial" w:hAnsi="Arial" w:cs="Arial"/>
          <w:color w:val="1C1D1E"/>
          <w:sz w:val="21"/>
          <w:szCs w:val="21"/>
          <w:shd w:val="clear" w:color="auto" w:fill="FFFFFF"/>
        </w:rPr>
        <w:t>. </w:t>
      </w:r>
      <w:r>
        <w:rPr>
          <w:rStyle w:val="articletitle"/>
          <w:rFonts w:ascii="Arial" w:hAnsi="Arial" w:cs="Arial"/>
          <w:color w:val="1C1D1E"/>
          <w:sz w:val="21"/>
          <w:szCs w:val="21"/>
          <w:shd w:val="clear" w:color="auto" w:fill="FFFFFF"/>
        </w:rPr>
        <w:t>Are climate</w:t>
      </w:r>
      <w:r>
        <w:rPr>
          <w:rStyle w:val="articletitle"/>
          <w:rFonts w:ascii="Cambria Math" w:hAnsi="Cambria Math" w:cs="Cambria Math"/>
          <w:color w:val="1C1D1E"/>
          <w:sz w:val="21"/>
          <w:szCs w:val="21"/>
          <w:shd w:val="clear" w:color="auto" w:fill="FFFFFF"/>
        </w:rPr>
        <w:t>‐</w:t>
      </w:r>
      <w:r>
        <w:rPr>
          <w:rStyle w:val="articletitle"/>
          <w:rFonts w:ascii="Arial" w:hAnsi="Arial" w:cs="Arial"/>
          <w:color w:val="1C1D1E"/>
          <w:sz w:val="21"/>
          <w:szCs w:val="21"/>
          <w:shd w:val="clear" w:color="auto" w:fill="FFFFFF"/>
        </w:rPr>
        <w:t>tree growth relationships changing in north</w:t>
      </w:r>
      <w:r>
        <w:rPr>
          <w:rStyle w:val="articletitle"/>
          <w:rFonts w:ascii="Cambria Math" w:hAnsi="Cambria Math" w:cs="Cambria Math"/>
          <w:color w:val="1C1D1E"/>
          <w:sz w:val="21"/>
          <w:szCs w:val="21"/>
          <w:shd w:val="clear" w:color="auto" w:fill="FFFFFF"/>
        </w:rPr>
        <w:t>‐</w:t>
      </w:r>
      <w:r>
        <w:rPr>
          <w:rStyle w:val="articletitle"/>
          <w:rFonts w:ascii="Arial" w:hAnsi="Arial" w:cs="Arial"/>
          <w:color w:val="1C1D1E"/>
          <w:sz w:val="21"/>
          <w:szCs w:val="21"/>
          <w:shd w:val="clear" w:color="auto" w:fill="FFFFFF"/>
        </w:rPr>
        <w:t>central Idaho, USA?</w:t>
      </w:r>
      <w:r>
        <w:rPr>
          <w:rFonts w:ascii="Arial" w:hAnsi="Arial" w:cs="Arial"/>
          <w:color w:val="1C1D1E"/>
          <w:sz w:val="21"/>
          <w:szCs w:val="21"/>
          <w:shd w:val="clear" w:color="auto" w:fill="FFFFFF"/>
        </w:rPr>
        <w:t> – </w:t>
      </w:r>
      <w:proofErr w:type="spellStart"/>
      <w:r>
        <w:rPr>
          <w:rFonts w:ascii="Arial" w:hAnsi="Arial" w:cs="Arial"/>
          <w:i/>
          <w:iCs/>
          <w:color w:val="1C1D1E"/>
          <w:sz w:val="21"/>
          <w:szCs w:val="21"/>
          <w:shd w:val="clear" w:color="auto" w:fill="FFFFFF"/>
        </w:rPr>
        <w:t>Arct</w:t>
      </w:r>
      <w:proofErr w:type="spellEnd"/>
      <w:r>
        <w:rPr>
          <w:rFonts w:ascii="Arial" w:hAnsi="Arial" w:cs="Arial"/>
          <w:i/>
          <w:iCs/>
          <w:color w:val="1C1D1E"/>
          <w:sz w:val="21"/>
          <w:szCs w:val="21"/>
          <w:shd w:val="clear" w:color="auto" w:fill="FFFFFF"/>
        </w:rPr>
        <w:t xml:space="preserve">. </w:t>
      </w:r>
      <w:proofErr w:type="spellStart"/>
      <w:r>
        <w:rPr>
          <w:rFonts w:ascii="Arial" w:hAnsi="Arial" w:cs="Arial"/>
          <w:i/>
          <w:iCs/>
          <w:color w:val="1C1D1E"/>
          <w:sz w:val="21"/>
          <w:szCs w:val="21"/>
          <w:shd w:val="clear" w:color="auto" w:fill="FFFFFF"/>
        </w:rPr>
        <w:t>Antarct</w:t>
      </w:r>
      <w:proofErr w:type="spellEnd"/>
      <w:r>
        <w:rPr>
          <w:rFonts w:ascii="Arial" w:hAnsi="Arial" w:cs="Arial"/>
          <w:i/>
          <w:iCs/>
          <w:color w:val="1C1D1E"/>
          <w:sz w:val="21"/>
          <w:szCs w:val="21"/>
          <w:shd w:val="clear" w:color="auto" w:fill="FFFFFF"/>
        </w:rPr>
        <w:t>. Alp. Res</w:t>
      </w:r>
      <w:r>
        <w:rPr>
          <w:rFonts w:ascii="Arial" w:hAnsi="Arial" w:cs="Arial"/>
          <w:color w:val="1C1D1E"/>
          <w:sz w:val="21"/>
          <w:szCs w:val="21"/>
          <w:shd w:val="clear" w:color="auto" w:fill="FFFFFF"/>
        </w:rPr>
        <w:t>. </w:t>
      </w:r>
      <w:r>
        <w:rPr>
          <w:rStyle w:val="vol"/>
          <w:rFonts w:ascii="Arial" w:hAnsi="Arial" w:cs="Arial"/>
          <w:b/>
          <w:bCs/>
          <w:color w:val="1C1D1E"/>
          <w:sz w:val="21"/>
          <w:szCs w:val="21"/>
          <w:shd w:val="clear" w:color="auto" w:fill="FFFFFF"/>
        </w:rPr>
        <w:t>32</w:t>
      </w:r>
      <w:r>
        <w:rPr>
          <w:rFonts w:ascii="Arial" w:hAnsi="Arial" w:cs="Arial"/>
          <w:color w:val="1C1D1E"/>
          <w:sz w:val="21"/>
          <w:szCs w:val="21"/>
          <w:shd w:val="clear" w:color="auto" w:fill="FFFFFF"/>
        </w:rPr>
        <w:t>: </w:t>
      </w:r>
      <w:r>
        <w:rPr>
          <w:rStyle w:val="pagefirst"/>
          <w:rFonts w:ascii="Arial" w:hAnsi="Arial" w:cs="Arial"/>
          <w:color w:val="1C1D1E"/>
          <w:sz w:val="21"/>
          <w:szCs w:val="21"/>
          <w:shd w:val="clear" w:color="auto" w:fill="FFFFFF"/>
        </w:rPr>
        <w:t>111</w:t>
      </w:r>
      <w:r>
        <w:rPr>
          <w:rFonts w:ascii="Arial" w:hAnsi="Arial" w:cs="Arial"/>
          <w:color w:val="1C1D1E"/>
          <w:sz w:val="21"/>
          <w:szCs w:val="21"/>
          <w:shd w:val="clear" w:color="auto" w:fill="FFFFFF"/>
        </w:rPr>
        <w:t>– </w:t>
      </w:r>
      <w:r>
        <w:rPr>
          <w:rStyle w:val="pagelast"/>
          <w:rFonts w:ascii="Arial" w:hAnsi="Arial" w:cs="Arial"/>
          <w:color w:val="1C1D1E"/>
          <w:sz w:val="21"/>
          <w:szCs w:val="21"/>
          <w:shd w:val="clear" w:color="auto" w:fill="FFFFFF"/>
        </w:rPr>
        <w:t>116</w:t>
      </w:r>
      <w:r>
        <w:rPr>
          <w:rFonts w:ascii="Arial" w:hAnsi="Arial" w:cs="Arial"/>
          <w:color w:val="1C1D1E"/>
          <w:sz w:val="21"/>
          <w:szCs w:val="21"/>
          <w:shd w:val="clear" w:color="auto" w:fill="FFFFFF"/>
        </w:rPr>
        <w:t>.</w:t>
      </w:r>
    </w:p>
    <w:p w14:paraId="7BFD75F8"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r>
        <w:rPr>
          <w:rStyle w:val="author0"/>
          <w:rFonts w:ascii="Arial" w:hAnsi="Arial" w:cs="Arial"/>
          <w:color w:val="1C1D1E"/>
          <w:sz w:val="21"/>
          <w:szCs w:val="21"/>
        </w:rPr>
        <w:t>Cook, E.</w:t>
      </w:r>
      <w:r>
        <w:rPr>
          <w:rFonts w:ascii="Arial" w:hAnsi="Arial" w:cs="Arial"/>
          <w:color w:val="1C1D1E"/>
          <w:sz w:val="21"/>
          <w:szCs w:val="21"/>
        </w:rPr>
        <w:t> et al. </w:t>
      </w:r>
      <w:r>
        <w:rPr>
          <w:rStyle w:val="pubyear"/>
          <w:rFonts w:ascii="Arial" w:hAnsi="Arial" w:cs="Arial"/>
          <w:color w:val="1C1D1E"/>
          <w:sz w:val="21"/>
          <w:szCs w:val="21"/>
        </w:rPr>
        <w:t>1994</w:t>
      </w:r>
      <w:r>
        <w:rPr>
          <w:rFonts w:ascii="Arial" w:hAnsi="Arial" w:cs="Arial"/>
          <w:color w:val="1C1D1E"/>
          <w:sz w:val="21"/>
          <w:szCs w:val="21"/>
        </w:rPr>
        <w:t>. </w:t>
      </w:r>
      <w:r>
        <w:rPr>
          <w:rStyle w:val="articletitle"/>
          <w:rFonts w:ascii="Arial" w:hAnsi="Arial" w:cs="Arial"/>
          <w:color w:val="1C1D1E"/>
          <w:sz w:val="21"/>
          <w:szCs w:val="21"/>
        </w:rPr>
        <w:t>Spatial regression methods in dendroclimatology: a review and comparison of two techniques</w:t>
      </w:r>
      <w:r>
        <w:rPr>
          <w:rFonts w:ascii="Arial" w:hAnsi="Arial" w:cs="Arial"/>
          <w:color w:val="1C1D1E"/>
          <w:sz w:val="21"/>
          <w:szCs w:val="21"/>
        </w:rPr>
        <w:t>. – </w:t>
      </w:r>
      <w:r>
        <w:rPr>
          <w:rFonts w:ascii="Arial" w:hAnsi="Arial" w:cs="Arial"/>
          <w:i/>
          <w:iCs/>
          <w:color w:val="1C1D1E"/>
          <w:sz w:val="21"/>
          <w:szCs w:val="21"/>
        </w:rPr>
        <w:t xml:space="preserve">Int. J. </w:t>
      </w:r>
      <w:proofErr w:type="spellStart"/>
      <w:r>
        <w:rPr>
          <w:rFonts w:ascii="Arial" w:hAnsi="Arial" w:cs="Arial"/>
          <w:i/>
          <w:iCs/>
          <w:color w:val="1C1D1E"/>
          <w:sz w:val="21"/>
          <w:szCs w:val="21"/>
        </w:rPr>
        <w:t>Clim</w:t>
      </w:r>
      <w:proofErr w:type="spellEnd"/>
      <w:r>
        <w:rPr>
          <w:rFonts w:ascii="Arial" w:hAnsi="Arial" w:cs="Arial"/>
          <w:color w:val="1C1D1E"/>
          <w:sz w:val="21"/>
          <w:szCs w:val="21"/>
        </w:rPr>
        <w:t>. </w:t>
      </w:r>
      <w:r>
        <w:rPr>
          <w:rStyle w:val="vol"/>
          <w:rFonts w:ascii="Arial" w:hAnsi="Arial" w:cs="Arial"/>
          <w:b/>
          <w:bCs/>
          <w:color w:val="1C1D1E"/>
          <w:sz w:val="21"/>
          <w:szCs w:val="21"/>
        </w:rPr>
        <w:t>14</w:t>
      </w:r>
      <w:r>
        <w:rPr>
          <w:rFonts w:ascii="Arial" w:hAnsi="Arial" w:cs="Arial"/>
          <w:color w:val="1C1D1E"/>
          <w:sz w:val="21"/>
          <w:szCs w:val="21"/>
        </w:rPr>
        <w:t>: </w:t>
      </w:r>
      <w:r>
        <w:rPr>
          <w:rStyle w:val="pagefirst"/>
          <w:rFonts w:ascii="Arial" w:hAnsi="Arial" w:cs="Arial"/>
          <w:color w:val="1C1D1E"/>
          <w:sz w:val="21"/>
          <w:szCs w:val="21"/>
        </w:rPr>
        <w:t>379</w:t>
      </w:r>
      <w:r>
        <w:rPr>
          <w:rFonts w:ascii="Arial" w:hAnsi="Arial" w:cs="Arial"/>
          <w:color w:val="1C1D1E"/>
          <w:sz w:val="21"/>
          <w:szCs w:val="21"/>
        </w:rPr>
        <w:t>– </w:t>
      </w:r>
      <w:r>
        <w:rPr>
          <w:rStyle w:val="pagelast"/>
          <w:rFonts w:ascii="Arial" w:hAnsi="Arial" w:cs="Arial"/>
          <w:color w:val="1C1D1E"/>
          <w:sz w:val="21"/>
          <w:szCs w:val="21"/>
        </w:rPr>
        <w:t>402</w:t>
      </w:r>
      <w:r>
        <w:rPr>
          <w:rFonts w:ascii="Arial" w:hAnsi="Arial" w:cs="Arial"/>
          <w:color w:val="1C1D1E"/>
          <w:sz w:val="21"/>
          <w:szCs w:val="21"/>
        </w:rPr>
        <w:t>.</w:t>
      </w:r>
    </w:p>
    <w:p w14:paraId="45A3A168"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p>
    <w:p w14:paraId="3173E56E"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proofErr w:type="spellStart"/>
      <w:r w:rsidRPr="00E01426">
        <w:rPr>
          <w:rStyle w:val="author0"/>
          <w:rFonts w:ascii="Arial" w:hAnsi="Arial" w:cs="Arial"/>
          <w:color w:val="1C1D1E"/>
          <w:sz w:val="21"/>
          <w:szCs w:val="21"/>
          <w:highlight w:val="yellow"/>
          <w:shd w:val="clear" w:color="auto" w:fill="FFFFFF"/>
          <w:lang w:val="es-ES"/>
        </w:rPr>
        <w:t>Meko</w:t>
      </w:r>
      <w:proofErr w:type="spellEnd"/>
      <w:r w:rsidRPr="00E01426">
        <w:rPr>
          <w:rStyle w:val="author0"/>
          <w:rFonts w:ascii="Arial" w:hAnsi="Arial" w:cs="Arial"/>
          <w:color w:val="1C1D1E"/>
          <w:sz w:val="21"/>
          <w:szCs w:val="21"/>
          <w:highlight w:val="yellow"/>
          <w:shd w:val="clear" w:color="auto" w:fill="FFFFFF"/>
          <w:lang w:val="es-ES"/>
        </w:rPr>
        <w:t>, D. M.</w:t>
      </w:r>
      <w:r w:rsidRPr="00E01426">
        <w:rPr>
          <w:rFonts w:ascii="Arial" w:hAnsi="Arial" w:cs="Arial"/>
          <w:color w:val="1C1D1E"/>
          <w:sz w:val="21"/>
          <w:szCs w:val="21"/>
          <w:highlight w:val="yellow"/>
          <w:shd w:val="clear" w:color="auto" w:fill="FFFFFF"/>
          <w:lang w:val="es-ES"/>
        </w:rPr>
        <w:t> et al. </w:t>
      </w:r>
      <w:r w:rsidRPr="00E01426">
        <w:rPr>
          <w:rStyle w:val="pubyear"/>
          <w:rFonts w:ascii="Arial" w:hAnsi="Arial" w:cs="Arial"/>
          <w:color w:val="1C1D1E"/>
          <w:sz w:val="21"/>
          <w:szCs w:val="21"/>
          <w:highlight w:val="yellow"/>
          <w:shd w:val="clear" w:color="auto" w:fill="FFFFFF"/>
          <w:lang w:val="es-ES"/>
        </w:rPr>
        <w:t>2011</w:t>
      </w:r>
      <w:r w:rsidRPr="00E01426">
        <w:rPr>
          <w:rFonts w:ascii="Arial" w:hAnsi="Arial" w:cs="Arial"/>
          <w:color w:val="1C1D1E"/>
          <w:sz w:val="21"/>
          <w:szCs w:val="21"/>
          <w:highlight w:val="yellow"/>
          <w:shd w:val="clear" w:color="auto" w:fill="FFFFFF"/>
          <w:lang w:val="es-ES"/>
        </w:rPr>
        <w:t>. </w:t>
      </w:r>
      <w:proofErr w:type="spellStart"/>
      <w:r w:rsidRPr="00E01426">
        <w:rPr>
          <w:rStyle w:val="articletitle"/>
          <w:rFonts w:ascii="Arial" w:hAnsi="Arial" w:cs="Arial"/>
          <w:color w:val="1C1D1E"/>
          <w:sz w:val="21"/>
          <w:szCs w:val="21"/>
          <w:highlight w:val="yellow"/>
          <w:shd w:val="clear" w:color="auto" w:fill="FFFFFF"/>
        </w:rPr>
        <w:t>Seascorr</w:t>
      </w:r>
      <w:proofErr w:type="spellEnd"/>
      <w:r w:rsidRPr="00E01426">
        <w:rPr>
          <w:rStyle w:val="articletitle"/>
          <w:rFonts w:ascii="Arial" w:hAnsi="Arial" w:cs="Arial"/>
          <w:color w:val="1C1D1E"/>
          <w:sz w:val="21"/>
          <w:szCs w:val="21"/>
          <w:highlight w:val="yellow"/>
          <w:shd w:val="clear" w:color="auto" w:fill="FFFFFF"/>
        </w:rPr>
        <w:t>: a MATLAB program for identifying the seasonal climate signal in an annual tree</w:t>
      </w:r>
      <w:r w:rsidRPr="00E01426">
        <w:rPr>
          <w:rStyle w:val="articletitle"/>
          <w:rFonts w:ascii="Cambria Math" w:hAnsi="Cambria Math" w:cs="Cambria Math"/>
          <w:color w:val="1C1D1E"/>
          <w:sz w:val="21"/>
          <w:szCs w:val="21"/>
          <w:highlight w:val="yellow"/>
          <w:shd w:val="clear" w:color="auto" w:fill="FFFFFF"/>
        </w:rPr>
        <w:t>‐</w:t>
      </w:r>
      <w:r w:rsidRPr="00E01426">
        <w:rPr>
          <w:rStyle w:val="articletitle"/>
          <w:rFonts w:ascii="Arial" w:hAnsi="Arial" w:cs="Arial"/>
          <w:color w:val="1C1D1E"/>
          <w:sz w:val="21"/>
          <w:szCs w:val="21"/>
          <w:highlight w:val="yellow"/>
          <w:shd w:val="clear" w:color="auto" w:fill="FFFFFF"/>
        </w:rPr>
        <w:t>ring time series</w:t>
      </w:r>
      <w:r w:rsidRPr="00E01426">
        <w:rPr>
          <w:rFonts w:ascii="Arial" w:hAnsi="Arial" w:cs="Arial"/>
          <w:color w:val="1C1D1E"/>
          <w:sz w:val="21"/>
          <w:szCs w:val="21"/>
          <w:highlight w:val="yellow"/>
          <w:shd w:val="clear" w:color="auto" w:fill="FFFFFF"/>
        </w:rPr>
        <w:t>. – </w:t>
      </w:r>
      <w:proofErr w:type="spellStart"/>
      <w:r w:rsidRPr="00E01426">
        <w:rPr>
          <w:rFonts w:ascii="Arial" w:hAnsi="Arial" w:cs="Arial"/>
          <w:i/>
          <w:iCs/>
          <w:color w:val="1C1D1E"/>
          <w:sz w:val="21"/>
          <w:szCs w:val="21"/>
          <w:highlight w:val="yellow"/>
          <w:shd w:val="clear" w:color="auto" w:fill="FFFFFF"/>
        </w:rPr>
        <w:t>Comput</w:t>
      </w:r>
      <w:proofErr w:type="spellEnd"/>
      <w:r w:rsidRPr="00E01426">
        <w:rPr>
          <w:rFonts w:ascii="Arial" w:hAnsi="Arial" w:cs="Arial"/>
          <w:i/>
          <w:iCs/>
          <w:color w:val="1C1D1E"/>
          <w:sz w:val="21"/>
          <w:szCs w:val="21"/>
          <w:highlight w:val="yellow"/>
          <w:shd w:val="clear" w:color="auto" w:fill="FFFFFF"/>
        </w:rPr>
        <w:t xml:space="preserve">. </w:t>
      </w:r>
      <w:proofErr w:type="spellStart"/>
      <w:r w:rsidRPr="00E01426">
        <w:rPr>
          <w:rFonts w:ascii="Arial" w:hAnsi="Arial" w:cs="Arial"/>
          <w:i/>
          <w:iCs/>
          <w:color w:val="1C1D1E"/>
          <w:sz w:val="21"/>
          <w:szCs w:val="21"/>
          <w:highlight w:val="yellow"/>
          <w:shd w:val="clear" w:color="auto" w:fill="FFFFFF"/>
        </w:rPr>
        <w:t>Geosci</w:t>
      </w:r>
      <w:proofErr w:type="spellEnd"/>
      <w:r w:rsidRPr="00E01426">
        <w:rPr>
          <w:rFonts w:ascii="Arial" w:hAnsi="Arial" w:cs="Arial"/>
          <w:color w:val="1C1D1E"/>
          <w:sz w:val="21"/>
          <w:szCs w:val="21"/>
          <w:highlight w:val="yellow"/>
          <w:shd w:val="clear" w:color="auto" w:fill="FFFFFF"/>
        </w:rPr>
        <w:t>. </w:t>
      </w:r>
      <w:r w:rsidRPr="00E01426">
        <w:rPr>
          <w:rStyle w:val="vol"/>
          <w:rFonts w:ascii="Arial" w:hAnsi="Arial" w:cs="Arial"/>
          <w:b/>
          <w:bCs/>
          <w:color w:val="1C1D1E"/>
          <w:sz w:val="21"/>
          <w:szCs w:val="21"/>
          <w:highlight w:val="yellow"/>
          <w:shd w:val="clear" w:color="auto" w:fill="FFFFFF"/>
        </w:rPr>
        <w:t>37</w:t>
      </w:r>
      <w:r w:rsidRPr="00E01426">
        <w:rPr>
          <w:rFonts w:ascii="Arial" w:hAnsi="Arial" w:cs="Arial"/>
          <w:color w:val="1C1D1E"/>
          <w:sz w:val="21"/>
          <w:szCs w:val="21"/>
          <w:highlight w:val="yellow"/>
          <w:shd w:val="clear" w:color="auto" w:fill="FFFFFF"/>
        </w:rPr>
        <w:t>: </w:t>
      </w:r>
      <w:r w:rsidRPr="00E01426">
        <w:rPr>
          <w:rStyle w:val="pagefirst"/>
          <w:rFonts w:ascii="Arial" w:hAnsi="Arial" w:cs="Arial"/>
          <w:color w:val="1C1D1E"/>
          <w:sz w:val="21"/>
          <w:szCs w:val="21"/>
          <w:highlight w:val="yellow"/>
          <w:shd w:val="clear" w:color="auto" w:fill="FFFFFF"/>
        </w:rPr>
        <w:t>1234</w:t>
      </w:r>
      <w:r w:rsidRPr="00E01426">
        <w:rPr>
          <w:rFonts w:ascii="Arial" w:hAnsi="Arial" w:cs="Arial"/>
          <w:color w:val="1C1D1E"/>
          <w:sz w:val="21"/>
          <w:szCs w:val="21"/>
          <w:highlight w:val="yellow"/>
          <w:shd w:val="clear" w:color="auto" w:fill="FFFFFF"/>
        </w:rPr>
        <w:t>– </w:t>
      </w:r>
      <w:r w:rsidRPr="00E01426">
        <w:rPr>
          <w:rStyle w:val="pagelast"/>
          <w:rFonts w:ascii="Arial" w:hAnsi="Arial" w:cs="Arial"/>
          <w:color w:val="1C1D1E"/>
          <w:sz w:val="21"/>
          <w:szCs w:val="21"/>
          <w:highlight w:val="yellow"/>
          <w:shd w:val="clear" w:color="auto" w:fill="FFFFFF"/>
        </w:rPr>
        <w:t>1241</w:t>
      </w:r>
      <w:r w:rsidRPr="00E01426">
        <w:rPr>
          <w:rFonts w:ascii="Arial" w:hAnsi="Arial" w:cs="Arial"/>
          <w:color w:val="1C1D1E"/>
          <w:sz w:val="21"/>
          <w:szCs w:val="21"/>
          <w:highlight w:val="yellow"/>
          <w:shd w:val="clear" w:color="auto" w:fill="FFFFFF"/>
        </w:rPr>
        <w:t>.</w:t>
      </w:r>
    </w:p>
    <w:p w14:paraId="46356DD9"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p>
    <w:p w14:paraId="0AC40337"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r w:rsidRPr="00E01426">
        <w:rPr>
          <w:rStyle w:val="author0"/>
          <w:rFonts w:ascii="Arial" w:hAnsi="Arial" w:cs="Arial"/>
          <w:color w:val="1C1D1E"/>
          <w:sz w:val="21"/>
          <w:szCs w:val="21"/>
          <w:highlight w:val="yellow"/>
          <w:shd w:val="clear" w:color="auto" w:fill="FFFFFF"/>
        </w:rPr>
        <w:t>Speer, J. H</w:t>
      </w:r>
      <w:r w:rsidRPr="00E01426">
        <w:rPr>
          <w:rFonts w:ascii="Arial" w:hAnsi="Arial" w:cs="Arial"/>
          <w:color w:val="1C1D1E"/>
          <w:sz w:val="21"/>
          <w:szCs w:val="21"/>
          <w:highlight w:val="yellow"/>
          <w:shd w:val="clear" w:color="auto" w:fill="FFFFFF"/>
        </w:rPr>
        <w:t>. </w:t>
      </w:r>
      <w:r w:rsidRPr="00E01426">
        <w:rPr>
          <w:rStyle w:val="pubyear"/>
          <w:rFonts w:ascii="Arial" w:hAnsi="Arial" w:cs="Arial"/>
          <w:color w:val="1C1D1E"/>
          <w:sz w:val="21"/>
          <w:szCs w:val="21"/>
          <w:highlight w:val="yellow"/>
          <w:shd w:val="clear" w:color="auto" w:fill="FFFFFF"/>
        </w:rPr>
        <w:t>2010</w:t>
      </w:r>
      <w:r w:rsidRPr="00E01426">
        <w:rPr>
          <w:rFonts w:ascii="Arial" w:hAnsi="Arial" w:cs="Arial"/>
          <w:color w:val="1C1D1E"/>
          <w:sz w:val="21"/>
          <w:szCs w:val="21"/>
          <w:highlight w:val="yellow"/>
          <w:shd w:val="clear" w:color="auto" w:fill="FFFFFF"/>
        </w:rPr>
        <w:t> </w:t>
      </w:r>
      <w:r w:rsidRPr="00E01426">
        <w:rPr>
          <w:rStyle w:val="booktitle"/>
          <w:rFonts w:ascii="Arial" w:hAnsi="Arial" w:cs="Arial"/>
          <w:i/>
          <w:iCs/>
          <w:color w:val="1C1D1E"/>
          <w:sz w:val="21"/>
          <w:szCs w:val="21"/>
          <w:highlight w:val="yellow"/>
          <w:shd w:val="clear" w:color="auto" w:fill="FFFFFF"/>
        </w:rPr>
        <w:t>Fundamentals of tree</w:t>
      </w:r>
      <w:r w:rsidRPr="00E01426">
        <w:rPr>
          <w:rStyle w:val="booktitle"/>
          <w:rFonts w:ascii="Cambria Math" w:hAnsi="Cambria Math" w:cs="Cambria Math"/>
          <w:i/>
          <w:iCs/>
          <w:color w:val="1C1D1E"/>
          <w:sz w:val="21"/>
          <w:szCs w:val="21"/>
          <w:highlight w:val="yellow"/>
          <w:shd w:val="clear" w:color="auto" w:fill="FFFFFF"/>
        </w:rPr>
        <w:t>‐</w:t>
      </w:r>
      <w:r w:rsidRPr="00E01426">
        <w:rPr>
          <w:rStyle w:val="booktitle"/>
          <w:rFonts w:ascii="Arial" w:hAnsi="Arial" w:cs="Arial"/>
          <w:i/>
          <w:iCs/>
          <w:color w:val="1C1D1E"/>
          <w:sz w:val="21"/>
          <w:szCs w:val="21"/>
          <w:highlight w:val="yellow"/>
          <w:shd w:val="clear" w:color="auto" w:fill="FFFFFF"/>
        </w:rPr>
        <w:t>ring research</w:t>
      </w:r>
      <w:r w:rsidRPr="00E01426">
        <w:rPr>
          <w:rFonts w:ascii="Arial" w:hAnsi="Arial" w:cs="Arial"/>
          <w:color w:val="1C1D1E"/>
          <w:sz w:val="21"/>
          <w:szCs w:val="21"/>
          <w:highlight w:val="yellow"/>
          <w:shd w:val="clear" w:color="auto" w:fill="FFFFFF"/>
        </w:rPr>
        <w:t>. – Univ. of Arizona Press.</w:t>
      </w:r>
    </w:p>
    <w:p w14:paraId="1CBBFF3E"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p>
    <w:p w14:paraId="733BB214"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r>
        <w:rPr>
          <w:rStyle w:val="author0"/>
          <w:rFonts w:ascii="Arial" w:hAnsi="Arial" w:cs="Arial"/>
          <w:color w:val="1C1D1E"/>
          <w:sz w:val="21"/>
          <w:szCs w:val="21"/>
          <w:shd w:val="clear" w:color="auto" w:fill="FFFFFF"/>
        </w:rPr>
        <w:t>Zang, C.</w:t>
      </w:r>
      <w:r>
        <w:rPr>
          <w:rFonts w:ascii="Arial" w:hAnsi="Arial" w:cs="Arial"/>
          <w:color w:val="1C1D1E"/>
          <w:sz w:val="21"/>
          <w:szCs w:val="21"/>
          <w:shd w:val="clear" w:color="auto" w:fill="FFFFFF"/>
        </w:rPr>
        <w:t> and </w:t>
      </w:r>
      <w:r>
        <w:rPr>
          <w:rStyle w:val="author0"/>
          <w:rFonts w:ascii="Arial" w:hAnsi="Arial" w:cs="Arial"/>
          <w:color w:val="1C1D1E"/>
          <w:sz w:val="21"/>
          <w:szCs w:val="21"/>
          <w:shd w:val="clear" w:color="auto" w:fill="FFFFFF"/>
        </w:rPr>
        <w:t>Biondi, F</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2013</w:t>
      </w:r>
      <w:r>
        <w:rPr>
          <w:rFonts w:ascii="Arial" w:hAnsi="Arial" w:cs="Arial"/>
          <w:color w:val="1C1D1E"/>
          <w:sz w:val="21"/>
          <w:szCs w:val="21"/>
          <w:shd w:val="clear" w:color="auto" w:fill="FFFFFF"/>
        </w:rPr>
        <w:t>. </w:t>
      </w:r>
      <w:r>
        <w:rPr>
          <w:rStyle w:val="articletitle"/>
          <w:rFonts w:ascii="Arial" w:hAnsi="Arial" w:cs="Arial"/>
          <w:color w:val="1C1D1E"/>
          <w:sz w:val="21"/>
          <w:szCs w:val="21"/>
          <w:shd w:val="clear" w:color="auto" w:fill="FFFFFF"/>
        </w:rPr>
        <w:t xml:space="preserve">Dendroclimatic calibration in R: the </w:t>
      </w:r>
      <w:proofErr w:type="spellStart"/>
      <w:r>
        <w:rPr>
          <w:rStyle w:val="articletitle"/>
          <w:rFonts w:ascii="Arial" w:hAnsi="Arial" w:cs="Arial"/>
          <w:color w:val="1C1D1E"/>
          <w:sz w:val="21"/>
          <w:szCs w:val="21"/>
          <w:shd w:val="clear" w:color="auto" w:fill="FFFFFF"/>
        </w:rPr>
        <w:t>bootRes</w:t>
      </w:r>
      <w:proofErr w:type="spellEnd"/>
      <w:r>
        <w:rPr>
          <w:rStyle w:val="articletitle"/>
          <w:rFonts w:ascii="Arial" w:hAnsi="Arial" w:cs="Arial"/>
          <w:color w:val="1C1D1E"/>
          <w:sz w:val="21"/>
          <w:szCs w:val="21"/>
          <w:shd w:val="clear" w:color="auto" w:fill="FFFFFF"/>
        </w:rPr>
        <w:t xml:space="preserve"> package for response and correlation function analysis</w:t>
      </w:r>
      <w:r>
        <w:rPr>
          <w:rFonts w:ascii="Arial" w:hAnsi="Arial" w:cs="Arial"/>
          <w:color w:val="1C1D1E"/>
          <w:sz w:val="21"/>
          <w:szCs w:val="21"/>
          <w:shd w:val="clear" w:color="auto" w:fill="FFFFFF"/>
        </w:rPr>
        <w:t>. – </w:t>
      </w:r>
      <w:proofErr w:type="spellStart"/>
      <w:r>
        <w:rPr>
          <w:rFonts w:ascii="Arial" w:hAnsi="Arial" w:cs="Arial"/>
          <w:i/>
          <w:iCs/>
          <w:color w:val="1C1D1E"/>
          <w:sz w:val="21"/>
          <w:szCs w:val="21"/>
          <w:shd w:val="clear" w:color="auto" w:fill="FFFFFF"/>
        </w:rPr>
        <w:t>Dendrochronologia</w:t>
      </w:r>
      <w:proofErr w:type="spellEnd"/>
      <w:r>
        <w:rPr>
          <w:rFonts w:ascii="Arial" w:hAnsi="Arial" w:cs="Arial"/>
          <w:color w:val="1C1D1E"/>
          <w:sz w:val="21"/>
          <w:szCs w:val="21"/>
          <w:shd w:val="clear" w:color="auto" w:fill="FFFFFF"/>
        </w:rPr>
        <w:t> </w:t>
      </w:r>
      <w:r>
        <w:rPr>
          <w:rStyle w:val="vol"/>
          <w:rFonts w:ascii="Arial" w:hAnsi="Arial" w:cs="Arial"/>
          <w:b/>
          <w:bCs/>
          <w:color w:val="1C1D1E"/>
          <w:sz w:val="21"/>
          <w:szCs w:val="21"/>
          <w:shd w:val="clear" w:color="auto" w:fill="FFFFFF"/>
        </w:rPr>
        <w:t>31</w:t>
      </w:r>
      <w:r>
        <w:rPr>
          <w:rFonts w:ascii="Arial" w:hAnsi="Arial" w:cs="Arial"/>
          <w:color w:val="1C1D1E"/>
          <w:sz w:val="21"/>
          <w:szCs w:val="21"/>
          <w:shd w:val="clear" w:color="auto" w:fill="FFFFFF"/>
        </w:rPr>
        <w:t>: </w:t>
      </w:r>
      <w:r>
        <w:rPr>
          <w:rStyle w:val="pagefirst"/>
          <w:rFonts w:ascii="Arial" w:hAnsi="Arial" w:cs="Arial"/>
          <w:color w:val="1C1D1E"/>
          <w:sz w:val="21"/>
          <w:szCs w:val="21"/>
          <w:shd w:val="clear" w:color="auto" w:fill="FFFFFF"/>
        </w:rPr>
        <w:t>68</w:t>
      </w:r>
      <w:r>
        <w:rPr>
          <w:rFonts w:ascii="Arial" w:hAnsi="Arial" w:cs="Arial"/>
          <w:color w:val="1C1D1E"/>
          <w:sz w:val="21"/>
          <w:szCs w:val="21"/>
          <w:shd w:val="clear" w:color="auto" w:fill="FFFFFF"/>
        </w:rPr>
        <w:t>– </w:t>
      </w:r>
      <w:r>
        <w:rPr>
          <w:rStyle w:val="pagelast"/>
          <w:rFonts w:ascii="Arial" w:hAnsi="Arial" w:cs="Arial"/>
          <w:color w:val="1C1D1E"/>
          <w:sz w:val="21"/>
          <w:szCs w:val="21"/>
          <w:shd w:val="clear" w:color="auto" w:fill="FFFFFF"/>
        </w:rPr>
        <w:t>74</w:t>
      </w:r>
      <w:r>
        <w:rPr>
          <w:rFonts w:ascii="Arial" w:hAnsi="Arial" w:cs="Arial"/>
          <w:color w:val="1C1D1E"/>
          <w:sz w:val="21"/>
          <w:szCs w:val="21"/>
          <w:shd w:val="clear" w:color="auto" w:fill="FFFFFF"/>
        </w:rPr>
        <w:t>.</w:t>
      </w:r>
    </w:p>
    <w:p w14:paraId="542BB12F" w14:textId="77777777" w:rsidR="00F72F4D" w:rsidRDefault="00F72F4D">
      <w:pPr>
        <w:pStyle w:val="CommentText"/>
      </w:pPr>
    </w:p>
  </w:comment>
  <w:comment w:id="5" w:author="Raquel" w:date="2020-09-14T10:31:00Z" w:initials="R">
    <w:p w14:paraId="53C4927A" w14:textId="4473358F" w:rsidR="00F72F4D" w:rsidRDefault="00F72F4D">
      <w:pPr>
        <w:pStyle w:val="CommentText"/>
      </w:pPr>
      <w:r>
        <w:rPr>
          <w:rStyle w:val="CommentReference"/>
        </w:rPr>
        <w:annotationRef/>
      </w:r>
      <w:r w:rsidRPr="00B665A5">
        <w:rPr>
          <w:highlight w:val="yellow"/>
        </w:rPr>
        <w:t xml:space="preserve">I think a lot of researchers do that, particularly on dendroecology </w:t>
      </w:r>
      <w:proofErr w:type="gramStart"/>
      <w:r w:rsidRPr="00B665A5">
        <w:rPr>
          <w:highlight w:val="yellow"/>
        </w:rPr>
        <w:t>e.g.</w:t>
      </w:r>
      <w:proofErr w:type="gramEnd"/>
      <w:r w:rsidRPr="00B665A5">
        <w:rPr>
          <w:highlight w:val="yellow"/>
        </w:rPr>
        <w:t xml:space="preserve"> </w:t>
      </w:r>
      <w:hyperlink r:id="rId1" w:history="1">
        <w:r w:rsidRPr="00B665A5">
          <w:rPr>
            <w:rStyle w:val="Hyperlink"/>
            <w:highlight w:val="yellow"/>
          </w:rPr>
          <w:t>https://www.sciencedirect.com/science/article/abs/pii/S0378112715004661</w:t>
        </w:r>
      </w:hyperlink>
      <w:r w:rsidRPr="00B665A5">
        <w:rPr>
          <w:highlight w:val="yellow"/>
        </w:rPr>
        <w:t>.</w:t>
      </w:r>
    </w:p>
    <w:p w14:paraId="316EE43E" w14:textId="560EEF4D" w:rsidR="00F72F4D" w:rsidRPr="00E245AE" w:rsidRDefault="00F72F4D">
      <w:pPr>
        <w:pStyle w:val="CommentText"/>
        <w:rPr>
          <w:highlight w:val="yellow"/>
        </w:rPr>
      </w:pPr>
      <w:r>
        <w:t xml:space="preserve">The problem is that most of the climate variables are highly correlated so you normally cannot include all the </w:t>
      </w:r>
      <w:r w:rsidRPr="00E245AE">
        <w:rPr>
          <w:highlight w:val="yellow"/>
        </w:rPr>
        <w:t>ones you would like in the models.</w:t>
      </w:r>
    </w:p>
    <w:p w14:paraId="4E2DCA61" w14:textId="5A52B176" w:rsidR="00F72F4D" w:rsidRPr="00E245AE" w:rsidRDefault="00F72F4D">
      <w:pPr>
        <w:pStyle w:val="CommentText"/>
        <w:rPr>
          <w:highlight w:val="yellow"/>
        </w:rPr>
      </w:pPr>
      <w:r w:rsidRPr="00E245AE">
        <w:rPr>
          <w:highlight w:val="yellow"/>
        </w:rPr>
        <w:t xml:space="preserve">I recommend to introduce briefly here, the dendroecology approach. </w:t>
      </w:r>
    </w:p>
    <w:p w14:paraId="6B9398E2" w14:textId="77777777" w:rsidR="00F72F4D" w:rsidRPr="00E245AE" w:rsidRDefault="00F72F4D">
      <w:pPr>
        <w:pStyle w:val="CommentText"/>
        <w:rPr>
          <w:highlight w:val="yellow"/>
        </w:rPr>
      </w:pPr>
    </w:p>
    <w:p w14:paraId="00E6CDDE" w14:textId="2ADD92DF" w:rsidR="00F72F4D" w:rsidRPr="00E245AE" w:rsidRDefault="009F3326">
      <w:pPr>
        <w:pStyle w:val="CommentText"/>
        <w:rPr>
          <w:highlight w:val="yellow"/>
        </w:rPr>
      </w:pPr>
      <w:hyperlink r:id="rId2" w:history="1">
        <w:r w:rsidR="00F72F4D" w:rsidRPr="00E245AE">
          <w:rPr>
            <w:rStyle w:val="Hyperlink"/>
            <w:highlight w:val="yellow"/>
          </w:rPr>
          <w:t>http://</w:t>
        </w:r>
        <w:r w:rsidR="00F72F4D" w:rsidRPr="00E245AE">
          <w:rPr>
            <w:rStyle w:val="Hyperlink"/>
            <w:highlight w:val="yellow"/>
          </w:rPr>
          <w:t>w</w:t>
        </w:r>
        <w:r w:rsidR="00F72F4D" w:rsidRPr="00E245AE">
          <w:rPr>
            <w:rStyle w:val="Hyperlink"/>
            <w:highlight w:val="yellow"/>
          </w:rPr>
          <w:t>ww.sciencedirect.com/science/article/pii/S0065250408601580</w:t>
        </w:r>
      </w:hyperlink>
    </w:p>
    <w:p w14:paraId="7ED6AC6A" w14:textId="77777777" w:rsidR="00F72F4D" w:rsidRPr="00E245AE" w:rsidRDefault="00F72F4D">
      <w:pPr>
        <w:pStyle w:val="CommentText"/>
        <w:rPr>
          <w:highlight w:val="yellow"/>
        </w:rPr>
      </w:pPr>
    </w:p>
    <w:p w14:paraId="705AEAA3" w14:textId="1F47EE02" w:rsidR="00F72F4D" w:rsidRDefault="009F3326">
      <w:pPr>
        <w:pStyle w:val="CommentText"/>
      </w:pPr>
      <w:hyperlink r:id="rId3" w:history="1">
        <w:r w:rsidR="00F72F4D" w:rsidRPr="00E245AE">
          <w:rPr>
            <w:rStyle w:val="Hyperlink"/>
            <w:highlight w:val="yellow"/>
          </w:rPr>
          <w:t>https://www.sp</w:t>
        </w:r>
        <w:r w:rsidR="00F72F4D" w:rsidRPr="00E245AE">
          <w:rPr>
            <w:rStyle w:val="Hyperlink"/>
            <w:highlight w:val="yellow"/>
          </w:rPr>
          <w:t>r</w:t>
        </w:r>
        <w:r w:rsidR="00F72F4D" w:rsidRPr="00E245AE">
          <w:rPr>
            <w:rStyle w:val="Hyperlink"/>
            <w:highlight w:val="yellow"/>
          </w:rPr>
          <w:t>inger.com/gp/book/9783319616681</w:t>
        </w:r>
      </w:hyperlink>
      <w:r w:rsidR="00F72F4D" w:rsidRPr="00E245AE">
        <w:rPr>
          <w:highlight w:val="yellow"/>
        </w:rPr>
        <w:t xml:space="preserve"> --&gt; sorry I don’t have a physical copy of this one.</w:t>
      </w:r>
      <w:r w:rsidR="00F72F4D">
        <w:t xml:space="preserve"> </w:t>
      </w:r>
    </w:p>
  </w:comment>
  <w:comment w:id="6" w:author="Raquel" w:date="2020-09-14T10:53:00Z" w:initials="R">
    <w:p w14:paraId="4CA1C912" w14:textId="73643DE2" w:rsidR="00F72F4D" w:rsidRPr="00786B5E" w:rsidRDefault="00F72F4D" w:rsidP="00176CA3">
      <w:pPr>
        <w:pStyle w:val="CommentText"/>
        <w:rPr>
          <w:highlight w:val="yellow"/>
        </w:rPr>
      </w:pPr>
      <w:r>
        <w:rPr>
          <w:rStyle w:val="CommentReference"/>
        </w:rPr>
        <w:annotationRef/>
      </w:r>
      <w:r w:rsidRPr="00786B5E">
        <w:rPr>
          <w:highlight w:val="yellow"/>
        </w:rPr>
        <w:t>This is high cited relevant paper</w:t>
      </w:r>
      <w:r w:rsidR="00811D15" w:rsidRPr="00786B5E">
        <w:rPr>
          <w:highlight w:val="yellow"/>
        </w:rPr>
        <w:t xml:space="preserve"> that uses GAM models</w:t>
      </w:r>
      <w:r w:rsidRPr="00786B5E">
        <w:rPr>
          <w:highlight w:val="yellow"/>
        </w:rPr>
        <w:t>.</w:t>
      </w:r>
    </w:p>
    <w:p w14:paraId="0B147FC7" w14:textId="4967D0A1" w:rsidR="00A10EE5" w:rsidRDefault="00F72F4D" w:rsidP="00176CA3">
      <w:pPr>
        <w:pStyle w:val="CommentText"/>
      </w:pPr>
      <w:r w:rsidRPr="00786B5E">
        <w:rPr>
          <w:rFonts w:ascii="AdvOT596495f2" w:hAnsi="AdvOT596495f2" w:cs="AdvOT596495f2"/>
          <w:sz w:val="16"/>
          <w:szCs w:val="16"/>
          <w:highlight w:val="yellow"/>
          <w:lang w:val="en-CA"/>
        </w:rPr>
        <w:t xml:space="preserve">Cavin and Jump, 2017. </w:t>
      </w:r>
      <w:r w:rsidRPr="00786B5E">
        <w:rPr>
          <w:rFonts w:ascii="AdvOT596495f2" w:hAnsi="AdvOT596495f2" w:cs="AdvOT596495f2"/>
          <w:sz w:val="13"/>
          <w:szCs w:val="13"/>
          <w:highlight w:val="yellow"/>
          <w:lang w:val="en-CA"/>
        </w:rPr>
        <w:t xml:space="preserve">Highest drought sensitivity and lowest resistance to growth suppression are found in the range core of the tree </w:t>
      </w:r>
      <w:r w:rsidRPr="00786B5E">
        <w:rPr>
          <w:rFonts w:ascii="AdvOT7fb33346.I" w:hAnsi="AdvOT7fb33346.I" w:cs="AdvOT7fb33346.I"/>
          <w:sz w:val="13"/>
          <w:szCs w:val="13"/>
          <w:highlight w:val="yellow"/>
          <w:lang w:val="en-CA"/>
        </w:rPr>
        <w:t xml:space="preserve">Fagus sylvatica </w:t>
      </w:r>
      <w:r w:rsidRPr="00786B5E">
        <w:rPr>
          <w:rFonts w:ascii="AdvOT596495f2" w:hAnsi="AdvOT596495f2" w:cs="AdvOT596495f2"/>
          <w:sz w:val="13"/>
          <w:szCs w:val="13"/>
          <w:highlight w:val="yellow"/>
          <w:lang w:val="en-CA"/>
        </w:rPr>
        <w:t>L. Not the equatorial range edge. Glob. Change Biol. 23, 362</w:t>
      </w:r>
      <w:r w:rsidRPr="00786B5E">
        <w:rPr>
          <w:rFonts w:ascii="AdvOT596495f2+20" w:hAnsi="AdvOT596495f2+20" w:cs="AdvOT596495f2+20"/>
          <w:sz w:val="13"/>
          <w:szCs w:val="13"/>
          <w:highlight w:val="yellow"/>
          <w:lang w:val="en-CA"/>
        </w:rPr>
        <w:t>–</w:t>
      </w:r>
      <w:r w:rsidRPr="00786B5E">
        <w:rPr>
          <w:rFonts w:ascii="AdvOT596495f2" w:hAnsi="AdvOT596495f2" w:cs="AdvOT596495f2"/>
          <w:sz w:val="13"/>
          <w:szCs w:val="13"/>
          <w:highlight w:val="yellow"/>
          <w:lang w:val="en-CA"/>
        </w:rPr>
        <w:t xml:space="preserve">379. </w:t>
      </w:r>
      <w:hyperlink r:id="rId4" w:history="1">
        <w:r w:rsidRPr="00786B5E">
          <w:rPr>
            <w:rStyle w:val="Hyperlink"/>
            <w:rFonts w:ascii="AdvOT596495f2" w:hAnsi="AdvOT596495f2" w:cs="AdvOT596495f2"/>
            <w:sz w:val="13"/>
            <w:szCs w:val="13"/>
            <w:highlight w:val="yellow"/>
            <w:lang w:val="en-CA"/>
          </w:rPr>
          <w:t>https://doi.org/1</w:t>
        </w:r>
        <w:r w:rsidRPr="00786B5E">
          <w:rPr>
            <w:rStyle w:val="Hyperlink"/>
            <w:rFonts w:ascii="AdvOT596495f2" w:hAnsi="AdvOT596495f2" w:cs="AdvOT596495f2"/>
            <w:sz w:val="13"/>
            <w:szCs w:val="13"/>
            <w:highlight w:val="yellow"/>
            <w:lang w:val="en-CA"/>
          </w:rPr>
          <w:t>0</w:t>
        </w:r>
        <w:r w:rsidRPr="00786B5E">
          <w:rPr>
            <w:rStyle w:val="Hyperlink"/>
            <w:rFonts w:ascii="AdvOT596495f2" w:hAnsi="AdvOT596495f2" w:cs="AdvOT596495f2"/>
            <w:sz w:val="13"/>
            <w:szCs w:val="13"/>
            <w:highlight w:val="yellow"/>
            <w:lang w:val="en-CA"/>
          </w:rPr>
          <w:t>.1111/gcb.13366</w:t>
        </w:r>
      </w:hyperlink>
      <w:r w:rsidRPr="00786B5E">
        <w:rPr>
          <w:rFonts w:ascii="AdvOT596495f2" w:hAnsi="AdvOT596495f2" w:cs="AdvOT596495f2"/>
          <w:sz w:val="13"/>
          <w:szCs w:val="13"/>
          <w:highlight w:val="yellow"/>
          <w:lang w:val="en-CA"/>
        </w:rPr>
        <w:t>.</w:t>
      </w:r>
    </w:p>
  </w:comment>
  <w:comment w:id="7" w:author="Raquel" w:date="2020-09-14T10:40:00Z" w:initials="R">
    <w:p w14:paraId="63219652" w14:textId="10D1A598" w:rsidR="00F72F4D" w:rsidRDefault="00F72F4D">
      <w:pPr>
        <w:pStyle w:val="CommentText"/>
      </w:pPr>
      <w:r>
        <w:rPr>
          <w:rStyle w:val="CommentReference"/>
        </w:rPr>
        <w:annotationRef/>
      </w:r>
      <w:r w:rsidRPr="00786B5E">
        <w:rPr>
          <w:highlight w:val="yellow"/>
        </w:rPr>
        <w:t>I don’t understand this statement. Do you mean interpreted?</w:t>
      </w:r>
      <w:r>
        <w:t xml:space="preserve"> </w:t>
      </w:r>
    </w:p>
  </w:comment>
  <w:comment w:id="8" w:author="Raquel" w:date="2020-09-14T10:42:00Z" w:initials="R">
    <w:p w14:paraId="25393E53" w14:textId="6351DE92" w:rsidR="00F72F4D" w:rsidRDefault="00F72F4D">
      <w:pPr>
        <w:pStyle w:val="CommentText"/>
      </w:pPr>
      <w:r>
        <w:rPr>
          <w:rStyle w:val="CommentReference"/>
        </w:rPr>
        <w:annotationRef/>
      </w:r>
      <w:r w:rsidRPr="00786B5E">
        <w:rPr>
          <w:highlight w:val="yellow"/>
        </w:rPr>
        <w:t>Be careful, because it varies for each biome and species. In general, young trees are less sensitivity to climate conditions (Rossi et al. 2008. Attached to the email) and references inside.</w:t>
      </w:r>
      <w:r>
        <w:t xml:space="preserve"> </w:t>
      </w:r>
    </w:p>
  </w:comment>
  <w:comment w:id="9" w:author="Raquel" w:date="2020-09-14T10:41:00Z" w:initials="R">
    <w:p w14:paraId="4B5D5635" w14:textId="77777777" w:rsidR="00F72F4D" w:rsidRPr="00DD4A58" w:rsidRDefault="00F72F4D">
      <w:pPr>
        <w:pStyle w:val="CommentText"/>
        <w:rPr>
          <w:highlight w:val="yellow"/>
        </w:rPr>
      </w:pPr>
      <w:r>
        <w:rPr>
          <w:rStyle w:val="CommentReference"/>
        </w:rPr>
        <w:annotationRef/>
      </w:r>
      <w:r w:rsidRPr="00DD4A58">
        <w:rPr>
          <w:highlight w:val="yellow"/>
        </w:rPr>
        <w:t xml:space="preserve">Yes, but there are plenty of studies that use co-exiting young and old trees to disentangle the differences in climate sensitivity. I recommend to insist on the lack of studies that tackle this issue in an integrative way. </w:t>
      </w:r>
    </w:p>
    <w:p w14:paraId="68250F24" w14:textId="0F04D49D" w:rsidR="00F72F4D" w:rsidRDefault="00F72F4D">
      <w:pPr>
        <w:pStyle w:val="CommentText"/>
      </w:pPr>
      <w:proofErr w:type="spellStart"/>
      <w:r w:rsidRPr="00DD4A58">
        <w:rPr>
          <w:highlight w:val="yellow"/>
        </w:rPr>
        <w:t>Klesse</w:t>
      </w:r>
      <w:proofErr w:type="spellEnd"/>
      <w:r w:rsidRPr="00DD4A58">
        <w:rPr>
          <w:highlight w:val="yellow"/>
        </w:rPr>
        <w:t xml:space="preserve"> et al. 2020 (attached in the email)</w:t>
      </w:r>
    </w:p>
  </w:comment>
  <w:comment w:id="21" w:author="Raquel" w:date="2020-09-14T11:18:00Z" w:initials="R">
    <w:p w14:paraId="0EAEFCE8" w14:textId="19681C88" w:rsidR="00F72F4D" w:rsidRDefault="00F72F4D">
      <w:pPr>
        <w:pStyle w:val="CommentText"/>
      </w:pPr>
      <w:r>
        <w:rPr>
          <w:rStyle w:val="CommentReference"/>
        </w:rPr>
        <w:annotationRef/>
      </w:r>
      <w:r w:rsidR="00811D15" w:rsidRPr="008479C7">
        <w:rPr>
          <w:highlight w:val="yellow"/>
        </w:rPr>
        <w:t>Please i</w:t>
      </w:r>
      <w:r w:rsidRPr="008479C7">
        <w:rPr>
          <w:highlight w:val="yellow"/>
        </w:rPr>
        <w:t>ndicate if the step 1 is run at the tree-level or site level</w:t>
      </w:r>
      <w:r>
        <w:t xml:space="preserve">. Maybe I’m missing something, but this looks to me that you don’t use a unique model to identify the climate sensitivity while accounting for size effects (the stated objective of the </w:t>
      </w:r>
      <w:proofErr w:type="spellStart"/>
      <w:r>
        <w:t>m.s.</w:t>
      </w:r>
      <w:proofErr w:type="spellEnd"/>
      <w:r>
        <w:t xml:space="preserve">). Researchers tend to use similar approaches than this two-step process, but the difference is that most of them use linear approaches. </w:t>
      </w:r>
      <w:proofErr w:type="gramStart"/>
      <w:r>
        <w:t>e.g.</w:t>
      </w:r>
      <w:proofErr w:type="gramEnd"/>
      <w:r>
        <w:t xml:space="preserve"> Alfaro-Sanchez 2019. </w:t>
      </w:r>
      <w:hyperlink r:id="rId5" w:tgtFrame="_blank" w:tooltip="Persistent link using digital object identifier" w:history="1">
        <w:r>
          <w:rPr>
            <w:rStyle w:val="Hyperlink"/>
            <w:rFonts w:ascii="Arial" w:hAnsi="Arial" w:cs="Arial"/>
            <w:color w:val="0C7DBB"/>
            <w:sz w:val="21"/>
            <w:szCs w:val="21"/>
          </w:rPr>
          <w:t>https://doi.or</w:t>
        </w:r>
        <w:r>
          <w:rPr>
            <w:rStyle w:val="Hyperlink"/>
            <w:rFonts w:ascii="Arial" w:hAnsi="Arial" w:cs="Arial"/>
            <w:color w:val="0C7DBB"/>
            <w:sz w:val="21"/>
            <w:szCs w:val="21"/>
          </w:rPr>
          <w:t>g</w:t>
        </w:r>
        <w:r>
          <w:rPr>
            <w:rStyle w:val="Hyperlink"/>
            <w:rFonts w:ascii="Arial" w:hAnsi="Arial" w:cs="Arial"/>
            <w:color w:val="0C7DBB"/>
            <w:sz w:val="21"/>
            <w:szCs w:val="21"/>
          </w:rPr>
          <w:t>/10.1016/j.agrformet.2019.107630</w:t>
        </w:r>
      </w:hyperlink>
    </w:p>
    <w:p w14:paraId="44A142B5" w14:textId="2ABEC605" w:rsidR="00F72F4D" w:rsidRDefault="00F72F4D" w:rsidP="003209B8">
      <w:pPr>
        <w:pStyle w:val="CommentText"/>
      </w:pPr>
      <w:r>
        <w:t>Alfaro-Sanchez 2020.</w:t>
      </w:r>
    </w:p>
    <w:p w14:paraId="38794F81" w14:textId="14C43204" w:rsidR="00F72F4D" w:rsidRDefault="00F72F4D">
      <w:pPr>
        <w:pStyle w:val="CommentText"/>
      </w:pPr>
      <w:r>
        <w:rPr>
          <w:rFonts w:ascii="NywxxxAdvTTc488b0e6" w:hAnsi="NywxxxAdvTTc488b0e6" w:cs="NywxxxAdvTTc488b0e6"/>
          <w:sz w:val="17"/>
          <w:szCs w:val="17"/>
          <w:lang w:val="en-CA"/>
        </w:rPr>
        <w:t>https://doi.org/10.1007/s13595-020-00949-x</w:t>
      </w:r>
    </w:p>
    <w:p w14:paraId="3CB27B8C" w14:textId="02907C03" w:rsidR="00F72F4D" w:rsidRDefault="00F72F4D">
      <w:pPr>
        <w:pStyle w:val="CommentText"/>
      </w:pPr>
      <w:r>
        <w:t>I recommend to include a more specific statement about the differences of this new method with previous approaches and to remove the wor</w:t>
      </w:r>
      <w:r w:rsidR="00A10EE5">
        <w:t xml:space="preserve">d </w:t>
      </w:r>
      <w:r>
        <w:t xml:space="preserve">simultaneously from the objectives.  </w:t>
      </w:r>
    </w:p>
  </w:comment>
  <w:comment w:id="23" w:author="Raquel" w:date="2020-09-14T11:56:00Z" w:initials="R">
    <w:p w14:paraId="2E9F8D4C" w14:textId="42783B08" w:rsidR="00F72F4D" w:rsidRDefault="00F72F4D">
      <w:pPr>
        <w:pStyle w:val="CommentText"/>
      </w:pPr>
      <w:r>
        <w:rPr>
          <w:rStyle w:val="CommentReference"/>
        </w:rPr>
        <w:annotationRef/>
      </w:r>
      <w:r>
        <w:t>Which are the explanatory variables of these GAM models? So, instead of using a classical detrending method, you are using a GAM, right?  Include the formula of the model.</w:t>
      </w:r>
      <w:r w:rsidR="00811D15">
        <w:t xml:space="preserve"> You may want to check out some of </w:t>
      </w:r>
      <w:r w:rsidR="00A10EE5">
        <w:t xml:space="preserve">the </w:t>
      </w:r>
      <w:r w:rsidR="00811D15">
        <w:t>paper</w:t>
      </w:r>
      <w:r w:rsidR="00A10EE5">
        <w:t>s</w:t>
      </w:r>
      <w:r w:rsidR="00811D15">
        <w:t xml:space="preserve"> that specifically look for differences among detrending methods </w:t>
      </w:r>
      <w:proofErr w:type="gramStart"/>
      <w:r w:rsidR="00811D15">
        <w:t>e.g.</w:t>
      </w:r>
      <w:proofErr w:type="gramEnd"/>
      <w:r w:rsidR="00811D15">
        <w:t xml:space="preserve"> Sullivan 2016 (attached to the email)</w:t>
      </w:r>
    </w:p>
  </w:comment>
  <w:comment w:id="24" w:author="Raquel" w:date="2020-09-14T11:58:00Z" w:initials="R">
    <w:p w14:paraId="65351C01" w14:textId="00BCF151" w:rsidR="00F72F4D" w:rsidRDefault="00F72F4D">
      <w:pPr>
        <w:pStyle w:val="CommentText"/>
      </w:pPr>
      <w:r>
        <w:rPr>
          <w:rStyle w:val="CommentReference"/>
        </w:rPr>
        <w:annotationRef/>
      </w:r>
      <w:r w:rsidR="00916EA7">
        <w:t>Are these models</w:t>
      </w:r>
      <w:r>
        <w:t xml:space="preserve"> run by site? It is not recommended to use random effects for variables with less th</w:t>
      </w:r>
      <w:r w:rsidR="00916EA7">
        <w:t xml:space="preserve">an five levels, here </w:t>
      </w:r>
      <w:r>
        <w:t>species in all the sites but two. This could be really problematic during the review process. I recommend to run these analyses at the species level.</w:t>
      </w:r>
    </w:p>
  </w:comment>
  <w:comment w:id="25" w:author="Raquel" w:date="2020-09-14T14:43:00Z" w:initials="R">
    <w:p w14:paraId="6C325252" w14:textId="2E96EC8D" w:rsidR="00385520" w:rsidRDefault="00385520">
      <w:pPr>
        <w:pStyle w:val="CommentText"/>
      </w:pPr>
      <w:r>
        <w:rPr>
          <w:rStyle w:val="CommentReference"/>
        </w:rPr>
        <w:annotationRef/>
      </w:r>
      <w:r>
        <w:t>This is really interesting. Rapid changes in climate are very common and we lack a clear methodology about how to deal with it. I’m working now with Jenn and Ana</w:t>
      </w:r>
      <w:r w:rsidR="00A10EE5">
        <w:t>,</w:t>
      </w:r>
      <w:r>
        <w:t xml:space="preserve"> and I’ll hav</w:t>
      </w:r>
      <w:r w:rsidR="00EC4FB6">
        <w:t xml:space="preserve">e to deal with these issues in the near future. So, new insights on this topic will be really relevant for the </w:t>
      </w:r>
      <w:proofErr w:type="spellStart"/>
      <w:r w:rsidR="00EC4FB6">
        <w:t>dendro</w:t>
      </w:r>
      <w:proofErr w:type="spellEnd"/>
      <w:r w:rsidR="00EC4FB6">
        <w:t xml:space="preserve"> community. </w:t>
      </w:r>
    </w:p>
  </w:comment>
  <w:comment w:id="26" w:author="Raquel" w:date="2020-09-14T14:44:00Z" w:initials="R">
    <w:p w14:paraId="25854345" w14:textId="1330A30B" w:rsidR="00385520" w:rsidRDefault="00385520">
      <w:pPr>
        <w:pStyle w:val="CommentText"/>
      </w:pPr>
      <w:r>
        <w:rPr>
          <w:rStyle w:val="CommentReference"/>
        </w:rPr>
        <w:annotationRef/>
      </w:r>
      <w:r>
        <w:t>Apart from this, I recommend to run the analyses in different time windows</w:t>
      </w:r>
      <w:r w:rsidR="00A10EE5">
        <w:t xml:space="preserve"> (before and after the rapid changes in climate)</w:t>
      </w:r>
      <w:r>
        <w:t xml:space="preserve">. Select the most important climatic variables for each of </w:t>
      </w:r>
      <w:r w:rsidR="00A10EE5">
        <w:t>the periods and if they differ</w:t>
      </w:r>
      <w:r w:rsidR="00EC4FB6">
        <w:t>,</w:t>
      </w:r>
      <w:r>
        <w:t xml:space="preserve"> include both of them in the GLS models. </w:t>
      </w:r>
      <w:r w:rsidR="00A10EE5">
        <w:t>I recommend to also</w:t>
      </w:r>
      <w:r>
        <w:t xml:space="preserve"> include </w:t>
      </w:r>
      <w:r w:rsidR="00EC4FB6">
        <w:t xml:space="preserve">in the GLS models </w:t>
      </w:r>
      <w:r>
        <w:t xml:space="preserve">an interaction between calendar year and all the climate variables considered. </w:t>
      </w:r>
    </w:p>
    <w:p w14:paraId="3539EA78" w14:textId="791CF909" w:rsidR="00385520" w:rsidRDefault="00385520">
      <w:pPr>
        <w:pStyle w:val="CommentText"/>
      </w:pPr>
      <w:r>
        <w:rPr>
          <w:rStyle w:val="VerbatimChar"/>
        </w:rPr>
        <w:t xml:space="preserve">residual ~ [climate]*Year + (1 | </w:t>
      </w:r>
      <w:proofErr w:type="spellStart"/>
      <w:r>
        <w:rPr>
          <w:rStyle w:val="VerbatimChar"/>
        </w:rPr>
        <w:t>treeID</w:t>
      </w:r>
      <w:proofErr w:type="spellEnd"/>
      <w:r>
        <w:rPr>
          <w:rStyle w:val="VerbatimChar"/>
        </w:rPr>
        <w:t>)</w:t>
      </w:r>
      <w:r>
        <w:t xml:space="preserve">. </w:t>
      </w:r>
      <w:r>
        <w:rPr>
          <w:rStyle w:val="CommentReference"/>
        </w:rPr>
        <w:annotationRef/>
      </w:r>
    </w:p>
    <w:p w14:paraId="5B18E1E9" w14:textId="4D79FA1C" w:rsidR="00385520" w:rsidRDefault="00385520">
      <w:pPr>
        <w:pStyle w:val="CommentText"/>
      </w:pPr>
      <w:r>
        <w:t xml:space="preserve">In places with stationary climate </w:t>
      </w:r>
      <w:proofErr w:type="gramStart"/>
      <w:r>
        <w:t>conditions</w:t>
      </w:r>
      <w:proofErr w:type="gramEnd"/>
      <w:r>
        <w:t xml:space="preserve"> you can expect that this interaction </w:t>
      </w:r>
      <w:r w:rsidR="00EC4FB6">
        <w:t>could result</w:t>
      </w:r>
      <w:r>
        <w:t xml:space="preserve"> no significant, but for SC you will probably have a significant result.</w:t>
      </w:r>
    </w:p>
  </w:comment>
  <w:comment w:id="27" w:author="Raquel" w:date="2020-09-14T12:16:00Z" w:initials="R">
    <w:p w14:paraId="160788B0" w14:textId="33E7D6CD" w:rsidR="00F72F4D" w:rsidRDefault="00F72F4D">
      <w:pPr>
        <w:pStyle w:val="CommentText"/>
      </w:pPr>
      <w:r>
        <w:rPr>
          <w:rStyle w:val="CommentReference"/>
        </w:rPr>
        <w:annotationRef/>
      </w:r>
      <w:r>
        <w:t>Include the formula of the model</w:t>
      </w:r>
    </w:p>
  </w:comment>
  <w:comment w:id="29" w:author="Raquel" w:date="2020-09-14T12:23:00Z" w:initials="R">
    <w:p w14:paraId="4AE3755A" w14:textId="07336618" w:rsidR="00F72F4D" w:rsidRDefault="00F72F4D">
      <w:pPr>
        <w:pStyle w:val="CommentText"/>
      </w:pPr>
      <w:r>
        <w:rPr>
          <w:rStyle w:val="CommentReference"/>
        </w:rPr>
        <w:annotationRef/>
      </w:r>
      <w:r>
        <w:t xml:space="preserve">This is really good and novel. </w:t>
      </w:r>
    </w:p>
    <w:p w14:paraId="0D97C843" w14:textId="6B50B24E" w:rsidR="00F72F4D" w:rsidRDefault="00F72F4D">
      <w:pPr>
        <w:pStyle w:val="CommentText"/>
      </w:pPr>
      <w:r>
        <w:t>Have you tested if this method offers similar results than the classical bootstrapping Pearson correlations method (</w:t>
      </w:r>
      <w:r>
        <w:rPr>
          <w:rFonts w:ascii="AdvOT596495f2" w:hAnsi="AdvOT596495f2" w:cs="AdvOT596495f2"/>
          <w:sz w:val="16"/>
          <w:szCs w:val="16"/>
          <w:lang w:val="en-CA"/>
        </w:rPr>
        <w:t xml:space="preserve">R package </w:t>
      </w:r>
      <w:r>
        <w:rPr>
          <w:rFonts w:ascii="AdvOT596495f2+20" w:hAnsi="AdvOT596495f2+20" w:cs="AdvOT596495f2+20"/>
          <w:sz w:val="16"/>
          <w:szCs w:val="16"/>
          <w:lang w:val="en-CA"/>
        </w:rPr>
        <w:t>‘</w:t>
      </w:r>
      <w:proofErr w:type="spellStart"/>
      <w:r>
        <w:rPr>
          <w:rFonts w:ascii="AdvOT596495f2" w:hAnsi="AdvOT596495f2" w:cs="AdvOT596495f2"/>
          <w:sz w:val="16"/>
          <w:szCs w:val="16"/>
          <w:lang w:val="en-CA"/>
        </w:rPr>
        <w:t>treeclim</w:t>
      </w:r>
      <w:proofErr w:type="spellEnd"/>
      <w:r>
        <w:rPr>
          <w:rFonts w:ascii="AdvOT596495f2+20" w:hAnsi="AdvOT596495f2+20" w:cs="AdvOT596495f2+20"/>
          <w:sz w:val="16"/>
          <w:szCs w:val="16"/>
          <w:lang w:val="en-CA"/>
        </w:rPr>
        <w:t xml:space="preserve">’ </w:t>
      </w:r>
      <w:r>
        <w:rPr>
          <w:rFonts w:ascii="AdvOT596495f2" w:hAnsi="AdvOT596495f2" w:cs="AdvOT596495f2"/>
          <w:sz w:val="16"/>
          <w:szCs w:val="16"/>
          <w:lang w:val="en-CA"/>
        </w:rPr>
        <w:t>(Zang and Biondi, 2015)</w:t>
      </w:r>
      <w:r w:rsidR="00A10EE5">
        <w:t>? I normally use</w:t>
      </w:r>
      <w:r>
        <w:t xml:space="preserve"> that package to select the variable</w:t>
      </w:r>
      <w:r w:rsidR="00916EA7">
        <w:t>s</w:t>
      </w:r>
      <w:r>
        <w:t xml:space="preserve"> that </w:t>
      </w:r>
      <w:r w:rsidR="00916EA7">
        <w:t>are</w:t>
      </w:r>
      <w:r>
        <w:t xml:space="preserve"> more represent</w:t>
      </w:r>
      <w:r w:rsidR="00A10EE5">
        <w:t>ative of my sites, and then use</w:t>
      </w:r>
      <w:r>
        <w:t xml:space="preserve"> that variable as an explanatory variable in a LMEMs using splines to account for the non-linearity </w:t>
      </w:r>
      <w:r w:rsidR="00916EA7">
        <w:t xml:space="preserve">nature </w:t>
      </w:r>
      <w:r>
        <w:t>of BAI. It will be very informative to inform about the discrepancies that you encounter between the classic methods and the one you are presen</w:t>
      </w:r>
      <w:r w:rsidR="00916EA7">
        <w:t xml:space="preserve">ting here. I see in </w:t>
      </w:r>
      <w:r>
        <w:t xml:space="preserve">Fig 2a that you have </w:t>
      </w:r>
      <w:r w:rsidR="00916EA7">
        <w:t>compared the two approaches</w:t>
      </w:r>
      <w:r>
        <w:t>, but when you run Pearson correl</w:t>
      </w:r>
      <w:r w:rsidR="00A10EE5">
        <w:t>ations and</w:t>
      </w:r>
      <w:r>
        <w:t xml:space="preserve"> find several months in a row </w:t>
      </w:r>
      <w:r w:rsidR="00A10EE5">
        <w:t xml:space="preserve">with </w:t>
      </w:r>
      <w:r>
        <w:t>significant association</w:t>
      </w:r>
      <w:r w:rsidR="00916EA7">
        <w:t>s</w:t>
      </w:r>
      <w:r>
        <w:t xml:space="preserve">, you also test the correlation for the average months, i.e., I would have </w:t>
      </w:r>
      <w:r w:rsidR="00A10EE5">
        <w:t>run</w:t>
      </w:r>
      <w:r>
        <w:t xml:space="preserve"> for the first species </w:t>
      </w:r>
      <w:r w:rsidR="00916EA7">
        <w:t xml:space="preserve">of Fig2a </w:t>
      </w:r>
      <w:r>
        <w:t>(</w:t>
      </w:r>
      <w:proofErr w:type="spellStart"/>
      <w:r>
        <w:t>quve</w:t>
      </w:r>
      <w:proofErr w:type="spellEnd"/>
      <w:r>
        <w:t xml:space="preserve">), the climate-growth correlations for May-June, May-July and May-August, and then </w:t>
      </w:r>
      <w:r w:rsidR="00916EA7">
        <w:t xml:space="preserve">selected the one that showed the highest correlation, so </w:t>
      </w:r>
      <w:r>
        <w:t xml:space="preserve">I would have </w:t>
      </w:r>
      <w:r w:rsidR="00916EA7">
        <w:t xml:space="preserve">probably </w:t>
      </w:r>
      <w:r>
        <w:t xml:space="preserve">obtained similar results than with climwin. The next test that it will be interesting to </w:t>
      </w:r>
      <w:r w:rsidR="00A10EE5">
        <w:t>try</w:t>
      </w:r>
      <w:r>
        <w:t xml:space="preserve"> </w:t>
      </w:r>
      <w:r w:rsidR="00916EA7">
        <w:t xml:space="preserve">is </w:t>
      </w:r>
      <w:r>
        <w:t xml:space="preserve">if there is any difference for the final GLS models, when you use the best climate driver according to Pearson correlations, compared to using the best climate driver obtained with </w:t>
      </w:r>
      <w:proofErr w:type="spellStart"/>
      <w:r>
        <w:t>climwim</w:t>
      </w:r>
      <w:proofErr w:type="spellEnd"/>
      <w:r>
        <w:t xml:space="preserve">.  In other words, Do the growth trends change when using as explanatory climatic variable </w:t>
      </w:r>
      <w:proofErr w:type="spellStart"/>
      <w:r>
        <w:t>Prec</w:t>
      </w:r>
      <w:proofErr w:type="spellEnd"/>
      <w:r>
        <w:t xml:space="preserve"> of August instead of </w:t>
      </w:r>
      <w:proofErr w:type="spellStart"/>
      <w:r>
        <w:t>Prec</w:t>
      </w:r>
      <w:proofErr w:type="spellEnd"/>
      <w:r>
        <w:t xml:space="preserve"> of June-August (for the example of </w:t>
      </w:r>
      <w:proofErr w:type="spellStart"/>
      <w:r>
        <w:t>quve</w:t>
      </w:r>
      <w:proofErr w:type="spellEnd"/>
      <w:r>
        <w:t xml:space="preserve">)? If that </w:t>
      </w:r>
      <w:r w:rsidR="00916EA7">
        <w:t xml:space="preserve">is </w:t>
      </w:r>
      <w:r>
        <w:t xml:space="preserve">the case, including the percentage of the divergence between the two methods will be great. </w:t>
      </w:r>
    </w:p>
  </w:comment>
  <w:comment w:id="31" w:author="Raquel" w:date="2020-09-14T13:31:00Z" w:initials="R">
    <w:p w14:paraId="243FCD9A" w14:textId="3482C5A3" w:rsidR="007A2FB0" w:rsidRDefault="007A2FB0">
      <w:pPr>
        <w:pStyle w:val="CommentText"/>
      </w:pPr>
      <w:r>
        <w:rPr>
          <w:rStyle w:val="CommentReference"/>
        </w:rPr>
        <w:annotationRef/>
      </w:r>
      <w:r>
        <w:t xml:space="preserve">Did you check for collinearity issues for the selected climate variables included in the models? Most of the times </w:t>
      </w:r>
      <w:proofErr w:type="spellStart"/>
      <w:r>
        <w:t>Prec</w:t>
      </w:r>
      <w:proofErr w:type="spellEnd"/>
      <w:r>
        <w:t xml:space="preserve"> and </w:t>
      </w:r>
      <w:proofErr w:type="spellStart"/>
      <w:r>
        <w:t>tem</w:t>
      </w:r>
      <w:proofErr w:type="spellEnd"/>
      <w:r>
        <w:t xml:space="preserve"> are highly correlated, but not in all regions</w:t>
      </w:r>
      <w:r w:rsidR="00916EA7">
        <w:t>, so it needs to be checked specifically for each site</w:t>
      </w:r>
      <w:r>
        <w:t xml:space="preserve">. </w:t>
      </w:r>
    </w:p>
  </w:comment>
  <w:comment w:id="32" w:author="Raquel" w:date="2020-09-14T13:36:00Z" w:initials="R">
    <w:p w14:paraId="46328E06" w14:textId="42A462DF" w:rsidR="00C9462F" w:rsidRDefault="00C9462F">
      <w:pPr>
        <w:pStyle w:val="CommentText"/>
      </w:pPr>
      <w:r>
        <w:rPr>
          <w:rStyle w:val="CommentReference"/>
        </w:rPr>
        <w:annotationRef/>
      </w:r>
      <w:r>
        <w:t>What is the y axis?</w:t>
      </w:r>
    </w:p>
  </w:comment>
  <w:comment w:id="33" w:author="Raquel" w:date="2020-09-14T13:43:00Z" w:initials="R">
    <w:p w14:paraId="4F3500F0" w14:textId="0F2455B3" w:rsidR="00C9462F" w:rsidRDefault="00C9462F">
      <w:pPr>
        <w:pStyle w:val="CommentText"/>
      </w:pPr>
      <w:r>
        <w:rPr>
          <w:rStyle w:val="CommentReference"/>
        </w:rPr>
        <w:annotationRef/>
      </w:r>
      <w:r>
        <w:t>Are you using the same DBH for all the years</w:t>
      </w:r>
      <w:r w:rsidR="00A10EE5">
        <w:t xml:space="preserve"> (time series)</w:t>
      </w:r>
      <w:r>
        <w:t xml:space="preserve">, or cumulative growth? I recommend the second one, so you can take into account the variation of the interaction over time. </w:t>
      </w:r>
    </w:p>
  </w:comment>
  <w:comment w:id="35" w:author="Raquel" w:date="2020-09-14T13:44:00Z" w:initials="R">
    <w:p w14:paraId="09C241AF" w14:textId="18D1AEAF" w:rsidR="00C9462F" w:rsidRDefault="00C9462F">
      <w:pPr>
        <w:pStyle w:val="CommentText"/>
      </w:pPr>
      <w:r>
        <w:rPr>
          <w:rStyle w:val="CommentReference"/>
        </w:rPr>
        <w:annotationRef/>
      </w:r>
      <w:r>
        <w:t xml:space="preserve">As I mentioned before, I don’t think this a </w:t>
      </w:r>
      <w:r w:rsidR="00916EA7">
        <w:t>simultaneous</w:t>
      </w:r>
      <w:r>
        <w:t xml:space="preserve"> consideration but a two-step process. </w:t>
      </w:r>
    </w:p>
  </w:comment>
  <w:comment w:id="38" w:author="Raquel" w:date="2020-09-14T13:56:00Z" w:initials="R">
    <w:p w14:paraId="0A4DE21C" w14:textId="3B54CDE6" w:rsidR="00125BDE" w:rsidRDefault="00125BDE">
      <w:pPr>
        <w:pStyle w:val="CommentText"/>
      </w:pPr>
      <w:r>
        <w:rPr>
          <w:rStyle w:val="CommentReference"/>
        </w:rPr>
        <w:annotationRef/>
      </w:r>
      <w:r>
        <w:t>But you normally detrend the data to determine what climatic variables are the most important drivers of growth, and not for studying the growth trends.</w:t>
      </w:r>
    </w:p>
  </w:comment>
  <w:comment w:id="39" w:author="Raquel" w:date="2020-09-14T13:59:00Z" w:initials="R">
    <w:p w14:paraId="3F6BB1F8" w14:textId="6E635395" w:rsidR="00125BDE" w:rsidRDefault="00125BDE">
      <w:pPr>
        <w:pStyle w:val="CommentText"/>
      </w:pPr>
      <w:r>
        <w:rPr>
          <w:rStyle w:val="CommentReference"/>
        </w:rPr>
        <w:annotationRef/>
      </w:r>
      <w:r>
        <w:t xml:space="preserve">Same comments as in the introduction. </w:t>
      </w:r>
    </w:p>
  </w:comment>
  <w:comment w:id="40" w:author="Raquel" w:date="2020-09-14T14:01:00Z" w:initials="R">
    <w:p w14:paraId="6F99A408" w14:textId="77777777" w:rsidR="003F31E3" w:rsidRDefault="00125BDE">
      <w:pPr>
        <w:pStyle w:val="CommentText"/>
      </w:pPr>
      <w:r>
        <w:rPr>
          <w:rStyle w:val="CommentReference"/>
        </w:rPr>
        <w:annotationRef/>
      </w:r>
      <w:r>
        <w:t xml:space="preserve">To accomplish this, more tree-ring studies including all range of sizes </w:t>
      </w:r>
      <w:r w:rsidR="00073E96">
        <w:t xml:space="preserve">of the stands </w:t>
      </w:r>
      <w:r>
        <w:t xml:space="preserve">are required, i.e., </w:t>
      </w:r>
      <w:r w:rsidR="00073E96">
        <w:t>exhaustive sampling of plots</w:t>
      </w:r>
      <w:r>
        <w:t xml:space="preserve"> (</w:t>
      </w:r>
      <w:proofErr w:type="gramStart"/>
      <w:r w:rsidR="00073E96">
        <w:t>e.g.</w:t>
      </w:r>
      <w:proofErr w:type="gramEnd"/>
      <w:r w:rsidR="00073E96">
        <w:t xml:space="preserve"> Sanchez-Salguero 2015, </w:t>
      </w:r>
      <w:r>
        <w:t xml:space="preserve">Alfaro-Sanchez et al. 2020). </w:t>
      </w:r>
      <w:r w:rsidR="00073E96">
        <w:t xml:space="preserve">There are a lot, but I know these two because I’m </w:t>
      </w:r>
      <w:r w:rsidR="00916EA7">
        <w:t>author</w:t>
      </w:r>
      <w:r w:rsidR="00073E96">
        <w:t xml:space="preserve">. </w:t>
      </w:r>
    </w:p>
    <w:p w14:paraId="094791F6" w14:textId="1F1123DD" w:rsidR="00125BDE" w:rsidRDefault="00073E96">
      <w:pPr>
        <w:pStyle w:val="CommentText"/>
      </w:pPr>
      <w:r>
        <w:t xml:space="preserve">You should include a paragraph highlighting the importance of the sampling design for tree-ring studies as mentioned </w:t>
      </w:r>
      <w:r w:rsidR="00916EA7">
        <w:t xml:space="preserve">by </w:t>
      </w:r>
      <w:r>
        <w:t xml:space="preserve">Paolo Cherubini. </w:t>
      </w:r>
    </w:p>
    <w:p w14:paraId="25E917D9" w14:textId="77777777" w:rsidR="00125BDE" w:rsidRDefault="00125BDE">
      <w:pPr>
        <w:pStyle w:val="CommentText"/>
      </w:pPr>
    </w:p>
    <w:p w14:paraId="4F408D14" w14:textId="77777777" w:rsidR="00073E96" w:rsidRDefault="00073E96" w:rsidP="00073E96">
      <w:pPr>
        <w:autoSpaceDE w:val="0"/>
        <w:autoSpaceDN w:val="0"/>
        <w:adjustRightInd w:val="0"/>
        <w:spacing w:after="0"/>
        <w:rPr>
          <w:rFonts w:ascii="AdvGulliv-R" w:hAnsi="AdvGulliv-R" w:cs="AdvGulliv-R"/>
          <w:sz w:val="27"/>
          <w:szCs w:val="27"/>
          <w:lang w:val="en-CA"/>
        </w:rPr>
      </w:pPr>
      <w:r>
        <w:t xml:space="preserve">Sanchez-Salguero 2015, </w:t>
      </w:r>
      <w:r>
        <w:rPr>
          <w:rFonts w:ascii="AdvGulliv-R" w:hAnsi="AdvGulliv-R" w:cs="AdvGulliv-R"/>
          <w:sz w:val="27"/>
          <w:szCs w:val="27"/>
          <w:lang w:val="en-CA"/>
        </w:rPr>
        <w:t>Disentangling the effects of competition and climate on individual tree</w:t>
      </w:r>
    </w:p>
    <w:p w14:paraId="738A5CC2" w14:textId="3CD3EB0B" w:rsidR="00125BDE" w:rsidRDefault="00073E96" w:rsidP="00073E96">
      <w:pPr>
        <w:pStyle w:val="CommentText"/>
      </w:pPr>
      <w:r>
        <w:rPr>
          <w:rFonts w:ascii="AdvGulliv-R" w:hAnsi="AdvGulliv-R" w:cs="AdvGulliv-R"/>
          <w:sz w:val="27"/>
          <w:szCs w:val="27"/>
          <w:lang w:val="en-CA"/>
        </w:rPr>
        <w:t xml:space="preserve">growth: A retrospective and dynamic approach in </w:t>
      </w:r>
      <w:proofErr w:type="gramStart"/>
      <w:r>
        <w:rPr>
          <w:rFonts w:ascii="AdvGulliv-R" w:hAnsi="AdvGulliv-R" w:cs="AdvGulliv-R"/>
          <w:sz w:val="27"/>
          <w:szCs w:val="27"/>
          <w:lang w:val="en-CA"/>
        </w:rPr>
        <w:t>Scots</w:t>
      </w:r>
      <w:proofErr w:type="gramEnd"/>
      <w:r>
        <w:rPr>
          <w:rFonts w:ascii="AdvGulliv-R" w:hAnsi="AdvGulliv-R" w:cs="AdvGulliv-R"/>
          <w:sz w:val="27"/>
          <w:szCs w:val="27"/>
          <w:lang w:val="en-CA"/>
        </w:rPr>
        <w:t xml:space="preserve"> pine. </w:t>
      </w:r>
      <w:r w:rsidR="00125BDE">
        <w:rPr>
          <w:rFonts w:ascii="AdvGulliv-R" w:hAnsi="AdvGulliv-R" w:cs="AdvGulliv-R"/>
          <w:color w:val="0080AE"/>
          <w:sz w:val="13"/>
          <w:szCs w:val="13"/>
          <w:lang w:val="en-CA"/>
        </w:rPr>
        <w:t>Forest Ecology and Management 358 (2015) 12–25</w:t>
      </w:r>
    </w:p>
  </w:comment>
  <w:comment w:id="41" w:author="Raquel" w:date="2020-09-14T14:22:00Z" w:initials="R">
    <w:p w14:paraId="6DC5FDEB" w14:textId="4143D12C" w:rsidR="00916EA7" w:rsidRDefault="00916EA7">
      <w:pPr>
        <w:pStyle w:val="CommentText"/>
      </w:pPr>
      <w:r>
        <w:rPr>
          <w:rStyle w:val="CommentReference"/>
        </w:rPr>
        <w:annotationRef/>
      </w:r>
      <w:r>
        <w:t xml:space="preserve">you really need to detrend growth (get rid of the DBH effect) for climate reconstructions. There are specific detrending methods such as the Regional Curve size that to some extent take into account the DBH during the detrending process, but there is a lot of controversy with this method. </w:t>
      </w:r>
      <w:r w:rsidR="00275B9A">
        <w:t>I probably avoid to mention the topic of climate reconstruction</w:t>
      </w:r>
      <w:r>
        <w:t xml:space="preserve"> </w:t>
      </w:r>
      <w:r w:rsidR="00275B9A">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42FD8B" w15:done="0"/>
  <w15:commentEx w15:paraId="542BB12F" w15:done="0"/>
  <w15:commentEx w15:paraId="705AEAA3" w15:done="0"/>
  <w15:commentEx w15:paraId="0B147FC7" w15:done="0"/>
  <w15:commentEx w15:paraId="63219652" w15:done="0"/>
  <w15:commentEx w15:paraId="25393E53" w15:done="0"/>
  <w15:commentEx w15:paraId="68250F24" w15:done="0"/>
  <w15:commentEx w15:paraId="3CB27B8C" w15:done="0"/>
  <w15:commentEx w15:paraId="2E9F8D4C" w15:done="0"/>
  <w15:commentEx w15:paraId="65351C01" w15:done="0"/>
  <w15:commentEx w15:paraId="6C325252" w15:done="0"/>
  <w15:commentEx w15:paraId="5B18E1E9" w15:done="0"/>
  <w15:commentEx w15:paraId="160788B0" w15:done="0"/>
  <w15:commentEx w15:paraId="0D97C843" w15:done="0"/>
  <w15:commentEx w15:paraId="243FCD9A" w15:done="0"/>
  <w15:commentEx w15:paraId="46328E06" w15:done="0"/>
  <w15:commentEx w15:paraId="4F3500F0" w15:done="0"/>
  <w15:commentEx w15:paraId="09C241AF" w15:done="0"/>
  <w15:commentEx w15:paraId="0A4DE21C" w15:done="0"/>
  <w15:commentEx w15:paraId="3F6BB1F8" w15:done="0"/>
  <w15:commentEx w15:paraId="738A5CC2" w15:done="0"/>
  <w15:commentEx w15:paraId="6DC5FD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42FD8B" w16cid:durableId="2395F421"/>
  <w16cid:commentId w16cid:paraId="542BB12F" w16cid:durableId="2395F422"/>
  <w16cid:commentId w16cid:paraId="705AEAA3" w16cid:durableId="2395F423"/>
  <w16cid:commentId w16cid:paraId="0B147FC7" w16cid:durableId="2395F424"/>
  <w16cid:commentId w16cid:paraId="63219652" w16cid:durableId="2395F425"/>
  <w16cid:commentId w16cid:paraId="25393E53" w16cid:durableId="2395F426"/>
  <w16cid:commentId w16cid:paraId="68250F24" w16cid:durableId="2395F427"/>
  <w16cid:commentId w16cid:paraId="3CB27B8C" w16cid:durableId="2395F428"/>
  <w16cid:commentId w16cid:paraId="2E9F8D4C" w16cid:durableId="2395F429"/>
  <w16cid:commentId w16cid:paraId="65351C01" w16cid:durableId="2395F42A"/>
  <w16cid:commentId w16cid:paraId="6C325252" w16cid:durableId="2395F42B"/>
  <w16cid:commentId w16cid:paraId="5B18E1E9" w16cid:durableId="2395F42C"/>
  <w16cid:commentId w16cid:paraId="160788B0" w16cid:durableId="2395F42D"/>
  <w16cid:commentId w16cid:paraId="0D97C843" w16cid:durableId="2395F42E"/>
  <w16cid:commentId w16cid:paraId="243FCD9A" w16cid:durableId="2395F42F"/>
  <w16cid:commentId w16cid:paraId="46328E06" w16cid:durableId="2395F430"/>
  <w16cid:commentId w16cid:paraId="4F3500F0" w16cid:durableId="2395F431"/>
  <w16cid:commentId w16cid:paraId="09C241AF" w16cid:durableId="2395F432"/>
  <w16cid:commentId w16cid:paraId="0A4DE21C" w16cid:durableId="2395F433"/>
  <w16cid:commentId w16cid:paraId="3F6BB1F8" w16cid:durableId="2395F434"/>
  <w16cid:commentId w16cid:paraId="738A5CC2" w16cid:durableId="2395F435"/>
  <w16cid:commentId w16cid:paraId="6DC5FDEB" w16cid:durableId="2395F4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19AD6" w14:textId="77777777" w:rsidR="009F3326" w:rsidRDefault="009F3326">
      <w:pPr>
        <w:spacing w:after="0"/>
      </w:pPr>
      <w:r>
        <w:separator/>
      </w:r>
    </w:p>
  </w:endnote>
  <w:endnote w:type="continuationSeparator" w:id="0">
    <w:p w14:paraId="67300308" w14:textId="77777777" w:rsidR="009F3326" w:rsidRDefault="009F33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dvOT596495f2">
    <w:altName w:val="Cambria"/>
    <w:panose1 w:val="020B0604020202020204"/>
    <w:charset w:val="00"/>
    <w:family w:val="roman"/>
    <w:notTrueType/>
    <w:pitch w:val="default"/>
    <w:sig w:usb0="00000003" w:usb1="00000000" w:usb2="00000000" w:usb3="00000000" w:csb0="00000001" w:csb1="00000000"/>
  </w:font>
  <w:font w:name="AdvOT7fb33346.I">
    <w:altName w:val="Cambria"/>
    <w:panose1 w:val="020B0604020202020204"/>
    <w:charset w:val="00"/>
    <w:family w:val="roman"/>
    <w:notTrueType/>
    <w:pitch w:val="default"/>
    <w:sig w:usb0="00000003" w:usb1="00000000" w:usb2="00000000" w:usb3="00000000" w:csb0="00000001" w:csb1="00000000"/>
  </w:font>
  <w:font w:name="AdvOT596495f2+20">
    <w:altName w:val="Calibri"/>
    <w:panose1 w:val="020B0604020202020204"/>
    <w:charset w:val="00"/>
    <w:family w:val="swiss"/>
    <w:notTrueType/>
    <w:pitch w:val="default"/>
    <w:sig w:usb0="00000003" w:usb1="00000000" w:usb2="00000000" w:usb3="00000000" w:csb0="00000001" w:csb1="00000000"/>
  </w:font>
  <w:font w:name="NywxxxAdvTTc488b0e6">
    <w:altName w:val="Calibri"/>
    <w:panose1 w:val="020B0604020202020204"/>
    <w:charset w:val="00"/>
    <w:family w:val="swiss"/>
    <w:notTrueType/>
    <w:pitch w:val="default"/>
    <w:sig w:usb0="00000003" w:usb1="00000000" w:usb2="00000000" w:usb3="00000000" w:csb0="00000001" w:csb1="00000000"/>
  </w:font>
  <w:font w:name="AdvGulliv-R">
    <w:altName w:val="Cambria"/>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94E96" w14:textId="77777777" w:rsidR="009F3326" w:rsidRDefault="009F3326">
      <w:r>
        <w:separator/>
      </w:r>
    </w:p>
  </w:footnote>
  <w:footnote w:type="continuationSeparator" w:id="0">
    <w:p w14:paraId="7E865FF4" w14:textId="77777777" w:rsidR="009F3326" w:rsidRDefault="009F33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A6606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1B02F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12547B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AD2250E"/>
    <w:multiLevelType w:val="multilevel"/>
    <w:tmpl w:val="63EC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quel">
    <w15:presenceInfo w15:providerId="None" w15:userId="Raquel"/>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73E96"/>
    <w:rsid w:val="00125BDE"/>
    <w:rsid w:val="00176CA3"/>
    <w:rsid w:val="00233462"/>
    <w:rsid w:val="00251D16"/>
    <w:rsid w:val="00275B9A"/>
    <w:rsid w:val="00294370"/>
    <w:rsid w:val="002C101B"/>
    <w:rsid w:val="003209B8"/>
    <w:rsid w:val="00385520"/>
    <w:rsid w:val="003D2F78"/>
    <w:rsid w:val="003F31E3"/>
    <w:rsid w:val="004E29B3"/>
    <w:rsid w:val="004E7DBC"/>
    <w:rsid w:val="00590D07"/>
    <w:rsid w:val="005D7DD2"/>
    <w:rsid w:val="005F7C8D"/>
    <w:rsid w:val="0069169B"/>
    <w:rsid w:val="006C373C"/>
    <w:rsid w:val="007219D4"/>
    <w:rsid w:val="00784D58"/>
    <w:rsid w:val="00786B5E"/>
    <w:rsid w:val="007A2FB0"/>
    <w:rsid w:val="00811D15"/>
    <w:rsid w:val="008479C7"/>
    <w:rsid w:val="00861CA6"/>
    <w:rsid w:val="0089545E"/>
    <w:rsid w:val="008C2DF0"/>
    <w:rsid w:val="008D6863"/>
    <w:rsid w:val="008F4128"/>
    <w:rsid w:val="00916EA7"/>
    <w:rsid w:val="009F3326"/>
    <w:rsid w:val="00A10EE5"/>
    <w:rsid w:val="00A62EA6"/>
    <w:rsid w:val="00AD2943"/>
    <w:rsid w:val="00B47F82"/>
    <w:rsid w:val="00B665A5"/>
    <w:rsid w:val="00B86B75"/>
    <w:rsid w:val="00B9113A"/>
    <w:rsid w:val="00BC48D5"/>
    <w:rsid w:val="00C14293"/>
    <w:rsid w:val="00C36279"/>
    <w:rsid w:val="00C77F92"/>
    <w:rsid w:val="00C9462F"/>
    <w:rsid w:val="00CC1050"/>
    <w:rsid w:val="00D167B2"/>
    <w:rsid w:val="00DD4A58"/>
    <w:rsid w:val="00E01426"/>
    <w:rsid w:val="00E245AE"/>
    <w:rsid w:val="00E315A3"/>
    <w:rsid w:val="00E96C56"/>
    <w:rsid w:val="00EC4FB6"/>
    <w:rsid w:val="00EE3822"/>
    <w:rsid w:val="00F4735E"/>
    <w:rsid w:val="00F72F4D"/>
    <w:rsid w:val="00F8733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FD922"/>
  <w15:docId w15:val="{3F4B8EFA-84CF-4AC9-9600-31DF02626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AD2943"/>
    <w:rPr>
      <w:sz w:val="16"/>
      <w:szCs w:val="16"/>
    </w:rPr>
  </w:style>
  <w:style w:type="paragraph" w:styleId="CommentText">
    <w:name w:val="annotation text"/>
    <w:basedOn w:val="Normal"/>
    <w:link w:val="CommentTextChar"/>
    <w:unhideWhenUsed/>
    <w:rsid w:val="00AD2943"/>
    <w:rPr>
      <w:sz w:val="20"/>
      <w:szCs w:val="20"/>
    </w:rPr>
  </w:style>
  <w:style w:type="character" w:customStyle="1" w:styleId="CommentTextChar">
    <w:name w:val="Comment Text Char"/>
    <w:basedOn w:val="DefaultParagraphFont"/>
    <w:link w:val="CommentText"/>
    <w:rsid w:val="00AD2943"/>
    <w:rPr>
      <w:sz w:val="20"/>
      <w:szCs w:val="20"/>
    </w:rPr>
  </w:style>
  <w:style w:type="paragraph" w:styleId="CommentSubject">
    <w:name w:val="annotation subject"/>
    <w:basedOn w:val="CommentText"/>
    <w:next w:val="CommentText"/>
    <w:link w:val="CommentSubjectChar"/>
    <w:semiHidden/>
    <w:unhideWhenUsed/>
    <w:rsid w:val="00AD2943"/>
    <w:rPr>
      <w:b/>
      <w:bCs/>
    </w:rPr>
  </w:style>
  <w:style w:type="character" w:customStyle="1" w:styleId="CommentSubjectChar">
    <w:name w:val="Comment Subject Char"/>
    <w:basedOn w:val="CommentTextChar"/>
    <w:link w:val="CommentSubject"/>
    <w:semiHidden/>
    <w:rsid w:val="00AD2943"/>
    <w:rPr>
      <w:b/>
      <w:bCs/>
      <w:sz w:val="20"/>
      <w:szCs w:val="20"/>
    </w:rPr>
  </w:style>
  <w:style w:type="paragraph" w:styleId="BalloonText">
    <w:name w:val="Balloon Text"/>
    <w:basedOn w:val="Normal"/>
    <w:link w:val="BalloonTextChar"/>
    <w:semiHidden/>
    <w:unhideWhenUsed/>
    <w:rsid w:val="00AD294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D2943"/>
    <w:rPr>
      <w:rFonts w:ascii="Segoe UI" w:hAnsi="Segoe UI" w:cs="Segoe UI"/>
      <w:sz w:val="18"/>
      <w:szCs w:val="18"/>
    </w:rPr>
  </w:style>
  <w:style w:type="character" w:customStyle="1" w:styleId="author0">
    <w:name w:val="author"/>
    <w:basedOn w:val="DefaultParagraphFont"/>
    <w:rsid w:val="00AD2943"/>
  </w:style>
  <w:style w:type="character" w:customStyle="1" w:styleId="pubyear">
    <w:name w:val="pubyear"/>
    <w:basedOn w:val="DefaultParagraphFont"/>
    <w:rsid w:val="00AD2943"/>
  </w:style>
  <w:style w:type="character" w:customStyle="1" w:styleId="articletitle">
    <w:name w:val="articletitle"/>
    <w:basedOn w:val="DefaultParagraphFont"/>
    <w:rsid w:val="00AD2943"/>
  </w:style>
  <w:style w:type="character" w:customStyle="1" w:styleId="vol">
    <w:name w:val="vol"/>
    <w:basedOn w:val="DefaultParagraphFont"/>
    <w:rsid w:val="00AD2943"/>
  </w:style>
  <w:style w:type="character" w:customStyle="1" w:styleId="pagefirst">
    <w:name w:val="pagefirst"/>
    <w:basedOn w:val="DefaultParagraphFont"/>
    <w:rsid w:val="00AD2943"/>
  </w:style>
  <w:style w:type="character" w:customStyle="1" w:styleId="pagelast">
    <w:name w:val="pagelast"/>
    <w:basedOn w:val="DefaultParagraphFont"/>
    <w:rsid w:val="00AD2943"/>
  </w:style>
  <w:style w:type="character" w:customStyle="1" w:styleId="editor">
    <w:name w:val="editor"/>
    <w:basedOn w:val="DefaultParagraphFont"/>
    <w:rsid w:val="00AD2943"/>
  </w:style>
  <w:style w:type="character" w:customStyle="1" w:styleId="booktitle">
    <w:name w:val="booktitle"/>
    <w:basedOn w:val="DefaultParagraphFont"/>
    <w:rsid w:val="00AD2943"/>
  </w:style>
  <w:style w:type="character" w:styleId="FollowedHyperlink">
    <w:name w:val="FollowedHyperlink"/>
    <w:basedOn w:val="DefaultParagraphFont"/>
    <w:rsid w:val="00B665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7224676">
      <w:bodyDiv w:val="1"/>
      <w:marLeft w:val="0"/>
      <w:marRight w:val="0"/>
      <w:marTop w:val="0"/>
      <w:marBottom w:val="0"/>
      <w:divBdr>
        <w:top w:val="none" w:sz="0" w:space="0" w:color="auto"/>
        <w:left w:val="none" w:sz="0" w:space="0" w:color="auto"/>
        <w:bottom w:val="none" w:sz="0" w:space="0" w:color="auto"/>
        <w:right w:val="none" w:sz="0" w:space="0" w:color="auto"/>
      </w:divBdr>
      <w:divsChild>
        <w:div w:id="23228013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pringer.com/gp/book/9783319616681" TargetMode="External"/><Relationship Id="rId2" Type="http://schemas.openxmlformats.org/officeDocument/2006/relationships/hyperlink" Target="http://www.sciencedirect.com/science/article/pii/S0065250408601580" TargetMode="External"/><Relationship Id="rId1" Type="http://schemas.openxmlformats.org/officeDocument/2006/relationships/hyperlink" Target="https://www.sciencedirect.com/science/article/abs/pii/S0378112715004661" TargetMode="External"/><Relationship Id="rId5" Type="http://schemas.openxmlformats.org/officeDocument/2006/relationships/hyperlink" Target="https://doi.org/10.1016/j.agrformet.2019.107630" TargetMode="External"/><Relationship Id="rId4" Type="http://schemas.openxmlformats.org/officeDocument/2006/relationships/hyperlink" Target="https://doi.org/10.1111/gcb.13366"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51" TargetMode="External"/><Relationship Id="rId18" Type="http://schemas.openxmlformats.org/officeDocument/2006/relationships/image" Target="media/image4.png"/><Relationship Id="rId26" Type="http://schemas.openxmlformats.org/officeDocument/2006/relationships/hyperlink" Target="https://doi.org/10.5281/ZENODO.3958216" TargetMode="External"/><Relationship Id="rId39" Type="http://schemas.openxmlformats.org/officeDocument/2006/relationships/hyperlink" Target="https://doi.org/10.1038/s41597-020-0453-3" TargetMode="External"/><Relationship Id="rId21" Type="http://schemas.openxmlformats.org/officeDocument/2006/relationships/image" Target="media/image6.png"/><Relationship Id="rId34" Type="http://schemas.openxmlformats.org/officeDocument/2006/relationships/hyperlink" Target="https://doi.org/10.1038/s41467-020-14300-5" TargetMode="External"/><Relationship Id="rId42" Type="http://schemas.openxmlformats.org/officeDocument/2006/relationships/hyperlink" Target="https://doi.org/10.1111/nph.15668" TargetMode="External"/><Relationship Id="rId47" Type="http://schemas.openxmlformats.org/officeDocument/2006/relationships/hyperlink" Target="https://doi.org/10.25573/data.10042502.v3" TargetMode="External"/><Relationship Id="rId50" Type="http://schemas.openxmlformats.org/officeDocument/2006/relationships/hyperlink" Target="https://doi.org/10.1016/j.dendro.2020.125678" TargetMode="External"/><Relationship Id="rId55" Type="http://schemas.openxmlformats.org/officeDocument/2006/relationships/hyperlink" Target="https://doi.org/10.1016/j.agrformet.2017.08.007" TargetMode="External"/><Relationship Id="rId63" Type="http://schemas.openxmlformats.org/officeDocument/2006/relationships/theme" Target="theme/theme1.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42" TargetMode="External"/><Relationship Id="rId29" Type="http://schemas.openxmlformats.org/officeDocument/2006/relationships/hyperlink" Target="https://doi.org/10.1017/S0266467406003312" TargetMode="External"/><Relationship Id="rId11" Type="http://schemas.openxmlformats.org/officeDocument/2006/relationships/image" Target="media/image1.png"/><Relationship Id="rId24" Type="http://schemas.openxmlformats.org/officeDocument/2006/relationships/hyperlink" Target="https://onlinelibrary-wiley-com.smithsonian.idm.oclc.org/doi/abs/10.1002/env.2324" TargetMode="External"/><Relationship Id="rId32" Type="http://schemas.openxmlformats.org/officeDocument/2006/relationships/hyperlink" Target="https://doi.org/10.1111/gcb.13535"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1126/science.aaz9463" TargetMode="External"/><Relationship Id="rId53" Type="http://schemas.openxmlformats.org/officeDocument/2006/relationships/hyperlink" Target="https://doi.org/10.1038/nature12914" TargetMode="External"/><Relationship Id="rId58" Type="http://schemas.openxmlformats.org/officeDocument/2006/relationships/hyperlink" Target="https://doi.org/10.1016/j.agrformet.2017.07.015"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github.com/EcoClimLab/ForestGEO-climate-sensitivity/issues/25" TargetMode="External"/><Relationship Id="rId14" Type="http://schemas.openxmlformats.org/officeDocument/2006/relationships/hyperlink" Target="https://github.com/EcoClimLab/ForestGEO-climate-sensitivity/issues/25" TargetMode="External"/><Relationship Id="rId22" Type="http://schemas.openxmlformats.org/officeDocument/2006/relationships/hyperlink" Target="https://github.com/EcoClimLab/ForestGEO-climate-sensitivity/issues/42" TargetMode="External"/><Relationship Id="rId27" Type="http://schemas.openxmlformats.org/officeDocument/2006/relationships/hyperlink" Target="https://doi.org/10.1111/gcb.12712" TargetMode="External"/><Relationship Id="rId30" Type="http://schemas.openxmlformats.org/officeDocument/2006/relationships/hyperlink" Target="https://doi.org/10.1038/nplants.2015.139" TargetMode="External"/><Relationship Id="rId35" Type="http://schemas.openxmlformats.org/officeDocument/2006/relationships/hyperlink" Target="https://doi.org/10.1111/gcb.13208" TargetMode="External"/><Relationship Id="rId43" Type="http://schemas.openxmlformats.org/officeDocument/2006/relationships/hyperlink" Target="https://doi.org/10.1111/gcb.14273" TargetMode="External"/><Relationship Id="rId48" Type="http://schemas.openxmlformats.org/officeDocument/2006/relationships/hyperlink" Target="https://doi.org/10.1111/gcb.12826" TargetMode="External"/><Relationship Id="rId56" Type="http://schemas.openxmlformats.org/officeDocument/2006/relationships/hyperlink" Target="https://doi.org/10.1111/gcb.14120" TargetMode="External"/><Relationship Id="rId8" Type="http://schemas.openxmlformats.org/officeDocument/2006/relationships/comments" Target="comments.xml"/><Relationship Id="rId51" Type="http://schemas.openxmlformats.org/officeDocument/2006/relationships/hyperlink" Target="https://doi.org/10.1111/2041-210X.1275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i.org/10.1007/s00442-017-3879-3" TargetMode="External"/><Relationship Id="rId33" Type="http://schemas.openxmlformats.org/officeDocument/2006/relationships/hyperlink" Target="https://doi.org/10.1111/ele.12650" TargetMode="External"/><Relationship Id="rId38" Type="http://schemas.openxmlformats.org/officeDocument/2006/relationships/hyperlink" Target="https://doi.org/10.1002/joc.3711" TargetMode="External"/><Relationship Id="rId46" Type="http://schemas.openxmlformats.org/officeDocument/2006/relationships/hyperlink" Target="http://www.blackwell-synergy.com/doi/abs/10.1111/j.1461-0248.2006.00904.x" TargetMode="External"/><Relationship Id="rId59" Type="http://schemas.openxmlformats.org/officeDocument/2006/relationships/hyperlink" Target="https://doi.org/10.1007/s00442-013-2846-x" TargetMode="External"/><Relationship Id="rId20" Type="http://schemas.openxmlformats.org/officeDocument/2006/relationships/image" Target="media/image5.png"/><Relationship Id="rId41" Type="http://schemas.openxmlformats.org/officeDocument/2006/relationships/hyperlink" Target="https://doi.org/10.1038/s41467-018-07800-y" TargetMode="External"/><Relationship Id="rId54" Type="http://schemas.openxmlformats.org/officeDocument/2006/relationships/hyperlink" Target="https://doi.org/10.1126/science.aaw7578"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35" TargetMode="External"/><Relationship Id="rId23" Type="http://schemas.openxmlformats.org/officeDocument/2006/relationships/hyperlink" Target="https://esajournals-onlinelibrary-wiley-com.smithsonian.idm.oclc.org/doi/epdf/10.1890/06-1039.1" TargetMode="External"/><Relationship Id="rId28" Type="http://schemas.openxmlformats.org/officeDocument/2006/relationships/hyperlink" Target="https://doi.org/10.1111/1365-2435.12470" TargetMode="External"/><Relationship Id="rId36" Type="http://schemas.openxmlformats.org/officeDocument/2006/relationships/hyperlink" Target="https://doi.org/10.1175/JCLI3800.1" TargetMode="External"/><Relationship Id="rId49" Type="http://schemas.openxmlformats.org/officeDocument/2006/relationships/hyperlink" Target="https://doi.org/10.1111/2041-210X.12590" TargetMode="External"/><Relationship Id="rId57" Type="http://schemas.openxmlformats.org/officeDocument/2006/relationships/hyperlink" Target="https://doi.org/10.5194/cp-9-1481-2013" TargetMode="External"/><Relationship Id="rId10" Type="http://schemas.microsoft.com/office/2016/09/relationships/commentsIds" Target="commentsIds.xml"/><Relationship Id="rId31" Type="http://schemas.openxmlformats.org/officeDocument/2006/relationships/hyperlink" Target="https://doi.org/10.1890/03-9000" TargetMode="External"/><Relationship Id="rId44" Type="http://schemas.openxmlformats.org/officeDocument/2006/relationships/hyperlink" Target="https://doi.org/10.1007/s10584-016-1720-3" TargetMode="External"/><Relationship Id="rId52" Type="http://schemas.openxmlformats.org/officeDocument/2006/relationships/hyperlink" Target="https://doi.org/10.1002/2016JG003528" TargetMode="External"/><Relationship Id="rId60" Type="http://schemas.openxmlformats.org/officeDocument/2006/relationships/hyperlink" Target="https://doi.org/10.1111/nph.16866"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21</Pages>
  <Words>7700</Words>
  <Characters>43891</Characters>
  <Application>Microsoft Office Word</Application>
  <DocSecurity>0</DocSecurity>
  <Lines>365</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Raquel</dc:creator>
  <cp:keywords/>
  <cp:lastModifiedBy>Teixeira, Kristina A.</cp:lastModifiedBy>
  <cp:revision>7</cp:revision>
  <dcterms:created xsi:type="dcterms:W3CDTF">2020-09-14T18:32:00Z</dcterms:created>
  <dcterms:modified xsi:type="dcterms:W3CDTF">2020-12-30T16:02:00Z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