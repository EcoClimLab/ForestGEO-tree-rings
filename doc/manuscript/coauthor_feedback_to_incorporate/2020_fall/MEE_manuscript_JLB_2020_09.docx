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B23AD7" w14:textId="77777777" w:rsidR="009E2F50" w:rsidRDefault="00383541">
      <w:pPr>
        <w:pStyle w:val="FirstParagraph"/>
      </w:pPr>
      <w:r>
        <w:rPr>
          <w:b/>
        </w:rPr>
        <w:t>Title:</w:t>
      </w:r>
      <w:r>
        <w:t xml:space="preserve"> Using tree-ring records to simultaneously characterize the influence of tree size and climate drivers on annual growth</w:t>
      </w:r>
    </w:p>
    <w:p w14:paraId="4B881F39" w14:textId="77777777" w:rsidR="009E2F50" w:rsidRDefault="00383541">
      <w:pPr>
        <w:pStyle w:val="BodyText"/>
      </w:pPr>
      <w:r>
        <w:rPr>
          <w:b/>
        </w:rPr>
        <w:t>Authors (not yet complete, final order TBD):</w:t>
      </w:r>
    </w:p>
    <w:p w14:paraId="4022B4BC" w14:textId="0F44B022" w:rsidR="009E2F50" w:rsidRDefault="00383541">
      <w:pPr>
        <w:pStyle w:val="BodyText"/>
      </w:pPr>
      <w:r>
        <w:t>Kristina J. Anderson-Teixeira</w:t>
      </w:r>
      <w:r>
        <w:rPr>
          <w:vertAlign w:val="superscript"/>
        </w:rPr>
        <w:t>1,2</w:t>
      </w:r>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Camille Piponiot</w:t>
      </w:r>
      <w:r>
        <w:rPr>
          <w:vertAlign w:val="superscript"/>
        </w:rPr>
        <w:t>1,2</w:t>
      </w:r>
      <w:r>
        <w:t xml:space="preserve">, Ross Alexander, Craig D. Allen, Raquel Alfaro-Sánchez, </w:t>
      </w:r>
      <w:proofErr w:type="spellStart"/>
      <w:r>
        <w:t>Taia</w:t>
      </w:r>
      <w:proofErr w:type="spellEnd"/>
      <w:r>
        <w:t xml:space="preserve"> </w:t>
      </w:r>
      <w:proofErr w:type="spellStart"/>
      <w:r>
        <w:t>Awada</w:t>
      </w:r>
      <w:proofErr w:type="spellEnd"/>
      <w:r>
        <w:t xml:space="preserve">, </w:t>
      </w:r>
      <w:commentRangeStart w:id="0"/>
      <w:r>
        <w:t xml:space="preserve">Jennifer </w:t>
      </w:r>
      <w:proofErr w:type="spellStart"/>
      <w:r>
        <w:t>Baltz</w:t>
      </w:r>
      <w:ins w:id="1" w:author="Jennifer Baltzer" w:date="2020-09-11T16:01:00Z">
        <w:r w:rsidR="00E720FB">
          <w:t>e</w:t>
        </w:r>
      </w:ins>
      <w:del w:id="2" w:author="Jennifer Baltzer" w:date="2020-09-11T16:01:00Z">
        <w:r w:rsidRPr="001D3EA6" w:rsidDel="00E720FB">
          <w:rPr>
            <w:highlight w:val="yellow"/>
            <w:rPrChange w:id="3" w:author="Teixeira, Kristina A." w:date="2020-09-13T19:03:00Z">
              <w:rPr/>
            </w:rPrChange>
          </w:rPr>
          <w:delText>a</w:delText>
        </w:r>
      </w:del>
      <w:r>
        <w:t>r</w:t>
      </w:r>
      <w:commentRangeEnd w:id="0"/>
      <w:proofErr w:type="spellEnd"/>
      <w:r w:rsidR="00E720FB">
        <w:rPr>
          <w:rStyle w:val="CommentReference"/>
        </w:rPr>
        <w:commentReference w:id="0"/>
      </w:r>
      <w:r>
        <w:t xml:space="preserve">, Patrick Baker, </w:t>
      </w:r>
      <w:proofErr w:type="spellStart"/>
      <w:r>
        <w:t>Sarayudh</w:t>
      </w:r>
      <w:proofErr w:type="spellEnd"/>
      <w:r>
        <w:t xml:space="preserve"> </w:t>
      </w:r>
      <w:proofErr w:type="spellStart"/>
      <w:r>
        <w:t>Bunyavejchewin</w:t>
      </w:r>
      <w:proofErr w:type="spellEnd"/>
      <w:r>
        <w:t>, Paulo Cherubini, Justin Cooper, Stuart Davies</w:t>
      </w:r>
      <w:r>
        <w:rPr>
          <w:vertAlign w:val="superscript"/>
        </w:rPr>
        <w:t>2</w:t>
      </w:r>
      <w:r>
        <w:t>, Ryan Helcoski</w:t>
      </w:r>
      <w:r>
        <w:rPr>
          <w:vertAlign w:val="superscript"/>
        </w:rPr>
        <w:t>1</w:t>
      </w:r>
      <w:r>
        <w:t>, Vasickova Ivana, Kaspar Jakub, Kamil Kral, James Lutz, Ellis Q. Margolis, Justin Maxwell, Sean McMahon</w:t>
      </w:r>
      <w:r>
        <w:rPr>
          <w:vertAlign w:val="superscript"/>
        </w:rPr>
        <w:t>2</w:t>
      </w:r>
      <w:r>
        <w:t>, Helene Muller-Landau</w:t>
      </w:r>
      <w:r>
        <w:rPr>
          <w:vertAlign w:val="superscript"/>
        </w:rPr>
        <w:t>2</w:t>
      </w:r>
      <w:r>
        <w:t>, Samonil Pavil, Sabrina Russo, Anastasia Sniderhan, Alan J. Tepley</w:t>
      </w:r>
      <w:r>
        <w:rPr>
          <w:vertAlign w:val="superscript"/>
        </w:rPr>
        <w:t>1,#</w:t>
      </w:r>
      <w:r>
        <w:t>, Mart Vlam, Peter Zuidema</w:t>
      </w:r>
    </w:p>
    <w:p w14:paraId="0E7C60C6" w14:textId="77777777" w:rsidR="009E2F50" w:rsidRDefault="00383541">
      <w:pPr>
        <w:pStyle w:val="BodyText"/>
      </w:pPr>
      <w:r>
        <w:rPr>
          <w:b/>
        </w:rPr>
        <w:t>Author Affiliations:</w:t>
      </w:r>
    </w:p>
    <w:p w14:paraId="5499428D" w14:textId="77777777" w:rsidR="009E2F50" w:rsidRDefault="00383541">
      <w:pPr>
        <w:numPr>
          <w:ilvl w:val="0"/>
          <w:numId w:val="2"/>
        </w:numPr>
      </w:pPr>
      <w:r>
        <w:t>Conservation Ecology Center; Smithsonian Conservation Biology Institute; Front Royal, VA 22630, USA</w:t>
      </w:r>
    </w:p>
    <w:p w14:paraId="169B0506" w14:textId="77777777" w:rsidR="009E2F50" w:rsidRDefault="00383541">
      <w:pPr>
        <w:numPr>
          <w:ilvl w:val="0"/>
          <w:numId w:val="2"/>
        </w:numPr>
      </w:pPr>
      <w:r>
        <w:t>Center for Tropical Forest Science-Forest Global Earth Observatory; Smithsonian Tropical Research Institute; Panama, Republic of Panama</w:t>
      </w:r>
    </w:p>
    <w:p w14:paraId="541C7CF0" w14:textId="77777777" w:rsidR="009E2F50" w:rsidRDefault="00383541">
      <w:pPr>
        <w:numPr>
          <w:ilvl w:val="0"/>
          <w:numId w:val="2"/>
        </w:numPr>
      </w:pPr>
      <w:r>
        <w:t>The Morton Arboretum, Lisle, Illinois, USA</w:t>
      </w:r>
    </w:p>
    <w:p w14:paraId="63F1E125" w14:textId="77777777" w:rsidR="009E2F50" w:rsidRDefault="00383541">
      <w:pPr>
        <w:numPr>
          <w:ilvl w:val="0"/>
          <w:numId w:val="2"/>
        </w:numPr>
      </w:pPr>
      <w:r>
        <w:t>Harvard Forest, Petersham, MA 01366, USA</w:t>
      </w:r>
    </w:p>
    <w:p w14:paraId="5157401A" w14:textId="77777777" w:rsidR="009E2F50" w:rsidRDefault="00383541">
      <w:pPr>
        <w:pStyle w:val="FirstParagraph"/>
      </w:pPr>
      <w:r>
        <w:t>X#. Canadian Forest Service, Northern Forestry Centre, Edmonton, Alberta, Canada</w:t>
      </w:r>
    </w:p>
    <w:p w14:paraId="1B43025C" w14:textId="77777777" w:rsidR="009E2F50" w:rsidRDefault="00383541">
      <w:pPr>
        <w:pStyle w:val="BodyText"/>
      </w:pPr>
      <w:r>
        <w:t xml:space="preserve">*corresponding author: </w:t>
      </w:r>
      <w:hyperlink r:id="rId10">
        <w:r>
          <w:rPr>
            <w:rStyle w:val="Hyperlink"/>
          </w:rPr>
          <w:t>teixeirak@si.edu</w:t>
        </w:r>
      </w:hyperlink>
      <w:r>
        <w:t>; +1 540 635 6546</w:t>
      </w:r>
    </w:p>
    <w:p w14:paraId="74BE3FE3" w14:textId="77777777" w:rsidR="009E2F50" w:rsidRDefault="00383541">
      <w:pPr>
        <w:pStyle w:val="BodyText"/>
      </w:pPr>
      <w:r>
        <w:rPr>
          <w:b/>
        </w:rPr>
        <w:t>Running headline:</w:t>
      </w:r>
      <w:r>
        <w:t xml:space="preserve"> [45 chars]</w:t>
      </w:r>
    </w:p>
    <w:p w14:paraId="41A5D7B5" w14:textId="77777777" w:rsidR="009E2F50" w:rsidRDefault="00383541">
      <w:pPr>
        <w:pStyle w:val="BodyText"/>
      </w:pPr>
      <w:r>
        <w:rPr>
          <w:i/>
        </w:rPr>
        <w:t>NOTE TO COAUTHORS: The text is still pretty rough, so please don’t worry about word-smithing. However, I’d appreciate input on the content, and important references (especially “DENDRO REFS”, as most of you know that literature better than I do).</w:t>
      </w:r>
    </w:p>
    <w:p w14:paraId="1251187E" w14:textId="77777777" w:rsidR="009E2F50" w:rsidRDefault="00383541">
      <w:pPr>
        <w:pStyle w:val="BodyText"/>
      </w:pPr>
      <w:r>
        <w:rPr>
          <w:i/>
        </w:rPr>
        <w:t>Target journal is MEE. We are already over the word limit, so I’d appreciate advice on what should be cut/moved to appendix.</w:t>
      </w:r>
    </w:p>
    <w:p w14:paraId="4C25562A" w14:textId="77777777" w:rsidR="009E2F50" w:rsidRDefault="00383541">
      <w:r>
        <w:br w:type="page"/>
      </w:r>
    </w:p>
    <w:p w14:paraId="4F677288" w14:textId="77777777" w:rsidR="009E2F50" w:rsidRDefault="00383541">
      <w:pPr>
        <w:pStyle w:val="Heading3"/>
      </w:pPr>
      <w:bookmarkStart w:id="4" w:name="abstract"/>
      <w:r>
        <w:lastRenderedPageBreak/>
        <w:t>Abstract</w:t>
      </w:r>
      <w:bookmarkEnd w:id="4"/>
    </w:p>
    <w:p w14:paraId="4EA1AD1D" w14:textId="77777777" w:rsidR="009E2F50" w:rsidRDefault="00383541">
      <w:pPr>
        <w:pStyle w:val="FirstParagraph"/>
      </w:pPr>
      <w:r>
        <w:rPr>
          <w:i/>
        </w:rPr>
        <w:t>NOTE TO COAUTHORS: I’d appreciate feedback on what you consider to be the most important results and conclusions to highlight in the abstract.</w:t>
      </w:r>
    </w:p>
    <w:p w14:paraId="2B7B05FB" w14:textId="77777777" w:rsidR="009E2F50" w:rsidRDefault="00383541">
      <w:pPr>
        <w:numPr>
          <w:ilvl w:val="0"/>
          <w:numId w:val="3"/>
        </w:numPr>
      </w:pPr>
      <w:r>
        <w:t>Tree rings provide a valuable long-term record for understanding how climate shapes forest productivity. However, traditional analysis methods aggregate growth records of multiple trees into residual chronologies, and therefore cannot simultaneously account for the effects of tree size and climate. This has limited the potential to use tree-rings to understand forest productivity and its climate sensitivity.</w:t>
      </w:r>
    </w:p>
    <w:p w14:paraId="29A13CDC" w14:textId="77777777" w:rsidR="009E2F50" w:rsidRDefault="00383541">
      <w:pPr>
        <w:numPr>
          <w:ilvl w:val="0"/>
          <w:numId w:val="3"/>
        </w:numPr>
      </w:pPr>
      <w:r>
        <w:t>Here, we develop a new method to simultaneously model non-linear effects of objectively determined principle climate drivers and tree diameter (</w:t>
      </w:r>
      <m:oMath>
        <m:r>
          <w:rPr>
            <w:rFonts w:ascii="Cambria Math" w:hAnsi="Cambria Math"/>
          </w:rPr>
          <m:t>DBH</m:t>
        </m:r>
      </m:oMath>
      <w:r>
        <w:t xml:space="preserve">). Specifically, we first identify the most important climate drivers and their appropriate time window of influence using the </w:t>
      </w:r>
      <w:r>
        <w:rPr>
          <w:i/>
        </w:rPr>
        <w:t>climwin</w:t>
      </w:r>
      <w:r>
        <w:t xml:space="preserve"> R package. We then include these in generalized least squares models to model tree growth while accounting for the temporal autocorrelation inherent to each individual tree’s growth. We apply this method to tree-ring data from </w:t>
      </w:r>
      <w:r>
        <w:rPr>
          <w:i/>
        </w:rPr>
        <w:t>#</w:t>
      </w:r>
      <w:r>
        <w:t xml:space="preserve"> trees representing </w:t>
      </w:r>
      <w:r>
        <w:rPr>
          <w:i/>
        </w:rPr>
        <w:t>~40</w:t>
      </w:r>
      <w:r>
        <w:t xml:space="preserve"> species at ten globally distributed sites spanning a wide range of forest types.</w:t>
      </w:r>
    </w:p>
    <w:p w14:paraId="29A8931F" w14:textId="77777777" w:rsidR="009E2F50" w:rsidRDefault="00383541">
      <w:pPr>
        <w:numPr>
          <w:ilvl w:val="0"/>
          <w:numId w:val="3"/>
        </w:numPr>
      </w:pPr>
      <w:r>
        <w:t xml:space="preserve">Our analysis identified similar climate drivers to those obtained via traditional methods, but revealed that non-linear responses to climate variables were common. Radial growth increments, basal area increments, and biomass increments all varied non-linearly with </w:t>
      </w:r>
      <m:oMath>
        <m:r>
          <w:rPr>
            <w:rFonts w:ascii="Cambria Math" w:hAnsi="Cambria Math"/>
          </w:rPr>
          <m:t>DBH</m:t>
        </m:r>
      </m:oMath>
      <w:r>
        <w:t xml:space="preserve">. The relative importance of </w:t>
      </w:r>
      <m:oMath>
        <m:r>
          <w:rPr>
            <w:rFonts w:ascii="Cambria Math" w:hAnsi="Cambria Math"/>
          </w:rPr>
          <m:t>DBH</m:t>
        </m:r>
      </m:oMath>
      <w:r>
        <w:t xml:space="preserve"> versus climate varied across sites, and interactions between </w:t>
      </w:r>
      <m:oMath>
        <m:r>
          <w:rPr>
            <w:rFonts w:ascii="Cambria Math" w:hAnsi="Cambria Math"/>
          </w:rPr>
          <m:t>DBH</m:t>
        </m:r>
      </m:oMath>
      <w:r>
        <w:t xml:space="preserve"> and climate were prevalent (</w:t>
      </w:r>
      <w:r>
        <w:rPr>
          <w:i/>
        </w:rPr>
        <w:t>~50%</w:t>
      </w:r>
      <w:r>
        <w:t xml:space="preserve"> of cases tested).</w:t>
      </w:r>
    </w:p>
    <w:p w14:paraId="4320E5E0" w14:textId="77777777" w:rsidR="009E2F50" w:rsidRDefault="00383541">
      <w:pPr>
        <w:numPr>
          <w:ilvl w:val="0"/>
          <w:numId w:val="3"/>
        </w:numPr>
      </w:pPr>
      <w:r>
        <w:t xml:space="preserve">Our method provides a rigorous analytical framework for objectively identifying the most important climate drivers of tree growth and combining them with </w:t>
      </w:r>
      <m:oMath>
        <m:r>
          <w:rPr>
            <w:rFonts w:ascii="Cambria Math" w:hAnsi="Cambria Math"/>
          </w:rPr>
          <m:t>DBH</m:t>
        </m:r>
      </m:oMath>
      <w:r>
        <w:t xml:space="preserve"> in nonlinear models. The need for such an approach is highlighted by our findings that nonlinear growth responses to climate variables are common, that growth rates vary nonlinearly with </w:t>
      </w:r>
      <m:oMath>
        <m:r>
          <w:rPr>
            <w:rFonts w:ascii="Cambria Math" w:hAnsi="Cambria Math"/>
          </w:rPr>
          <m:t>DBH</m:t>
        </m:r>
      </m:oMath>
      <w:r>
        <w:t xml:space="preserve">, and that significant </w:t>
      </w:r>
      <m:oMath>
        <m:r>
          <w:rPr>
            <w:rFonts w:ascii="Cambria Math" w:hAnsi="Cambria Math"/>
          </w:rPr>
          <m:t>DBH</m:t>
        </m:r>
      </m:oMath>
      <w:r>
        <w:t xml:space="preserve"> - climate interactions are common. These findings imply that </w:t>
      </w:r>
      <m:oMath>
        <m:r>
          <w:rPr>
            <w:rFonts w:ascii="Cambria Math" w:hAnsi="Cambria Math"/>
          </w:rPr>
          <m:t>DBH</m:t>
        </m:r>
      </m:oMath>
      <w:r>
        <w:t xml:space="preserve"> should be accounted for in analyses seeking to quantify the impacts of climate and other environmental drivers on tree growth. By providing a framework for such analyses, our approach opens the door for using tree-rings to improve our understanding of forest responses to climate change.</w:t>
      </w:r>
    </w:p>
    <w:p w14:paraId="601FA581" w14:textId="77777777" w:rsidR="009E2F50" w:rsidRDefault="00383541">
      <w:pPr>
        <w:pStyle w:val="FirstParagraph"/>
      </w:pPr>
      <w:r>
        <w:rPr>
          <w:b/>
        </w:rPr>
        <w:t>Keywords</w:t>
      </w:r>
      <w:r>
        <w:t>: climate sensitivity; diameter; environmental change; Forest Global Earth Observatory (ForestGEO); generalized least squares; nonlinear; tree-ring</w:t>
      </w:r>
    </w:p>
    <w:p w14:paraId="391D2B9E" w14:textId="77777777" w:rsidR="009E2F50" w:rsidRDefault="00383541">
      <w:r>
        <w:br w:type="page"/>
      </w:r>
    </w:p>
    <w:p w14:paraId="2F1F1980" w14:textId="77777777" w:rsidR="009E2F50" w:rsidRDefault="00383541">
      <w:pPr>
        <w:pStyle w:val="Heading3"/>
      </w:pPr>
      <w:bookmarkStart w:id="5" w:name="introduction"/>
      <w:commentRangeStart w:id="6"/>
      <w:r>
        <w:lastRenderedPageBreak/>
        <w:t>Introduction</w:t>
      </w:r>
      <w:bookmarkEnd w:id="5"/>
      <w:commentRangeEnd w:id="6"/>
      <w:r w:rsidR="00162ADF">
        <w:rPr>
          <w:rStyle w:val="CommentReference"/>
          <w:rFonts w:asciiTheme="minorHAnsi" w:eastAsiaTheme="minorHAnsi" w:hAnsiTheme="minorHAnsi" w:cstheme="minorBidi"/>
          <w:b w:val="0"/>
          <w:bCs w:val="0"/>
          <w:color w:val="auto"/>
        </w:rPr>
        <w:commentReference w:id="6"/>
      </w:r>
    </w:p>
    <w:p w14:paraId="572219D1" w14:textId="77777777" w:rsidR="009E2F50" w:rsidRDefault="00383541">
      <w:pPr>
        <w:pStyle w:val="FirstParagraph"/>
      </w:pPr>
      <w:r>
        <w:rPr>
          <w:b/>
        </w:rPr>
        <w:t>Tree rings provide a long-term record of annual growth increments that is invaluable for understanding forests in an era of global change.</w:t>
      </w:r>
      <w:r>
        <w:t xml:space="preserve"> Spanning time scales of decades to centuries or even millennia, they provide by far the most robust method for characterization of the interannual climate sensitivity of tree growth (REFS) and how it is changing (e.g., Sniderhan &amp; Baltzer, 2016; Maxwell, Harley, &amp; Robeson, 2016). Combined with forest censuses, they can be used to estimate forest woody productivity (</w:t>
      </w:r>
      <m:oMath>
        <m:r>
          <w:rPr>
            <w:rFonts w:ascii="Cambria Math" w:hAnsi="Cambria Math"/>
          </w:rPr>
          <m:t>ANP</m:t>
        </m:r>
        <m:sSub>
          <m:sSubPr>
            <m:ctrlPr>
              <w:ins w:id="7" w:author="Teixeira, Kristina A." w:date="2020-09-13T18:50:00Z">
                <w:rPr>
                  <w:rFonts w:ascii="Cambria Math" w:hAnsi="Cambria Math"/>
                </w:rPr>
              </w:ins>
            </m:ctrlPr>
          </m:sSubPr>
          <m:e>
            <m:r>
              <w:rPr>
                <w:rFonts w:ascii="Cambria Math" w:hAnsi="Cambria Math"/>
              </w:rPr>
              <m:t>P</m:t>
            </m:r>
          </m:e>
          <m:sub>
            <m:r>
              <w:rPr>
                <w:rFonts w:ascii="Cambria Math" w:hAnsi="Cambria Math"/>
              </w:rPr>
              <m:t>woody</m:t>
            </m:r>
          </m:sub>
        </m:sSub>
      </m:oMath>
      <w:r>
        <w:t>; Graumlich, Brubaker, &amp; Grier, 1989; Teets, Fraver, et al., 2018) and its climate sensitivity (Klesse et al., 2018; Teets et al., 2018; Helcoski et al., 2019). This information is critical to predicting forest responses to climate change, and thereby reducing the enormous uncertainty surrounding future contributions of Earth’s forests to the global carbon cycle (Friedlingstein et al., 2006). Yet, dendrochronological methods have been optimized to detect climate signals rather than to predict forest productivity and its climate sensitivity (Klesse et al., 2018). As a result, prevailing approaches hold a number of limitations for using tree-rings to address pressing questions concerning forest productivity in the current era of rapid environmental change.</w:t>
      </w:r>
    </w:p>
    <w:p w14:paraId="52454A5B" w14:textId="77777777" w:rsidR="009E2F50" w:rsidRDefault="00383541">
      <w:pPr>
        <w:pStyle w:val="BodyText"/>
      </w:pPr>
      <w:r>
        <w:rPr>
          <w:b/>
        </w:rPr>
        <w:t>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Traditional dendrochronological methods identify climate signals by examining month-by-month correlations of growth index chronologies to select climate variables–most commonly temperature and precipitation–over the current year and, typically, previous year (e.g., DENDRO_REFS). While appropriate for identifying the strongest signals for purposes such as historical climate reconstructions (e.g., DENDRO_REFS) and for describing how each month’s climate affects tree growth or productivity (e.g., Helcoski et al., 2019), this approach falls short of objectively identifying the most important climate drivers and their time windows of influence, which is needed for multivariate models of annual tree growth and forest productivity (e.g., Teets et al., 2018). Further, tree-ring studies generally do not consider additive or interactive effects of climate variables on annual growth (DENDRO_REFS; but see Foster, Finley, D’Amato, Bradford, &amp; Banerjee, 2016). Such effects are expected based on observations that temperature and moisture jointly shape photosynthesis (REFS), tree growth (Foster et al., 2016), and forest productivity (e.g.,TREE_LEVEL_REFS; Banbury Morgan et al., n.d.). Thus, to model tree growth responses to climate, we need an objective approach to systematically evaluate numerous potential climate variables and time windows in order to select principle climate drivers appropriate for inclusion in multivariate models.</w:t>
      </w:r>
    </w:p>
    <w:p w14:paraId="47426052" w14:textId="77777777" w:rsidR="009E2F50" w:rsidRDefault="00383541">
      <w:pPr>
        <w:pStyle w:val="BodyText"/>
      </w:pPr>
      <w:r>
        <w:rPr>
          <w:b/>
        </w:rPr>
        <w:t>Traditional methods characterize only linear climate responses, potentially missing important nonlinearities that have been widely observed at other spatio-temporal scales.</w:t>
      </w:r>
      <w:r>
        <w:t xml:space="preserve"> Over time frames of seconds to days, most biological rates—- from photosynthesis to plant and animal respiration—-display a unimodal relationship to temporal variation in temperature. Specifically, these rates generally increase exponentially with temperature up to a point (e.g., Brown, Gillooly, Allen, Savage, &amp; West, 2004), typically reflective of the environment to which the organism is acclimated (Kumarathunge et al., 2019), and </w:t>
      </w:r>
      <w:r>
        <w:lastRenderedPageBreak/>
        <w:t xml:space="preserve">decrease at higher temperatures [e.g., REFS]. On the other end of the spatio-temporal spectrum, across regional to global climate gradients, annual forest productivity plateaus or decreases at high temperature, </w:t>
      </w:r>
      <m:oMath>
        <m:sSub>
          <m:sSubPr>
            <m:ctrlPr>
              <w:ins w:id="8" w:author="Teixeira, Kristina A." w:date="2020-09-13T18:50:00Z">
                <w:rPr>
                  <w:rFonts w:ascii="Cambria Math" w:hAnsi="Cambria Math"/>
                </w:rPr>
              </w:ins>
            </m:ctrlPr>
          </m:sSubPr>
          <m:e>
            <m:r>
              <w:rPr>
                <w:rFonts w:ascii="Cambria Math" w:hAnsi="Cambria Math"/>
              </w:rPr>
              <m:t>T</m:t>
            </m:r>
          </m:e>
          <m:sub>
            <m:r>
              <w:rPr>
                <w:rFonts w:ascii="Cambria Math" w:hAnsi="Cambria Math"/>
              </w:rPr>
              <m:t>max</m:t>
            </m:r>
          </m:sub>
        </m:sSub>
      </m:oMath>
      <w:r>
        <w:t xml:space="preserve">, and potential evapotranspiration, </w:t>
      </w:r>
      <m:oMath>
        <m:r>
          <w:rPr>
            <w:rFonts w:ascii="Cambria Math" w:hAnsi="Cambria Math"/>
          </w:rPr>
          <m:t>PET</m:t>
        </m:r>
      </m:oMath>
      <w:r>
        <w:t xml:space="preserve"> (Sullivan et al., 2020; Banbury Morgan et al., n.d.). Similarly, across global gradients, annual forest productivity increases with precipitation only up to a point, after which it plateaus or decreases (Banbury Morgan et al., n.d.). Filling a critical gap between short-term physiological responses and the global gradients representing millennia of community assembly and species adaptation, the annual growth records of tree-rings capture tree growth responses to interannual climatic variation. Yet, dendrochronological studies allowing for nonlinear or threshold responses of tree growth to climate are rare (Tolwinski-Ward, Anchukaitis, &amp; Evans, 2013; Tumajer et al., 2017), and we therefore know little about what, if any, nonlinearities occur in tree growth responses to interannual variation in climate.</w:t>
      </w:r>
    </w:p>
    <w:p w14:paraId="58760CC5" w14:textId="77777777" w:rsidR="009E2F50" w:rsidRDefault="00383541">
      <w:pPr>
        <w:pStyle w:val="BodyText"/>
      </w:pPr>
      <w:r>
        <w:rPr>
          <w:b/>
        </w:rPr>
        <w:t xml:space="preserve">Tree size (most commonly diameter breast height, </w:t>
      </w:r>
      <m:oMath>
        <m:r>
          <w:rPr>
            <w:rFonts w:ascii="Cambria Math" w:hAnsi="Cambria Math"/>
          </w:rPr>
          <m:t>DBH</m:t>
        </m:r>
      </m:oMath>
      <w:r>
        <w:rPr>
          <w:b/>
        </w:rPr>
        <w:t>) is among the most important variables affecting tree growth rate (e.g., Muller-Landau et al., 2006; Foster et al., 2016) and its climate sensitivity (e.g., Bennett, McDowell, Allen, &amp; Anderson-Teixeira, 2015; McGregor et al., n.d.), yet traditional methods do not characterize its effect or its potential interactions with climate.</w:t>
      </w:r>
      <w:r>
        <w:t xml:space="preserve"> For dendrological studies aimed at deciphering climate signals</w:t>
      </w:r>
      <w:commentRangeStart w:id="9"/>
      <w:r>
        <w:t xml:space="preserve">, </w:t>
      </w:r>
      <m:oMath>
        <m:r>
          <w:rPr>
            <w:rFonts w:ascii="Cambria Math" w:hAnsi="Cambria Math"/>
          </w:rPr>
          <m:t>DBH</m:t>
        </m:r>
      </m:oMath>
      <w:r>
        <w:t xml:space="preserve"> is not typically a variable of interest, and its influence is removed through detrending</w:t>
      </w:r>
      <w:commentRangeEnd w:id="9"/>
      <w:r w:rsidR="006875C5">
        <w:rPr>
          <w:rStyle w:val="CommentReference"/>
        </w:rPr>
        <w:commentReference w:id="9"/>
      </w:r>
      <w:r>
        <w:t xml:space="preserve"> (DENDRO_REFS). While convenient for identifying climate signals (DENDRO_REFS), this approach is not optimal for subsequent inference of the climate sensitivity of forest productivity. Although climate correlations can be transformed to climate sensitivity (</w:t>
      </w:r>
      <w:r>
        <w:rPr>
          <w:i/>
        </w:rPr>
        <w:t>sensu</w:t>
      </w:r>
      <w:r>
        <w:t xml:space="preserve"> Charney et al., 2016) and scaled to characterize the climate sensitivity of </w:t>
      </w:r>
      <m:oMath>
        <m:r>
          <w:rPr>
            <w:rFonts w:ascii="Cambria Math" w:hAnsi="Cambria Math"/>
          </w:rPr>
          <m:t>ANP</m:t>
        </m:r>
        <m:sSub>
          <m:sSubPr>
            <m:ctrlPr>
              <w:ins w:id="10" w:author="Teixeira, Kristina A." w:date="2020-09-13T18:50:00Z">
                <w:rPr>
                  <w:rFonts w:ascii="Cambria Math" w:hAnsi="Cambria Math"/>
                </w:rPr>
              </w:ins>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Δr</m:t>
        </m:r>
      </m:oMath>
      <w:r>
        <w:t xml:space="preserve"> with </w:t>
      </w:r>
      <m:oMath>
        <m:r>
          <w:rPr>
            <w:rFonts w:ascii="Cambria Math" w:hAnsi="Cambria Math"/>
          </w:rPr>
          <m:t>DBH</m:t>
        </m:r>
      </m:oMath>
      <w:r>
        <w:t xml:space="preserve"> (Helcoski et al., 2019), they cannot be used to characterize known interactive effects of </w:t>
      </w:r>
      <m:oMath>
        <m:r>
          <w:rPr>
            <w:rFonts w:ascii="Cambria Math" w:hAnsi="Cambria Math"/>
          </w:rPr>
          <m:t>DBH</m:t>
        </m:r>
      </m:oMath>
      <w:r>
        <w:t xml:space="preserve"> and climate on tree growth. For example, larger trees tend to exhibit greater growth reductions in drought years (Bennett et al., 2015; McGregor et al., n.d.), and smaller trees can be more sensitive to temperature (</w:t>
      </w:r>
      <w:r>
        <w:rPr>
          <w:i/>
        </w:rPr>
        <w:t>Rollinson et al. in review</w:t>
      </w:r>
      <w:r>
        <w:t xml:space="preserve">). However, the removal of </w:t>
      </w:r>
      <m:oMath>
        <m:r>
          <w:rPr>
            <w:rFonts w:ascii="Cambria Math" w:hAnsi="Cambria Math"/>
          </w:rPr>
          <m:t>DBH</m:t>
        </m:r>
      </m:oMath>
      <w:r>
        <w:t xml:space="preserve"> signals via detrending makes it impossible to account for such size differences in climate sensitivity. </w:t>
      </w:r>
      <w:commentRangeStart w:id="11"/>
      <w:r>
        <w:t xml:space="preserve">To use tree-rings to predict tree growth </w:t>
      </w:r>
      <w:commentRangeEnd w:id="11"/>
      <w:r w:rsidR="002E4704">
        <w:rPr>
          <w:rStyle w:val="CommentReference"/>
        </w:rPr>
        <w:commentReference w:id="11"/>
      </w:r>
      <w:r>
        <w:t xml:space="preserve">and </w:t>
      </w:r>
      <m:oMath>
        <m:r>
          <w:rPr>
            <w:rFonts w:ascii="Cambria Math" w:hAnsi="Cambria Math"/>
          </w:rPr>
          <m:t>ANP</m:t>
        </m:r>
        <m:sSub>
          <m:sSubPr>
            <m:ctrlPr>
              <w:ins w:id="12" w:author="Teixeira, Kristina A." w:date="2020-09-13T18:50:00Z">
                <w:rPr>
                  <w:rFonts w:ascii="Cambria Math" w:hAnsi="Cambria Math"/>
                </w:rPr>
              </w:ins>
            </m:ctrlPr>
          </m:sSubPr>
          <m:e>
            <m:r>
              <w:rPr>
                <w:rFonts w:ascii="Cambria Math" w:hAnsi="Cambria Math"/>
              </w:rPr>
              <m:t>P</m:t>
            </m:r>
          </m:e>
          <m:sub>
            <m:r>
              <w:rPr>
                <w:rFonts w:ascii="Cambria Math" w:hAnsi="Cambria Math"/>
              </w:rPr>
              <m:t>woody</m:t>
            </m:r>
          </m:sub>
        </m:sSub>
      </m:oMath>
      <w:r>
        <w:t xml:space="preserve">, we need models that include </w:t>
      </w:r>
      <m:oMath>
        <m:r>
          <w:rPr>
            <w:rFonts w:ascii="Cambria Math" w:hAnsi="Cambria Math"/>
          </w:rPr>
          <m:t>DBH</m:t>
        </m:r>
      </m:oMath>
      <w:r>
        <w:t xml:space="preserve"> and its potential climate interactions.</w:t>
      </w:r>
    </w:p>
    <w:p w14:paraId="43D4B962" w14:textId="77777777" w:rsidR="009E2F50" w:rsidRDefault="00383541">
      <w:pPr>
        <w:pStyle w:val="BodyText"/>
      </w:pPr>
      <w:r>
        <w:rPr>
          <w:b/>
        </w:rPr>
        <w:t>Here, we develop a new method that allows simultaneous consideration of the effects of tree size, objectively determined principle climate drivers, and other environmental drivers on annual tree growth.</w:t>
      </w:r>
      <w:r>
        <w:t xml:space="preserve"> This allows us to ask: (1) What are the most important climate drivers of annual growth, and over which time windows? (2) What is the shape of the relationship between annual growth and climate drivers? (3) How do </w:t>
      </w:r>
      <m:oMath>
        <m:r>
          <w:rPr>
            <w:rFonts w:ascii="Cambria Math" w:hAnsi="Cambria Math"/>
          </w:rPr>
          <m:t>Δr</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(4) How do climate drivers and </w:t>
      </w:r>
      <m:oMath>
        <m:r>
          <w:rPr>
            <w:rFonts w:ascii="Cambria Math" w:hAnsi="Cambria Math"/>
          </w:rPr>
          <m:t>DBH</m:t>
        </m:r>
      </m:oMath>
      <w:r>
        <w:t xml:space="preserve"> additively and interactively shape growth?</w:t>
      </w:r>
    </w:p>
    <w:p w14:paraId="52D8B9F2" w14:textId="77777777" w:rsidR="009E2F50" w:rsidRDefault="00383541">
      <w:pPr>
        <w:pStyle w:val="Heading3"/>
      </w:pPr>
      <w:bookmarkStart w:id="13" w:name="materials-and-methods"/>
      <w:r>
        <w:t>Materials and Methods</w:t>
      </w:r>
      <w:bookmarkEnd w:id="13"/>
    </w:p>
    <w:p w14:paraId="5F624E7B" w14:textId="77777777" w:rsidR="009E2F50" w:rsidRDefault="00383541">
      <w:pPr>
        <w:pStyle w:val="Heading4"/>
      </w:pPr>
      <w:bookmarkStart w:id="14" w:name="data-sources-and-preparation"/>
      <w:r>
        <w:t>Data sources and preparation</w:t>
      </w:r>
      <w:bookmarkEnd w:id="14"/>
    </w:p>
    <w:p w14:paraId="5969AF28" w14:textId="77777777" w:rsidR="009E2F50" w:rsidRDefault="00383541">
      <w:pPr>
        <w:pStyle w:val="FirstParagraph"/>
      </w:pPr>
      <w:r>
        <w:t xml:space="preserve">We analyzed previously collected tree-ring data from ten sites ranging from </w:t>
      </w:r>
      <w:commentRangeStart w:id="15"/>
      <w:r>
        <w:t>9.15</w:t>
      </w:r>
      <m:oMath>
        <m:sSup>
          <m:sSupPr>
            <m:ctrlPr>
              <w:ins w:id="16" w:author="Teixeira, Kristina A." w:date="2020-09-13T18:50:00Z">
                <w:rPr>
                  <w:rFonts w:ascii="Cambria Math" w:hAnsi="Cambria Math"/>
                </w:rPr>
              </w:ins>
            </m:ctrlPr>
          </m:sSupPr>
          <m:e>
            <m:r>
              <w:rPr>
                <w:rFonts w:ascii="Cambria Math" w:hAnsi="Cambria Math"/>
              </w:rPr>
              <m:t>​</m:t>
            </m:r>
          </m:e>
          <m:sup>
            <m:r>
              <w:rPr>
                <w:rFonts w:ascii="Cambria Math" w:hAnsi="Cambria Math"/>
              </w:rPr>
              <m:t>∘</m:t>
            </m:r>
          </m:sup>
        </m:sSup>
      </m:oMath>
      <w:r>
        <w:t xml:space="preserve"> to 61.30</w:t>
      </w:r>
      <m:oMath>
        <m:sSup>
          <m:sSupPr>
            <m:ctrlPr>
              <w:ins w:id="17" w:author="Teixeira, Kristina A." w:date="2020-09-13T18:50:00Z">
                <w:rPr>
                  <w:rFonts w:ascii="Cambria Math" w:hAnsi="Cambria Math"/>
                </w:rPr>
              </w:ins>
            </m:ctrlPr>
          </m:sSupPr>
          <m:e>
            <m:r>
              <w:rPr>
                <w:rFonts w:ascii="Cambria Math" w:hAnsi="Cambria Math"/>
              </w:rPr>
              <m:t>​</m:t>
            </m:r>
          </m:e>
          <m:sup>
            <m:r>
              <w:rPr>
                <w:rFonts w:ascii="Cambria Math" w:hAnsi="Cambria Math"/>
              </w:rPr>
              <m:t>∘</m:t>
            </m:r>
          </m:sup>
        </m:sSup>
      </m:oMath>
      <w:r>
        <w:t xml:space="preserve"> </w:t>
      </w:r>
      <w:commentRangeEnd w:id="15"/>
      <w:r w:rsidR="008B489D">
        <w:rPr>
          <w:rStyle w:val="CommentReference"/>
        </w:rPr>
        <w:commentReference w:id="15"/>
      </w:r>
      <w:r>
        <w:t xml:space="preserve">N latitude and representing a wide range of forest and tree types: tropical broadleaf </w:t>
      </w:r>
      <w:r>
        <w:lastRenderedPageBreak/>
        <w:t xml:space="preserve">deciduous and evergreen, temperate broadleaf deciduous and needleleaf evergreen, and boreal needleleaf evergreen (Tables 1, S1-S2). Nine of these sites (exception: LT) are large forest dynamics plots of the Forest Global Earth Observatory (ForestGEO; Anderson-Teixeira, Davies, et al., 2015). Trees of species represented within the ForestGEO plots were cored within the plot (n=#) and/or in the vicinity (n=#; max distance: </w:t>
      </w:r>
      <w:commentRangeStart w:id="18"/>
      <w:r>
        <w:t># km</w:t>
      </w:r>
      <w:commentRangeEnd w:id="18"/>
      <w:r w:rsidR="00936536">
        <w:rPr>
          <w:rStyle w:val="CommentReference"/>
        </w:rPr>
        <w:commentReference w:id="18"/>
      </w:r>
      <w:r>
        <w:t>), following a variety of sampling protocols designed to meet the varied objectives of the original studies (Tables S1, S3). In using this diversity of data sources, we ensured that our approach was able to handle challenges presented by varying methodologies and forest types.</w:t>
      </w:r>
    </w:p>
    <w:p w14:paraId="46716FA4" w14:textId="77777777" w:rsidR="009E2F50" w:rsidRDefault="00383541">
      <w:pPr>
        <w:pStyle w:val="BodyText"/>
      </w:pPr>
      <w:r>
        <w:rPr>
          <w:b/>
        </w:rPr>
        <w:t>Table 1 | Sites included in this analysis</w:t>
      </w:r>
      <w:r>
        <w:t xml:space="preserve">. Here and throughout, sites are ordered by latitude. Additional site information is provided in Table S1, and species and their sample sizes are detailed in Tables S2-S3. </w:t>
      </w:r>
      <w:r>
        <w:rPr>
          <w:i/>
        </w:rPr>
        <w:t>Climate will be filled in based on CRU data.</w:t>
      </w:r>
      <w:r>
        <w:t xml:space="preserve"> </w:t>
      </w:r>
      <w:r>
        <w:rPr>
          <w:noProof/>
        </w:rPr>
        <w:drawing>
          <wp:inline distT="0" distB="0" distL="0" distR="0" wp14:anchorId="74603609" wp14:editId="2A05DF7F">
            <wp:extent cx="5334000" cy="267038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1"/>
                    <a:stretch>
                      <a:fillRect/>
                    </a:stretch>
                  </pic:blipFill>
                  <pic:spPr bwMode="auto">
                    <a:xfrm>
                      <a:off x="0" y="0"/>
                      <a:ext cx="5334000" cy="2670388"/>
                    </a:xfrm>
                    <a:prstGeom prst="rect">
                      <a:avLst/>
                    </a:prstGeom>
                    <a:noFill/>
                    <a:ln w="9525">
                      <a:noFill/>
                      <a:headEnd/>
                      <a:tailEnd/>
                    </a:ln>
                  </pic:spPr>
                </pic:pic>
              </a:graphicData>
            </a:graphic>
          </wp:inline>
        </w:drawing>
      </w:r>
    </w:p>
    <w:p w14:paraId="08D4C5D1" w14:textId="77777777" w:rsidR="009E2F50" w:rsidRDefault="00383541">
      <w:pPr>
        <w:pStyle w:val="BodyText"/>
      </w:pPr>
      <w:r>
        <w:t>All tree cores (n=</w:t>
      </w:r>
      <w:r>
        <w:rPr>
          <w:i/>
        </w:rPr>
        <w:t>#</w:t>
      </w:r>
      <w:r>
        <w:t>) were measured and cross-dated by the original researchers using standard dendrochronological practices. The full record for all cores was retained for analysis, with the exception of records that had to be excluded due to insufficient sample size or anomalous growth patterns. Specifically, we excluded (1) species with &lt;7 cores, (2) cores with &lt;30 years of record, (3) contiguous portions of cores containing large outliers (</w:t>
      </w:r>
      <m:oMath>
        <m:r>
          <w:rPr>
            <w:rFonts w:ascii="Cambria Math" w:hAnsi="Cambria Math"/>
          </w:rPr>
          <m:t>Δr</m:t>
        </m:r>
      </m:oMath>
      <w:r>
        <w:t xml:space="preserve"> &gt; mean plus 5 x SD of </w:t>
      </w:r>
      <m:oMath>
        <m:r>
          <w:rPr>
            <w:rFonts w:ascii="Cambria Math" w:hAnsi="Cambria Math"/>
          </w:rPr>
          <m:t>Δr</m:t>
        </m:r>
      </m:oMath>
      <w:r>
        <w:t xml:space="preserve"> for the entire core), and (4) the final 20 years prior to death of trees cored dead. The final criteria was implemented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Δr</m:t>
        </m:r>
      </m:oMath>
      <w:r>
        <w:t>’s across the core (</w:t>
      </w:r>
      <w:r>
        <w:rPr>
          <w:i/>
        </w:rPr>
        <w:t>Appendix S1</w:t>
      </w:r>
      <w:r>
        <w:t xml:space="preserve">), and (3) parts of records where reconstructed </w:t>
      </w:r>
      <m:oMath>
        <m:r>
          <w:rPr>
            <w:rFonts w:ascii="Cambria Math" w:hAnsi="Cambria Math"/>
          </w:rPr>
          <m:t>DBH</m:t>
        </m:r>
      </m:oMath>
      <w:r>
        <w:t xml:space="preserve"> (see below) was represented by &lt;3 conspecific trees. In total, this resulted in inclusion of </w:t>
      </w:r>
      <w:r>
        <w:rPr>
          <w:i/>
        </w:rPr>
        <w:t>#</w:t>
      </w:r>
      <w:r>
        <w:t xml:space="preserve"> cores, </w:t>
      </w:r>
      <w:r>
        <w:rPr>
          <w:i/>
        </w:rPr>
        <w:t>#</w:t>
      </w:r>
      <w:r>
        <w:t xml:space="preserve"> of which could be included in analyses with </w:t>
      </w:r>
      <m:oMath>
        <m:r>
          <w:rPr>
            <w:rFonts w:ascii="Cambria Math" w:hAnsi="Cambria Math"/>
          </w:rPr>
          <m:t>DBH</m:t>
        </m:r>
      </m:oMath>
      <w:r>
        <w:t xml:space="preserve"> (Table S3).</w:t>
      </w:r>
    </w:p>
    <w:p w14:paraId="65B5913B" w14:textId="77777777" w:rsidR="009E2F50" w:rsidRDefault="00383541">
      <w:pPr>
        <w:pStyle w:val="BodyText"/>
      </w:pPr>
      <w:r>
        <w:t xml:space="preserve">For each year in the tree-ring records, we reconstructed </w:t>
      </w:r>
      <m:oMath>
        <m:r>
          <w:rPr>
            <w:rFonts w:ascii="Cambria Math" w:hAnsi="Cambria Math"/>
          </w:rPr>
          <m:t>DBH</m:t>
        </m:r>
      </m:oMath>
      <w:r>
        <w:t xml:space="preserve">, as detailed in </w:t>
      </w:r>
      <w:r>
        <w:rPr>
          <w:i/>
        </w:rPr>
        <w:t>Appendix S1</w:t>
      </w:r>
      <w:r>
        <w:t xml:space="preserve">. In most cases, when a recent </w:t>
      </w:r>
      <m:oMath>
        <m:r>
          <w:rPr>
            <w:rFonts w:ascii="Cambria Math" w:hAnsi="Cambria Math"/>
          </w:rPr>
          <m:t>DBH</m:t>
        </m:r>
      </m:oMath>
      <w:r>
        <w:t xml:space="preserve"> measurement was available, </w:t>
      </w:r>
      <m:oMath>
        <m:r>
          <w:rPr>
            <w:rFonts w:ascii="Cambria Math" w:hAnsi="Cambria Math"/>
          </w:rPr>
          <m:t>DBH</m:t>
        </m:r>
      </m:oMath>
      <w:r>
        <w:t xml:space="preserve"> was reconstructed from the outside in. In cases where </w:t>
      </w:r>
      <m:oMath>
        <m:r>
          <w:rPr>
            <w:rFonts w:ascii="Cambria Math" w:hAnsi="Cambria Math"/>
          </w:rPr>
          <m:t>DBH</m:t>
        </m:r>
      </m:oMath>
      <w:r>
        <w:t xml:space="preserve"> was not available, but when we knew that the core hit </w:t>
      </w:r>
      <w:r>
        <w:lastRenderedPageBreak/>
        <w:t xml:space="preserve">pith or could reasonably estimate how far off it was based on the curvature of the rings (DENDORO_REF), </w:t>
      </w:r>
      <m:oMath>
        <m:r>
          <w:rPr>
            <w:rFonts w:ascii="Cambria Math" w:hAnsi="Cambria Math"/>
          </w:rPr>
          <m:t>DBH</m:t>
        </m:r>
      </m:oMath>
      <w:r>
        <w:t xml:space="preserve"> was reconstructed from the inside out. In either case, we used allometric equations between </w:t>
      </w:r>
      <m:oMath>
        <m:r>
          <w:rPr>
            <w:rFonts w:ascii="Cambria Math" w:hAnsi="Cambria Math"/>
          </w:rPr>
          <m:t>DBH</m:t>
        </m:r>
      </m:oMath>
      <w:r>
        <w:t xml:space="preserve"> and bark thickness to account for changes in bark thickness as the tree grew (Appendix S1; Tables S2, S4).</w:t>
      </w:r>
    </w:p>
    <w:p w14:paraId="01916804" w14:textId="77777777" w:rsidR="009E2F50" w:rsidRDefault="00383541">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ins w:id="19" w:author="Teixeira, Kristina A." w:date="2020-09-13T18:50:00Z">
                <w:rPr>
                  <w:rFonts w:ascii="Cambria Math" w:hAnsi="Cambria Math"/>
                </w:rPr>
              </w:ins>
            </m:ctrlPr>
          </m:sSubPr>
          <m:e>
            <m:r>
              <w:rPr>
                <w:rFonts w:ascii="Cambria Math" w:hAnsi="Cambria Math"/>
              </w:rPr>
              <m:t>B</m:t>
            </m:r>
          </m:e>
          <m:sub>
            <m:r>
              <w:rPr>
                <w:rFonts w:ascii="Cambria Math" w:hAnsi="Cambria Math"/>
              </w:rPr>
              <m:t>y+1</m:t>
            </m:r>
          </m:sub>
        </m:sSub>
        <m:r>
          <w:rPr>
            <w:rFonts w:ascii="Cambria Math" w:hAnsi="Cambria Math"/>
          </w:rPr>
          <m:t>-AG</m:t>
        </m:r>
        <m:sSub>
          <m:sSubPr>
            <m:ctrlPr>
              <w:ins w:id="20" w:author="Teixeira, Kristina A." w:date="2020-09-13T18:50:00Z">
                <w:rPr>
                  <w:rFonts w:ascii="Cambria Math" w:hAnsi="Cambria Math"/>
                </w:rPr>
              </w:ins>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ins w:id="21" w:author="Teixeira, Kristina A." w:date="2020-09-13T18:50:00Z">
                <w:rPr>
                  <w:rFonts w:ascii="Cambria Math" w:hAnsi="Cambria Math"/>
                </w:rPr>
              </w:ins>
            </m:ctrlPr>
          </m:sSubPr>
          <m:e>
            <m:r>
              <w:rPr>
                <w:rFonts w:ascii="Cambria Math" w:hAnsi="Cambria Math"/>
              </w:rPr>
              <m:t>I</m:t>
            </m:r>
          </m:e>
          <m:sub>
            <m:r>
              <w:rPr>
                <w:rFonts w:ascii="Cambria Math" w:hAnsi="Cambria Math"/>
              </w:rPr>
              <m:t>y+1</m:t>
            </m:r>
          </m:sub>
        </m:sSub>
        <m:r>
          <w:rPr>
            <w:rFonts w:ascii="Cambria Math" w:hAnsi="Cambria Math"/>
          </w:rPr>
          <m:t>-BA</m:t>
        </m:r>
        <m:sSub>
          <m:sSubPr>
            <m:ctrlPr>
              <w:ins w:id="22" w:author="Teixeira, Kristina A." w:date="2020-09-13T18:50:00Z">
                <w:rPr>
                  <w:rFonts w:ascii="Cambria Math" w:hAnsi="Cambria Math"/>
                </w:rPr>
              </w:ins>
            </m:ctrlPr>
          </m:sSubPr>
          <m:e>
            <m:r>
              <w:rPr>
                <w:rFonts w:ascii="Cambria Math" w:hAnsi="Cambria Math"/>
              </w:rPr>
              <m:t>I</m:t>
            </m:r>
          </m:e>
          <m:sub>
            <m:r>
              <w:rPr>
                <w:rFonts w:ascii="Cambria Math" w:hAnsi="Cambria Math"/>
              </w:rPr>
              <m:t>y</m:t>
            </m:r>
          </m:sub>
        </m:sSub>
      </m:oMath>
      <w:r>
        <w:t xml:space="preserve">]. Biomass allometries for temperate and tropical sites were calculated using the R packages </w:t>
      </w:r>
      <w:r>
        <w:rPr>
          <w:i/>
        </w:rPr>
        <w:t>allo-db</w:t>
      </w:r>
      <w:r>
        <w:t xml:space="preserve"> (Gonzalez-Akre et al. in prep) and </w:t>
      </w:r>
      <w:r>
        <w:rPr>
          <w:i/>
        </w:rPr>
        <w:t>biomass</w:t>
      </w:r>
      <w:r>
        <w:t xml:space="preserve"> (Réjou‐Méchain, Tanguy, Piponiot, Chave, &amp; Hérault, 2017), respectively.</w:t>
      </w:r>
    </w:p>
    <w:p w14:paraId="4250244A" w14:textId="77777777" w:rsidR="009E2F50" w:rsidRDefault="00383541">
      <w:pPr>
        <w:pStyle w:val="BodyText"/>
      </w:pPr>
      <w:r>
        <w:t xml:space="preserve">Monthly climate data for 1901-2019 were obtained from CRU v.4.04 (Harris, Jones, Osborn, &amp; Lister, 2014; Harris, Osborn, Jones, &amp; Lister, 2020). </w:t>
      </w:r>
      <w:r>
        <w:rPr>
          <w:i/>
        </w:rPr>
        <w:t>Variables considered here included average daily minimum, maximum, and mean temperatures (</w:t>
      </w:r>
      <m:oMath>
        <m:sSub>
          <m:sSubPr>
            <m:ctrlPr>
              <w:ins w:id="23" w:author="Teixeira, Kristina A." w:date="2020-09-13T18:50:00Z">
                <w:rPr>
                  <w:rFonts w:ascii="Cambria Math" w:hAnsi="Cambria Math"/>
                </w:rPr>
              </w:ins>
            </m:ctrlPr>
          </m:sSubPr>
          <m:e>
            <m:r>
              <w:rPr>
                <w:rFonts w:ascii="Cambria Math" w:hAnsi="Cambria Math"/>
              </w:rPr>
              <m:t>T</m:t>
            </m:r>
          </m:e>
          <m:sub>
            <m:r>
              <w:rPr>
                <w:rFonts w:ascii="Cambria Math" w:hAnsi="Cambria Math"/>
              </w:rPr>
              <m:t>min</m:t>
            </m:r>
          </m:sub>
        </m:sSub>
      </m:oMath>
      <w:r>
        <w:rPr>
          <w:i/>
        </w:rPr>
        <w:t xml:space="preserve"> / currently “TMN”, </w:t>
      </w:r>
      <m:oMath>
        <m:sSub>
          <m:sSubPr>
            <m:ctrlPr>
              <w:ins w:id="24" w:author="Teixeira, Kristina A." w:date="2020-09-13T18:50:00Z">
                <w:rPr>
                  <w:rFonts w:ascii="Cambria Math" w:hAnsi="Cambria Math"/>
                </w:rPr>
              </w:ins>
            </m:ctrlPr>
          </m:sSubPr>
          <m:e>
            <m:r>
              <w:rPr>
                <w:rFonts w:ascii="Cambria Math" w:hAnsi="Cambria Math"/>
              </w:rPr>
              <m:t>T</m:t>
            </m:r>
          </m:e>
          <m:sub>
            <m:r>
              <w:rPr>
                <w:rFonts w:ascii="Cambria Math" w:hAnsi="Cambria Math"/>
              </w:rPr>
              <m:t>max</m:t>
            </m:r>
          </m:sub>
        </m:sSub>
      </m:oMath>
      <w:r>
        <w:rPr>
          <w:i/>
        </w:rPr>
        <w:t xml:space="preserve"> / currently “TMX”, </w:t>
      </w:r>
      <m:oMath>
        <m:sSub>
          <m:sSubPr>
            <m:ctrlPr>
              <w:ins w:id="25" w:author="Teixeira, Kristina A." w:date="2020-09-13T18:50:00Z">
                <w:rPr>
                  <w:rFonts w:ascii="Cambria Math" w:hAnsi="Cambria Math"/>
                </w:rPr>
              </w:ins>
            </m:ctrlPr>
          </m:sSubPr>
          <m:e>
            <m:r>
              <w:rPr>
                <w:rFonts w:ascii="Cambria Math" w:hAnsi="Cambria Math"/>
              </w:rPr>
              <m:t>T</m:t>
            </m:r>
          </m:e>
          <m:sub>
            <m:r>
              <w:rPr>
                <w:rFonts w:ascii="Cambria Math" w:hAnsi="Cambria Math"/>
              </w:rPr>
              <m:t>mean</m:t>
            </m:r>
          </m:sub>
        </m:sSub>
      </m:oMath>
      <w:r>
        <w:rPr>
          <w:i/>
        </w:rPr>
        <w:t>/ / currently “TMP”, respectively); potential evapotranspiration (</w:t>
      </w:r>
      <m:oMath>
        <m:r>
          <w:rPr>
            <w:rFonts w:ascii="Cambria Math" w:hAnsi="Cambria Math"/>
          </w:rPr>
          <m:t>PET</m:t>
        </m:r>
      </m:oMath>
      <w:r>
        <w:rPr>
          <w:i/>
        </w:rPr>
        <w:t>); precipitation (</w:t>
      </w:r>
      <m:oMath>
        <m:r>
          <w:rPr>
            <w:rFonts w:ascii="Cambria Math" w:hAnsi="Cambria Math"/>
          </w:rPr>
          <m:t>PPT</m:t>
        </m:r>
      </m:oMath>
      <w:r>
        <w:rPr>
          <w:i/>
        </w:rPr>
        <w:t>/ currently “PRE”); and precipitation day frequency (</w:t>
      </w:r>
      <m:oMath>
        <m:r>
          <w:rPr>
            <w:rFonts w:ascii="Cambria Math" w:hAnsi="Cambria Math"/>
          </w:rPr>
          <m:t>PDF</m:t>
        </m:r>
      </m:oMath>
      <w:r>
        <w:rPr>
          <w:i/>
        </w:rPr>
        <w:t>/ currently “WET”).</w:t>
      </w:r>
      <w:r>
        <w:t xml:space="preserve"> For BCI, we calculated monthly </w:t>
      </w:r>
      <m:oMath>
        <m:r>
          <w:rPr>
            <w:rFonts w:ascii="Cambria Math" w:hAnsi="Cambria Math"/>
          </w:rPr>
          <m:t>PPT</m:t>
        </m:r>
      </m:oMath>
      <w:r>
        <w:t xml:space="preserve"> and </w:t>
      </w:r>
      <m:oMath>
        <m:r>
          <w:rPr>
            <w:rFonts w:ascii="Cambria Math" w:hAnsi="Cambria Math"/>
          </w:rPr>
          <m:t>PDF</m:t>
        </m:r>
      </m:oMath>
      <w:r>
        <w:t xml:space="preserve"> from daily precipitation readings made on BCI starting in 1929 (Paton, 2019). All ForestGEO climate records used here are archived in the ForestGEO Climate Data Portal, v1.0-alpha (Anderson-Teixeira et al., 2020).</w:t>
      </w:r>
    </w:p>
    <w:p w14:paraId="178D05A0" w14:textId="77777777" w:rsidR="009E2F50" w:rsidRDefault="00383541">
      <w:pPr>
        <w:pStyle w:val="Heading4"/>
      </w:pPr>
      <w:bookmarkStart w:id="26" w:name="analysis-methods"/>
      <w:r>
        <w:t>Analysis methods</w:t>
      </w:r>
      <w:bookmarkEnd w:id="26"/>
    </w:p>
    <w:p w14:paraId="181D88CB" w14:textId="77777777" w:rsidR="009E2F50" w:rsidRDefault="00383541">
      <w:pPr>
        <w:pStyle w:val="FirstParagraph"/>
      </w:pPr>
      <w:r>
        <w:t xml:space="preserve">Our analysis consisted of two main steps: (1) identification of the most important climate drivers, and (2) combining </w:t>
      </w:r>
      <m:oMath>
        <m:r>
          <w:rPr>
            <w:rFonts w:ascii="Cambria Math" w:hAnsi="Cambria Math"/>
          </w:rPr>
          <m:t>DBH</m:t>
        </m:r>
      </m:oMath>
      <w:r>
        <w:t xml:space="preserve"> and climate drivers into a multivariate model (Fig. </w:t>
      </w:r>
      <w:r>
        <w:rPr>
          <w:b/>
        </w:rPr>
        <w:t>1</w:t>
      </w:r>
      <w:r>
        <w:t>). The analysis was run separately for each site and each response variable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w:t>
      </w:r>
    </w:p>
    <w:p w14:paraId="40159A07" w14:textId="77777777" w:rsidR="009E2F50" w:rsidRDefault="00383541">
      <w:pPr>
        <w:pStyle w:val="CaptionedFigure"/>
      </w:pPr>
      <w:commentRangeStart w:id="27"/>
      <w:r>
        <w:rPr>
          <w:noProof/>
        </w:rPr>
        <w:lastRenderedPageBreak/>
        <w:drawing>
          <wp:inline distT="0" distB="0" distL="0" distR="0" wp14:anchorId="3E5BD817" wp14:editId="647DB2BC">
            <wp:extent cx="5334000" cy="3381283"/>
            <wp:effectExtent l="0" t="0" r="0" b="0"/>
            <wp:docPr id="2" name="Picture" descr="Figure 1 | DRAFT Schematic illustrating our analysis process. This analysis is conducted separately for each site."/>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2"/>
                    <a:stretch>
                      <a:fillRect/>
                    </a:stretch>
                  </pic:blipFill>
                  <pic:spPr bwMode="auto">
                    <a:xfrm>
                      <a:off x="0" y="0"/>
                      <a:ext cx="5334000" cy="3381283"/>
                    </a:xfrm>
                    <a:prstGeom prst="rect">
                      <a:avLst/>
                    </a:prstGeom>
                    <a:noFill/>
                    <a:ln w="9525">
                      <a:noFill/>
                      <a:headEnd/>
                      <a:tailEnd/>
                    </a:ln>
                  </pic:spPr>
                </pic:pic>
              </a:graphicData>
            </a:graphic>
          </wp:inline>
        </w:drawing>
      </w:r>
      <w:commentRangeEnd w:id="27"/>
      <w:r w:rsidR="00042054">
        <w:rPr>
          <w:rStyle w:val="CommentReference"/>
        </w:rPr>
        <w:commentReference w:id="27"/>
      </w:r>
    </w:p>
    <w:p w14:paraId="17C2E6EC" w14:textId="77777777" w:rsidR="009E2F50" w:rsidRDefault="00383541">
      <w:pPr>
        <w:pStyle w:val="ImageCaption"/>
      </w:pPr>
      <w:r>
        <w:rPr>
          <w:b/>
        </w:rPr>
        <w:t>Figure 1 | DRAFT Schematic illustrating our analysis process.</w:t>
      </w:r>
      <w:r>
        <w:t xml:space="preserve"> This analysis is conducted separately for each site.</w:t>
      </w:r>
    </w:p>
    <w:p w14:paraId="2B21A030" w14:textId="77777777" w:rsidR="009E2F50" w:rsidRDefault="00383541">
      <w:pPr>
        <w:pStyle w:val="BodyText"/>
      </w:pPr>
      <w:r>
        <w:rPr>
          <w:i/>
        </w:rPr>
        <w:t>Identifying key climate drivers</w:t>
      </w:r>
    </w:p>
    <w:p w14:paraId="440B0A9C" w14:textId="77777777" w:rsidR="009E2F50" w:rsidRDefault="00383541">
      <w:pPr>
        <w:pStyle w:val="BodyText"/>
      </w:pPr>
      <w:r>
        <w:rPr>
          <w:b/>
        </w:rPr>
        <w:t xml:space="preserve">We used the </w:t>
      </w:r>
      <w:r>
        <w:rPr>
          <w:b/>
          <w:i/>
        </w:rPr>
        <w:t>climwin</w:t>
      </w:r>
      <w:r>
        <w:rPr>
          <w:b/>
        </w:rPr>
        <w:t xml:space="preserve"> package in R (Pol et al., 2016) to identify the most important climate driver and the time window over which its effect was strongest for each of two categories of variables: a temperature group (mean, min, and max temperature; PET) and a precipitation group (precipitation, number of days with precipitation).</w:t>
      </w:r>
      <w:r>
        <w:t xml:space="preserve"> For this, we detrended the response variable to remove the influence of all non-climatic drivers (</w:t>
      </w:r>
      <w:r>
        <w:rPr>
          <w:i/>
        </w:rPr>
        <w:t>e.g.</w:t>
      </w:r>
      <w:r>
        <w:t>, growth and aging of the tree, change in competitive dynamics, atmospheric pollution), which is essential for identifying climatic drivers (DENDRO_REFS). Specifically, we used a generalized additive model (GAM) to fit a spline to individual growth records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We then used </w:t>
      </w:r>
      <w:r>
        <w:rPr>
          <w:i/>
        </w:rPr>
        <w:t>climwin</w:t>
      </w:r>
      <w:r>
        <w:t xml:space="preserve"> to identify the climate variables most strongly correlated to the residuals of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and core identity as random effects: </w:t>
      </w:r>
      <w:r>
        <w:rPr>
          <w:rStyle w:val="VerbatimChar"/>
        </w:rPr>
        <w:t>residual ~ [climate] + (1 | sp) + (1 | treeID)</w:t>
      </w:r>
      <w:r>
        <w:t xml:space="preserve">. Here, for each permutation, </w:t>
      </w:r>
      <w:r>
        <w:rPr>
          <w:rStyle w:val="VerbatimChar"/>
        </w:rPr>
        <w:t>climate</w:t>
      </w:r>
      <w:r>
        <w:t xml:space="preserve"> specifies one of the climate drivers in the climate variable group, analyzed over one of all possible combinations of time periods, at monthly resolution, over a 15 month period ending near the time of cessation of formation of each annual ring (</w:t>
      </w:r>
      <w:r>
        <w:rPr>
          <w:i/>
        </w:rPr>
        <w:t>Table S1</w:t>
      </w:r>
      <w:r>
        <w:t>). (</w:t>
      </w:r>
      <w:hyperlink r:id="rId13">
        <w:r>
          <w:rPr>
            <w:rStyle w:val="Hyperlink"/>
            <w:b/>
          </w:rPr>
          <w:t>ISSUE #51 in ForestGEO-climate-sensitivity</w:t>
        </w:r>
      </w:hyperlink>
      <w:r>
        <w:t xml:space="preserve">) </w:t>
      </w:r>
      <w:r>
        <w:rPr>
          <w:i/>
        </w:rPr>
        <w:t>Climwin</w:t>
      </w:r>
      <w:r>
        <w:t xml:space="preserve"> runs all potential models to select the best fit (lowest AIC), and does k-fold cross-validation in its computation of AIC to guard against over-fitting (Pol et al., 2016). For each group of candidate climate variables, we move forward with the best variable over the time window identified by </w:t>
      </w:r>
      <w:r>
        <w:rPr>
          <w:i/>
        </w:rPr>
        <w:t>climwin</w:t>
      </w:r>
      <w:r>
        <w:t xml:space="preserve"> as a candidate climate variable for the multivariate models.</w:t>
      </w:r>
    </w:p>
    <w:p w14:paraId="76A2CCD9" w14:textId="77777777" w:rsidR="009E2F50" w:rsidRDefault="00383541">
      <w:pPr>
        <w:pStyle w:val="BodyText"/>
      </w:pPr>
      <w:r>
        <w:lastRenderedPageBreak/>
        <w:t xml:space="preserve">A challenge to this system arose for the sites that have undergone the most rapid changes in climate and tree growth: SC and LT, where trees exhibit significant growth declines attributed to rising temperatures (Sniderhan &amp; Baltzer, 2016) and increasing drought (REF), respectively. </w:t>
      </w:r>
      <w:r>
        <w:rPr>
          <w:i/>
        </w:rPr>
        <w:t>(</w:t>
      </w:r>
      <w:hyperlink r:id="rId14">
        <w:r>
          <w:rPr>
            <w:rStyle w:val="Hyperlink"/>
            <w:i/>
          </w:rPr>
          <w:t>ISSUE #25 in ForestGEO-climate-sensitivity</w:t>
        </w:r>
      </w:hyperlink>
      <w:r>
        <w:rPr>
          <w:i/>
        </w:rPr>
        <w:t>)</w:t>
      </w:r>
      <w:r>
        <w:t xml:space="preserve"> Problematically, correlating tree growth residuals from which climate-driven trends had been removed against the climate signal with a strong directional trend would not necessarily identify the most relevant climate drivers. For these sites, we experimented with three approaches to identifying the most important climate drivers (1) the method described above, (2) detrending the climate variables prior to the climwin step, and (3) </w:t>
      </w:r>
      <w:commentRangeStart w:id="28"/>
      <w:r>
        <w:t xml:space="preserve">excluding </w:t>
      </w:r>
      <w:r>
        <w:rPr>
          <w:i/>
        </w:rPr>
        <w:t>decades with the most pronounced climate change</w:t>
      </w:r>
      <w:r>
        <w:t xml:space="preserve"> from the climwin step of the analysis </w:t>
      </w:r>
      <w:commentRangeEnd w:id="28"/>
      <w:r w:rsidR="00A27A38">
        <w:rPr>
          <w:rStyle w:val="CommentReference"/>
        </w:rPr>
        <w:commentReference w:id="28"/>
      </w:r>
      <w:r>
        <w:t xml:space="preserve">(Appendix S3). After determining that… , here we present results </w:t>
      </w:r>
      <w:r>
        <w:rPr>
          <w:i/>
        </w:rPr>
        <w:t>(method)</w:t>
      </w:r>
      <w:r>
        <w:t>.</w:t>
      </w:r>
    </w:p>
    <w:p w14:paraId="5E999A4A" w14:textId="77777777" w:rsidR="009E2F50" w:rsidRDefault="00383541">
      <w:pPr>
        <w:pStyle w:val="BodyText"/>
      </w:pPr>
      <w:r>
        <w:t>We verified that this process identified similar climate variable-month combinations as what would be identified using traditional methods for individual species, as detailed in Appendix S2. (</w:t>
      </w:r>
      <w:hyperlink r:id="rId15">
        <w:r>
          <w:rPr>
            <w:rStyle w:val="Hyperlink"/>
            <w:b/>
          </w:rPr>
          <w:t>ISSUE #35 in ForestGEO-climate-sensitivity</w:t>
        </w:r>
      </w:hyperlink>
      <w:r>
        <w:t>)</w:t>
      </w:r>
    </w:p>
    <w:p w14:paraId="45C0F3A8" w14:textId="77777777" w:rsidR="009E2F50" w:rsidRDefault="00383541">
      <w:pPr>
        <w:pStyle w:val="BodyText"/>
      </w:pPr>
      <w:r>
        <w:rPr>
          <w:i/>
        </w:rPr>
        <w:t>Combining drivers in GLS model</w:t>
      </w:r>
    </w:p>
    <w:p w14:paraId="165047A7" w14:textId="77777777" w:rsidR="009E2F50" w:rsidRDefault="00383541">
      <w:pPr>
        <w:pStyle w:val="BodyText"/>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generalized least squares (GLS) model (Fig. </w:t>
      </w:r>
      <w:r>
        <w:rPr>
          <w:b/>
        </w:rPr>
        <w:t>1</w:t>
      </w:r>
      <w:r>
        <w:t xml:space="preserve">). Before running the models, we checked for collinearity among the candidate variables using the </w:t>
      </w:r>
      <w:r>
        <w:rPr>
          <w:i/>
        </w:rPr>
        <w:t>vifstep</w:t>
      </w:r>
      <w:r>
        <w:t xml:space="preserve"> function (</w:t>
      </w:r>
      <w:r>
        <w:rPr>
          <w:b/>
        </w:rPr>
        <w:t>REF</w:t>
      </w:r>
      <w:r>
        <w:t xml:space="preserve">) and removed any variable with a variance inflation factor &gt; 3 (none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 xml:space="preserve">. Rather than detrending these variables to produce residuals, the temporal autocorrelation of individual tree’s growth was accounted for by the specifying an autocorrelation structure of order 1, with </w:t>
      </w:r>
      <m:oMath>
        <m:r>
          <w:rPr>
            <w:rFonts w:ascii="Cambria Math" w:hAnsi="Cambria Math"/>
          </w:rPr>
          <m:t>Year</m:t>
        </m:r>
      </m:oMath>
      <w:r>
        <w:t xml:space="preserve"> as a continuous time covariate and </w:t>
      </w:r>
      <m:oMath>
        <m:r>
          <w:rPr>
            <w:rFonts w:ascii="Cambria Math" w:hAnsi="Cambria Math"/>
          </w:rPr>
          <m:t>coreID</m:t>
        </m:r>
      </m:oMath>
      <w:r>
        <w:t xml:space="preserve"> as a grouping factor, in the GLS’s model specification. For each species independently, we ran every combination of the candidate climate variables and </w:t>
      </w:r>
      <m:oMath>
        <m:r>
          <w:rPr>
            <w:rFonts w:ascii="Cambria Math" w:hAnsi="Cambria Math"/>
          </w:rPr>
          <m:t>DBH</m:t>
        </m:r>
      </m:oMath>
      <w:r>
        <w:t xml:space="preserve">, including both first- and second-order terms of polynomial for each. For models including interactive effects of climate and </w:t>
      </w:r>
      <m:oMath>
        <m:r>
          <w:rPr>
            <w:rFonts w:ascii="Cambria Math" w:hAnsi="Cambria Math"/>
          </w:rPr>
          <m:t>DBH</m:t>
        </m:r>
      </m:oMath>
      <w:r>
        <w:t xml:space="preserve">, we included only first-order linear terms for both </w:t>
      </w:r>
      <m:oMath>
        <m:r>
          <w:rPr>
            <w:rFonts w:ascii="Cambria Math" w:hAnsi="Cambria Math"/>
          </w:rPr>
          <m:t>DBH</m:t>
        </m:r>
      </m:oMath>
      <w:r>
        <w:t xml:space="preserve"> and climate variables. (</w:t>
      </w:r>
      <w:hyperlink r:id="rId16">
        <w:r>
          <w:rPr>
            <w:rStyle w:val="Hyperlink"/>
            <w:i/>
          </w:rPr>
          <w:t>ISSUE #42 in ForestGEO-climate-sensitivity</w:t>
        </w:r>
      </w:hyperlink>
      <w:r>
        <w:t xml:space="preserve">) Within each of three categories of models run (climate only, </w:t>
      </w:r>
      <m:oMath>
        <m:r>
          <w:rPr>
            <w:rFonts w:ascii="Cambria Math" w:hAnsi="Cambria Math"/>
          </w:rPr>
          <m:t>DBH</m:t>
        </m:r>
      </m:oMath>
      <w:r>
        <w:t xml:space="preserve">+climate, </w:t>
      </w:r>
      <m:oMath>
        <m:r>
          <w:rPr>
            <w:rFonts w:ascii="Cambria Math" w:hAnsi="Cambria Math"/>
          </w:rPr>
          <m:t>DBH</m:t>
        </m:r>
      </m:oMath>
      <w:r>
        <w:t xml:space="preserve"> x climate), we selected as the top model that with the lowest AIC.</w:t>
      </w:r>
    </w:p>
    <w:p w14:paraId="20D9A06B" w14:textId="77777777" w:rsidR="009E2F50" w:rsidRDefault="00383541">
      <w:pPr>
        <w:pStyle w:val="BodyText"/>
      </w:pPr>
      <w:r>
        <w:t xml:space="preserve">The top model was used to visualize the effects of each variables while the others are kept constant at the median in the various figures of this manuscript. For these visualizing tools, we also fetched the t-test’s p-value for each term of the model and represented the significance using different line types. Model predictions represented were back-transformed to show the effect on the original scale of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w:t>
      </w:r>
    </w:p>
    <w:p w14:paraId="57EBFF0A" w14:textId="77777777" w:rsidR="009E2F50" w:rsidRDefault="00383541">
      <w:pPr>
        <w:pStyle w:val="BodyText"/>
      </w:pPr>
      <w:r>
        <w:rPr>
          <w:i/>
        </w:rPr>
        <w:t>Data and code availability</w:t>
      </w:r>
    </w:p>
    <w:p w14:paraId="13A3F821" w14:textId="77777777" w:rsidR="009E2F50" w:rsidRDefault="00383541">
      <w:pPr>
        <w:pStyle w:val="BodyText"/>
      </w:pPr>
      <w:r>
        <w:rPr>
          <w:i/>
        </w:rPr>
        <w:t>Data</w:t>
      </w:r>
      <w:r>
        <w:t>, code, and full results are available via the project repository in GitHub (github.com/EcoClimLab/ForestGEO-climate-sensitivity) and archived in Zenodo (DOI: TBD) . Data for # of the sites are archived in the The DendroEcological Network (DEN) database (Rayback et al., 2020).</w:t>
      </w:r>
    </w:p>
    <w:p w14:paraId="1472C722" w14:textId="77777777" w:rsidR="009E2F50" w:rsidRDefault="00383541">
      <w:pPr>
        <w:pStyle w:val="Heading3"/>
      </w:pPr>
      <w:bookmarkStart w:id="29" w:name="results"/>
      <w:r>
        <w:lastRenderedPageBreak/>
        <w:t>Results</w:t>
      </w:r>
      <w:bookmarkEnd w:id="29"/>
    </w:p>
    <w:p w14:paraId="124E1F39" w14:textId="77777777" w:rsidR="009E2F50" w:rsidRDefault="00383541">
      <w:pPr>
        <w:pStyle w:val="FirstParagraph"/>
      </w:pPr>
      <w:r>
        <w:rPr>
          <w:i/>
        </w:rPr>
        <w:t>Identifying climate drivers</w:t>
      </w:r>
    </w:p>
    <w:p w14:paraId="5A108634" w14:textId="77777777" w:rsidR="009E2F50" w:rsidRDefault="00383541">
      <w:pPr>
        <w:pStyle w:val="BodyText"/>
      </w:pPr>
      <w:r>
        <w:rPr>
          <w:b/>
        </w:rPr>
        <w:t xml:space="preserve">Our process picked out similar climate drivers to what would be obtained via traditional methods (Figs. </w:t>
      </w:r>
      <w:r>
        <w:t>2</w:t>
      </w:r>
      <w:r>
        <w:rPr>
          <w:b/>
        </w:rPr>
        <w:t xml:space="preserve">, </w:t>
      </w:r>
      <w:r>
        <w:t>S1</w:t>
      </w:r>
      <w:r>
        <w:rPr>
          <w:b/>
        </w:rPr>
        <w:t xml:space="preserve">; Appendix S2), but with the advantage that </w:t>
      </w:r>
      <w:r>
        <w:rPr>
          <w:b/>
          <w:i/>
        </w:rPr>
        <w:t>climwin</w:t>
      </w:r>
      <w:r>
        <w:rPr>
          <w:b/>
        </w:rPr>
        <w:t xml:space="preserve"> allowed objective selection of the strongest climate drivers and the time windows over which they were most influential.</w:t>
      </w:r>
      <w:r>
        <w:t xml:space="preserve"> The most commonly selected variables within the temperature group were </w:t>
      </w:r>
      <m:oMath>
        <m:sSub>
          <m:sSubPr>
            <m:ctrlPr>
              <w:ins w:id="30" w:author="Teixeira, Kristina A." w:date="2020-09-13T18:50:00Z">
                <w:rPr>
                  <w:rFonts w:ascii="Cambria Math" w:hAnsi="Cambria Math"/>
                </w:rPr>
              </w:ins>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each of which was identified by climwin as the top temperature-related driver </w:t>
      </w:r>
      <w:r>
        <w:rPr>
          <w:i/>
        </w:rPr>
        <w:t>at four of the eight sites</w:t>
      </w:r>
      <w:r>
        <w:t xml:space="preserve">. </w:t>
      </w:r>
      <m:oMath>
        <m:sSub>
          <m:sSubPr>
            <m:ctrlPr>
              <w:ins w:id="31" w:author="Teixeira, Kristina A." w:date="2020-09-13T18:50:00Z">
                <w:rPr>
                  <w:rFonts w:ascii="Cambria Math" w:hAnsi="Cambria Math"/>
                </w:rPr>
              </w:ins>
            </m:ctrlPr>
          </m:sSubPr>
          <m:e>
            <m:r>
              <w:rPr>
                <w:rFonts w:ascii="Cambria Math" w:hAnsi="Cambria Math"/>
              </w:rPr>
              <m:t>T</m:t>
            </m:r>
          </m:e>
          <m:sub>
            <m:r>
              <w:rPr>
                <w:rFonts w:ascii="Cambria Math" w:hAnsi="Cambria Math"/>
              </w:rPr>
              <m:t>min</m:t>
            </m:r>
          </m:sub>
        </m:sSub>
      </m:oMath>
      <w:r>
        <w:t xml:space="preserve"> was the top driver at only </w:t>
      </w:r>
      <w:r>
        <w:rPr>
          <w:i/>
        </w:rPr>
        <w:t>one site (BCI)</w:t>
      </w:r>
      <w:r>
        <w:t xml:space="preserve">, and </w:t>
      </w:r>
      <m:oMath>
        <m:sSub>
          <m:sSubPr>
            <m:ctrlPr>
              <w:ins w:id="32" w:author="Teixeira, Kristina A." w:date="2020-09-13T18:50:00Z">
                <w:rPr>
                  <w:rFonts w:ascii="Cambria Math" w:hAnsi="Cambria Math"/>
                </w:rPr>
              </w:ins>
            </m:ctrlPr>
          </m:sSubPr>
          <m:e>
            <m:r>
              <w:rPr>
                <w:rFonts w:ascii="Cambria Math" w:hAnsi="Cambria Math"/>
              </w:rPr>
              <m:t>T</m:t>
            </m:r>
          </m:e>
          <m:sub>
            <m:r>
              <w:rPr>
                <w:rFonts w:ascii="Cambria Math" w:hAnsi="Cambria Math"/>
              </w:rPr>
              <m:t>mean</m:t>
            </m:r>
          </m:sub>
        </m:sSub>
      </m:oMath>
      <w:r>
        <w:t xml:space="preserve"> was never identified as the top variable within the temperature group (Fig. </w:t>
      </w:r>
      <w:r>
        <w:rPr>
          <w:b/>
        </w:rPr>
        <w:t>3</w:t>
      </w:r>
      <w:r>
        <w:t>). Within the precipitation group, precipitation amount (PRE) was identified as the top variable most frequently (n=</w:t>
      </w:r>
      <w:r>
        <w:rPr>
          <w:i/>
        </w:rPr>
        <w:t>6 of 9</w:t>
      </w:r>
      <w:r>
        <w:t xml:space="preserve"> sites), but it was not uncommon that it was surpassed by precipitation frequency (WET; n=</w:t>
      </w:r>
      <w:r>
        <w:rPr>
          <w:i/>
        </w:rPr>
        <w:t>3 of 8</w:t>
      </w:r>
      <w:r>
        <w:t xml:space="preserve"> sites). Optimal time windows often coincided with a site’s peak growing season (n= </w:t>
      </w:r>
      <w:r>
        <w:rPr>
          <w:i/>
        </w:rPr>
        <w:t># of 10</w:t>
      </w:r>
      <w:r>
        <w:t xml:space="preserve"> for temperature variables, </w:t>
      </w:r>
      <w:r>
        <w:rPr>
          <w:i/>
        </w:rPr>
        <w:t># of 10</w:t>
      </w:r>
      <w:r>
        <w:t xml:space="preserve"> for precipitation variables), but exceptions were common. At the </w:t>
      </w:r>
      <w:r>
        <w:rPr>
          <w:i/>
        </w:rPr>
        <w:t>5 lowest latitude</w:t>
      </w:r>
      <w:r>
        <w:t xml:space="preserve"> sites (BCI, HKK, LT, CB, and SCBI), the optimal window for precipitation variables spanned </w:t>
      </w:r>
      <m:oMath>
        <m:r>
          <w:rPr>
            <w:rFonts w:ascii="Cambria Math" w:hAnsi="Cambria Math"/>
          </w:rPr>
          <m:t>≥</m:t>
        </m:r>
      </m:oMath>
      <w:r>
        <w:t xml:space="preserve"> 8 months, ending during the peak growing months of the year of ring formation. At the </w:t>
      </w:r>
      <w:r>
        <w:rPr>
          <w:i/>
        </w:rPr>
        <w:t>3 highest latitude sites</w:t>
      </w:r>
      <w:r>
        <w:t xml:space="preserve"> (HF, ZOF, and SC), the optimal window for precipitation variables was a short (</w:t>
      </w:r>
      <m:oMath>
        <m:r>
          <w:rPr>
            <w:rFonts w:ascii="Cambria Math" w:hAnsi="Cambria Math"/>
          </w:rPr>
          <m:t>≤</m:t>
        </m:r>
      </m:oMath>
      <w:r>
        <w:t xml:space="preserve"> 3 months) window during the previous growing season. Optimal windows for temperature variables tended to be shorter, the longest being a </w:t>
      </w:r>
      <w:r>
        <w:rPr>
          <w:i/>
        </w:rPr>
        <w:t>6</w:t>
      </w:r>
      <w:r>
        <w:t xml:space="preserve"> month period during the summer (wet season) at HKK. At two of the higher-latitude temperate sites (HF and Zofin), temperatures were most influential during late winter/ early spring. </w:t>
      </w:r>
      <w:commentRangeStart w:id="33"/>
      <w:r>
        <w:t>There were also a few instances where previous growing season conditions had the strongest influence</w:t>
      </w:r>
      <w:commentRangeEnd w:id="33"/>
      <w:r w:rsidR="00FB2B5E">
        <w:rPr>
          <w:rStyle w:val="CommentReference"/>
        </w:rPr>
        <w:commentReference w:id="33"/>
      </w:r>
      <w:r>
        <w:t>.</w:t>
      </w:r>
    </w:p>
    <w:p w14:paraId="46F95115" w14:textId="77777777" w:rsidR="009E2F50" w:rsidRDefault="00383541">
      <w:pPr>
        <w:pStyle w:val="CaptionedFigure"/>
      </w:pPr>
      <w:commentRangeStart w:id="34"/>
      <w:r>
        <w:rPr>
          <w:noProof/>
        </w:rPr>
        <w:drawing>
          <wp:inline distT="0" distB="0" distL="0" distR="0" wp14:anchorId="453EC1F8" wp14:editId="13A4219C">
            <wp:extent cx="5334000" cy="26670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Black rectangle represents the period selected by climwin as the most influential window.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ficant, dashed lines when only one term is signficant, and dotted lines when neither is sign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7"/>
                    <a:stretch>
                      <a:fillRect/>
                    </a:stretch>
                  </pic:blipFill>
                  <pic:spPr bwMode="auto">
                    <a:xfrm>
                      <a:off x="0" y="0"/>
                      <a:ext cx="5334000" cy="2667000"/>
                    </a:xfrm>
                    <a:prstGeom prst="rect">
                      <a:avLst/>
                    </a:prstGeom>
                    <a:noFill/>
                    <a:ln w="9525">
                      <a:noFill/>
                      <a:headEnd/>
                      <a:tailEnd/>
                    </a:ln>
                  </pic:spPr>
                </pic:pic>
              </a:graphicData>
            </a:graphic>
          </wp:inline>
        </w:drawing>
      </w:r>
      <w:commentRangeEnd w:id="34"/>
      <w:r w:rsidR="00950ECE">
        <w:rPr>
          <w:rStyle w:val="CommentReference"/>
        </w:rPr>
        <w:commentReference w:id="34"/>
      </w:r>
    </w:p>
    <w:p w14:paraId="65A86473" w14:textId="77777777" w:rsidR="009E2F50" w:rsidRDefault="00383541">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Black rectangle represents the period selected by climwin as the most influential window. Panels (</w:t>
      </w:r>
      <w:r>
        <w:rPr>
          <w:b/>
        </w:rPr>
        <w:t>b-d</w:t>
      </w:r>
      <w:r>
        <w:t xml:space="preserve">) give statistics for time windows tested in climwin, where window open and close indicate months </w:t>
      </w:r>
      <w:r>
        <w:lastRenderedPageBreak/>
        <w:t xml:space="preserve">prior to current August, and cells across the lower diaganol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(0-3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signficant, dashed lines when only one term is signficant, and dotted lines when neither is signficant. Transparent ribbons indicate 95% confidence intervals.</w:t>
      </w:r>
    </w:p>
    <w:p w14:paraId="0822771B" w14:textId="77777777" w:rsidR="009E2F50" w:rsidRDefault="00383541">
      <w:pPr>
        <w:pStyle w:val="BodyText"/>
      </w:pPr>
      <w:r>
        <w:rPr>
          <w:b/>
        </w:rPr>
        <w:t xml:space="preserve">Across the three metrics of growth, the “landscape” of climate effects over various time windows was generally similar, but the optimal time window or even the top climate variable sometimes differed (Figs. </w:t>
      </w:r>
      <w:r>
        <w:t>S2</w:t>
      </w:r>
      <w:r>
        <w:rPr>
          <w:b/>
        </w:rPr>
        <w:t>-</w:t>
      </w:r>
      <w:r>
        <w:t>S4</w:t>
      </w:r>
      <w:r>
        <w:rPr>
          <w:b/>
        </w:rPr>
        <w:t>).</w:t>
      </w:r>
      <w:r>
        <w:t xml:space="preserve"> Specifically, </w:t>
      </w:r>
      <m:oMath>
        <m:r>
          <w:rPr>
            <w:rFonts w:ascii="Cambria Math" w:hAnsi="Cambria Math"/>
          </w:rPr>
          <m:t>Δr</m:t>
        </m:r>
      </m:oMath>
      <w:r>
        <w:t xml:space="preserve">, </w:t>
      </w:r>
      <m:oMath>
        <m:r>
          <w:rPr>
            <w:rFonts w:ascii="Cambria Math" w:hAnsi="Cambria Math"/>
          </w:rPr>
          <m:t>BAI</m:t>
        </m:r>
      </m:oMath>
      <w:r>
        <w:t xml:space="preserve">, and </w:t>
      </w:r>
      <m:oMath>
        <m:r>
          <w:rPr>
            <w:rFonts w:ascii="Cambria Math" w:hAnsi="Cambria Math"/>
          </w:rPr>
          <m:t>ΔAGB</m:t>
        </m:r>
      </m:oMath>
      <w:r>
        <w:t xml:space="preserve"> consistently exhibited similar strength of correlation and direction of response to climate variables within the temperature and precipitation variable groups. In some cases (n= # of #), both the optimal climate variable and time window were identical across growth metrics (e.g., Fig. </w:t>
      </w:r>
      <w:r>
        <w:rPr>
          <w:b/>
        </w:rPr>
        <w:t>S2</w:t>
      </w:r>
      <w:r>
        <w:t>). In #</w:t>
      </w:r>
      <w:commentRangeStart w:id="35"/>
      <w:r>
        <w:t xml:space="preserve">cases, </w:t>
      </w:r>
      <w:r>
        <w:rPr>
          <w:i/>
        </w:rPr>
        <w:t>climwin</w:t>
      </w:r>
      <w:r>
        <w:t xml:space="preserve"> identified the same climate variable but different (sometimes overlapping) time windows</w:t>
      </w:r>
      <w:commentRangeEnd w:id="35"/>
      <w:r w:rsidR="006B7EE5">
        <w:rPr>
          <w:rStyle w:val="CommentReference"/>
        </w:rPr>
        <w:commentReference w:id="35"/>
      </w:r>
      <w:r>
        <w:t xml:space="preserve">. In </w:t>
      </w:r>
      <w:r>
        <w:rPr>
          <w:i/>
        </w:rPr>
        <w:t>2</w:t>
      </w:r>
      <w:r>
        <w:t xml:space="preserve"> cases (precipitation variable group at LT, temperature variable group at HKK), </w:t>
      </w:r>
      <w:r>
        <w:rPr>
          <w:i/>
        </w:rPr>
        <w:t>climwin</w:t>
      </w:r>
      <w:r>
        <w:t xml:space="preserve"> identified different climate variables, but identical or overlapping time windows (e.g., Fig. </w:t>
      </w:r>
      <w:r>
        <w:rPr>
          <w:b/>
        </w:rPr>
        <w:t>S3</w:t>
      </w:r>
      <w:r>
        <w:t xml:space="preserve">). Finally, in </w:t>
      </w:r>
      <w:r>
        <w:rPr>
          <w:i/>
        </w:rPr>
        <w:t>2</w:t>
      </w:r>
      <w:r>
        <w:t xml:space="preserve"> cases of variables that had only weak effects and mixed responses among species in the final models (temperature variable group at BCI, precipitation variable group at HF; Figs. </w:t>
      </w:r>
      <w:r>
        <w:rPr>
          <w:b/>
        </w:rPr>
        <w:t>3, S5, S11</w:t>
      </w:r>
      <w:r>
        <w:t xml:space="preserve">), </w:t>
      </w:r>
      <w:r>
        <w:rPr>
          <w:i/>
        </w:rPr>
        <w:t>climwin</w:t>
      </w:r>
      <w:r>
        <w:t xml:space="preserve"> identified different climate variables and different time windows (e.g., Fig. </w:t>
      </w:r>
      <w:r>
        <w:rPr>
          <w:b/>
        </w:rPr>
        <w:t>S4</w:t>
      </w:r>
      <w:r>
        <w:t xml:space="preserve">). Henceforth, we focus on the climate drivers identified when </w:t>
      </w:r>
      <m:oMath>
        <m:r>
          <w:rPr>
            <w:rFonts w:ascii="Cambria Math" w:hAnsi="Cambria Math"/>
          </w:rPr>
          <m:t>Δr</m:t>
        </m:r>
      </m:oMath>
      <w:r>
        <w:t xml:space="preserve"> was the growth metric and for the full set of cores (i.e., including those for which </w:t>
      </w:r>
      <m:oMath>
        <m:r>
          <w:rPr>
            <w:rFonts w:ascii="Cambria Math" w:hAnsi="Cambria Math"/>
          </w:rPr>
          <m:t>DBH</m:t>
        </m:r>
      </m:oMath>
      <w:r>
        <w:t xml:space="preserve"> could not be reconstructed.)</w:t>
      </w:r>
    </w:p>
    <w:p w14:paraId="2D400CCB" w14:textId="77777777" w:rsidR="009E2F50" w:rsidRDefault="00383541">
      <w:pPr>
        <w:pStyle w:val="CaptionedFigure"/>
      </w:pPr>
      <w:commentRangeStart w:id="36"/>
      <w:r>
        <w:rPr>
          <w:noProof/>
        </w:rPr>
        <w:lastRenderedPageBreak/>
        <w:drawing>
          <wp:inline distT="0" distB="0" distL="0" distR="0" wp14:anchorId="1AAA2156" wp14:editId="0BCD948C">
            <wp:extent cx="5334000" cy="6667499"/>
            <wp:effectExtent l="0" t="0" r="0" b="0"/>
            <wp:docPr id="4" name="Picture" descr="Figure 3 | Species-level responses of \Delta r to climwin-selected variables in precipitation and temperature variable groups.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8"/>
                    <a:stretch>
                      <a:fillRect/>
                    </a:stretch>
                  </pic:blipFill>
                  <pic:spPr bwMode="auto">
                    <a:xfrm>
                      <a:off x="0" y="0"/>
                      <a:ext cx="5334000" cy="6667499"/>
                    </a:xfrm>
                    <a:prstGeom prst="rect">
                      <a:avLst/>
                    </a:prstGeom>
                    <a:noFill/>
                    <a:ln w="9525">
                      <a:noFill/>
                      <a:headEnd/>
                      <a:tailEnd/>
                    </a:ln>
                  </pic:spPr>
                </pic:pic>
              </a:graphicData>
            </a:graphic>
          </wp:inline>
        </w:drawing>
      </w:r>
      <w:commentRangeEnd w:id="36"/>
      <w:r w:rsidR="00390D06">
        <w:rPr>
          <w:rStyle w:val="CommentReference"/>
        </w:rPr>
        <w:commentReference w:id="36"/>
      </w:r>
    </w:p>
    <w:p w14:paraId="0D379440" w14:textId="77777777" w:rsidR="009E2F50" w:rsidRDefault="00383541">
      <w:pPr>
        <w:pStyle w:val="ImageCaption"/>
      </w:pPr>
      <w:r>
        <w:rPr>
          <w:b/>
        </w:rPr>
        <w:t xml:space="preserve">Figure 3 | Species-level responses of </w:t>
      </w:r>
      <m:oMath>
        <m:r>
          <w:rPr>
            <w:rFonts w:ascii="Cambria Math" w:hAnsi="Cambria Math"/>
          </w:rPr>
          <m:t>Δr</m:t>
        </m:r>
      </m:oMath>
      <w:r>
        <w:rPr>
          <w:b/>
        </w:rPr>
        <w:t xml:space="preserve"> to climwin-selected variables in precipitation and temperature variable groups.</w:t>
      </w:r>
      <w:r>
        <w:t xml:space="preserve">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w:t>
      </w:r>
    </w:p>
    <w:p w14:paraId="283F2030" w14:textId="77777777" w:rsidR="009E2F50" w:rsidRDefault="00383541">
      <w:pPr>
        <w:pStyle w:val="BodyText"/>
      </w:pPr>
      <w:r>
        <w:rPr>
          <w:i/>
        </w:rPr>
        <w:lastRenderedPageBreak/>
        <w:t>Climate sensitivity</w:t>
      </w:r>
    </w:p>
    <w:p w14:paraId="18C2891D" w14:textId="77777777" w:rsidR="009E2F50" w:rsidRDefault="00383541">
      <w:pPr>
        <w:pStyle w:val="BodyText"/>
      </w:pPr>
      <w:r>
        <w:t xml:space="preserve">Precipitation responses were included in the best model at all sites and </w:t>
      </w:r>
      <w:r>
        <w:rPr>
          <w:i/>
        </w:rPr>
        <w:t>for all but # species</w:t>
      </w:r>
      <w:r>
        <w:t xml:space="preserve"> (Fig. </w:t>
      </w:r>
      <w:r>
        <w:rPr>
          <w:b/>
        </w:rPr>
        <w:t>3</w:t>
      </w:r>
      <w:r>
        <w:t>). Responses were most commonly positive, and were most pronounced at the driest site (LT). Precipitation terms included in top models were non-linear #% of the time, and significantly better than first-order linear model #% of the time. In some cases, the non-linearity was quite pronounced (e.g., LT), with the most common pattern (#%) being a decelerating increase.</w:t>
      </w:r>
    </w:p>
    <w:p w14:paraId="7A12CF6F" w14:textId="77777777" w:rsidR="009E2F50" w:rsidRDefault="00383541">
      <w:pPr>
        <w:pStyle w:val="BodyText"/>
      </w:pPr>
      <w:r>
        <w:t xml:space="preserve">Temperature responses were included in the best model at all sites and </w:t>
      </w:r>
      <w:r>
        <w:rPr>
          <w:i/>
        </w:rPr>
        <w:t>for the majority of species</w:t>
      </w:r>
      <w:r>
        <w:t xml:space="preserve"> (Fig. </w:t>
      </w:r>
      <w:r>
        <w:rPr>
          <w:b/>
        </w:rPr>
        <w:t>3</w:t>
      </w:r>
      <w:r>
        <w:t>). Specifically, a temperature term was included in the best model for # of # site-species combinations, with at least one polynomial term significant for #, and both for #. Among the relationships with at least one significant term, responses shifted from near-universally negative below 40</w:t>
      </w:r>
      <m:oMath>
        <m:sSup>
          <m:sSupPr>
            <m:ctrlPr>
              <w:ins w:id="37" w:author="Teixeira, Kristina A." w:date="2020-09-13T18:50:00Z">
                <w:rPr>
                  <w:rFonts w:ascii="Cambria Math" w:hAnsi="Cambria Math"/>
                </w:rPr>
              </w:ins>
            </m:ctrlPr>
          </m:sSupPr>
          <m:e>
            <m:r>
              <w:rPr>
                <w:rFonts w:ascii="Cambria Math" w:hAnsi="Cambria Math"/>
              </w:rPr>
              <m:t>​</m:t>
            </m:r>
          </m:e>
          <m:sup>
            <m:r>
              <w:rPr>
                <w:rFonts w:ascii="Cambria Math" w:hAnsi="Cambria Math"/>
              </w:rPr>
              <m:t>∘</m:t>
            </m:r>
          </m:sup>
        </m:sSup>
      </m:oMath>
      <w:r>
        <w:t xml:space="preserve"> latitude (exception: AFXY at HKK) to positive above 45</w:t>
      </w:r>
      <m:oMath>
        <m:sSup>
          <m:sSupPr>
            <m:ctrlPr>
              <w:ins w:id="38" w:author="Teixeira, Kristina A." w:date="2020-09-13T18:50:00Z">
                <w:rPr>
                  <w:rFonts w:ascii="Cambria Math" w:hAnsi="Cambria Math"/>
                </w:rPr>
              </w:ins>
            </m:ctrlPr>
          </m:sSupPr>
          <m:e>
            <m:r>
              <w:rPr>
                <w:rFonts w:ascii="Cambria Math" w:hAnsi="Cambria Math"/>
              </w:rPr>
              <m:t>​</m:t>
            </m:r>
          </m:e>
          <m:sup>
            <m:r>
              <w:rPr>
                <w:rFonts w:ascii="Cambria Math" w:hAnsi="Cambria Math"/>
              </w:rPr>
              <m:t>∘</m:t>
            </m:r>
          </m:sup>
        </m:sSup>
      </m:oMath>
      <w:r>
        <w:t xml:space="preserve"> latitude. Harvard Forest, at 42.5</w:t>
      </w:r>
      <m:oMath>
        <m:sSup>
          <m:sSupPr>
            <m:ctrlPr>
              <w:ins w:id="39" w:author="Teixeira, Kristina A." w:date="2020-09-13T18:50:00Z">
                <w:rPr>
                  <w:rFonts w:ascii="Cambria Math" w:hAnsi="Cambria Math"/>
                </w:rPr>
              </w:ins>
            </m:ctrlPr>
          </m:sSupPr>
          <m:e>
            <m:r>
              <w:rPr>
                <w:rFonts w:ascii="Cambria Math" w:hAnsi="Cambria Math"/>
              </w:rPr>
              <m:t>​</m:t>
            </m:r>
          </m:e>
          <m:sup>
            <m:r>
              <w:rPr>
                <w:rFonts w:ascii="Cambria Math" w:hAnsi="Cambria Math"/>
              </w:rPr>
              <m:t>∘</m:t>
            </m:r>
          </m:sup>
        </m:sSup>
      </m:oMath>
      <w:r>
        <w:t xml:space="preserve"> N, exhibited a mix of responses. </w:t>
      </w:r>
      <w:r>
        <w:rPr>
          <w:i/>
        </w:rPr>
        <w:t>(It will be interesting to see what happens with Indian Creek, at 42.8 latitude.)</w:t>
      </w:r>
      <w:r>
        <w:t xml:space="preserve"> </w:t>
      </w:r>
      <w:r>
        <w:rPr>
          <w:i/>
        </w:rPr>
        <w:t>(</w:t>
      </w:r>
      <w:commentRangeStart w:id="40"/>
      <w:r>
        <w:rPr>
          <w:i/>
        </w:rPr>
        <w:t>Note that Scotty Creek was previously positive, later shifted negative</w:t>
      </w:r>
      <w:commentRangeEnd w:id="40"/>
      <w:r w:rsidR="008420C3">
        <w:rPr>
          <w:rStyle w:val="CommentReference"/>
        </w:rPr>
        <w:commentReference w:id="40"/>
      </w:r>
      <w:r>
        <w:rPr>
          <w:i/>
        </w:rPr>
        <w:t xml:space="preserve">; </w:t>
      </w:r>
      <w:hyperlink r:id="rId19">
        <w:r>
          <w:rPr>
            <w:rStyle w:val="Hyperlink"/>
            <w:i/>
          </w:rPr>
          <w:t>ISSUE #25 in ForestGEO-climate-sensitivity</w:t>
        </w:r>
      </w:hyperlink>
      <w:r>
        <w:rPr>
          <w:i/>
        </w:rPr>
        <w:t>)</w:t>
      </w:r>
      <w:r>
        <w:t xml:space="preserve"> Temperature terms included in top models were non-linear #% </w:t>
      </w:r>
      <w:r>
        <w:rPr>
          <w:i/>
        </w:rPr>
        <w:t>(most)</w:t>
      </w:r>
      <w:r>
        <w:t xml:space="preserve"> of the time, and significantly better than first-order linear model #% of the time.</w:t>
      </w:r>
    </w:p>
    <w:p w14:paraId="3EACD47A" w14:textId="77777777" w:rsidR="009E2F50" w:rsidRDefault="00383541">
      <w:pPr>
        <w:pStyle w:val="BodyText"/>
      </w:pPr>
      <w:r>
        <w:rPr>
          <w:i/>
        </w:rPr>
        <w:t>Influence of DBH</w:t>
      </w:r>
    </w:p>
    <w:p w14:paraId="07602F9B" w14:textId="77777777" w:rsidR="009E2F50" w:rsidRDefault="00383541">
      <w:pPr>
        <w:pStyle w:val="BodyText"/>
      </w:pPr>
      <w:r>
        <w:rPr>
          <w:b/>
        </w:rPr>
        <w:t xml:space="preserve">All three </w:t>
      </w:r>
      <w:commentRangeStart w:id="41"/>
      <w:r>
        <w:rPr>
          <w:b/>
        </w:rPr>
        <w:t>growth</w:t>
      </w:r>
      <w:commentRangeEnd w:id="41"/>
      <w:r w:rsidR="00B26175">
        <w:rPr>
          <w:rStyle w:val="CommentReference"/>
        </w:rPr>
        <w:commentReference w:id="41"/>
      </w:r>
      <w:r>
        <w:rPr>
          <w:b/>
        </w:rPr>
        <w:t xml:space="preserve"> metrics, </w:t>
      </w:r>
      <m:oMath>
        <m:r>
          <w:rPr>
            <w:rFonts w:ascii="Cambria Math" w:hAnsi="Cambria Math"/>
          </w:rPr>
          <m:t>Δr</m:t>
        </m:r>
      </m:oMath>
      <w:r>
        <w:rPr>
          <w:b/>
        </w:rPr>
        <w:t xml:space="preserve">, </w:t>
      </w:r>
      <m:oMath>
        <m:r>
          <w:rPr>
            <w:rFonts w:ascii="Cambria Math" w:hAnsi="Cambria Math"/>
          </w:rPr>
          <m:t>BAI</m:t>
        </m:r>
      </m:oMath>
      <w:r>
        <w:rPr>
          <w:b/>
        </w:rPr>
        <w:t xml:space="preserve">, and </w:t>
      </w:r>
      <m:oMath>
        <m:r>
          <w:rPr>
            <w:rFonts w:ascii="Cambria Math" w:hAnsi="Cambria Math"/>
          </w:rPr>
          <m:t>ΔAGB</m:t>
        </m:r>
      </m:oMath>
      <w:r>
        <w:rPr>
          <w:b/>
        </w:rPr>
        <w:t xml:space="preserve">, varied with </w:t>
      </w:r>
      <m:oMath>
        <m:r>
          <w:rPr>
            <w:rFonts w:ascii="Cambria Math" w:hAnsi="Cambria Math"/>
          </w:rPr>
          <m:t>DBH</m:t>
        </m:r>
      </m:oMath>
      <w:r>
        <w:rPr>
          <w:b/>
        </w:rPr>
        <w:t xml:space="preserve"> for most species at all sites (Fig. </w:t>
      </w:r>
      <w:r>
        <w:t>4</w:t>
      </w:r>
      <w:r>
        <w:rPr>
          <w:b/>
        </w:rPr>
        <w:t>).</w:t>
      </w:r>
      <w:r>
        <w:t xml:space="preserve"> While </w:t>
      </w:r>
      <m:oMath>
        <m:r>
          <w:rPr>
            <w:rFonts w:ascii="Cambria Math" w:hAnsi="Cambria Math"/>
          </w:rPr>
          <m:t>Δr</m:t>
        </m:r>
      </m:oMath>
      <w:r>
        <w:t xml:space="preserve"> varied significantly with </w:t>
      </w:r>
      <m:oMath>
        <m:r>
          <w:rPr>
            <w:rFonts w:ascii="Cambria Math" w:hAnsi="Cambria Math"/>
          </w:rPr>
          <m:t>DBH</m:t>
        </m:r>
      </m:oMath>
      <w:r>
        <w:t xml:space="preserve"> for the majority of species-site combinations (n= # of #; Table </w:t>
      </w:r>
      <w:r>
        <w:rPr>
          <w:b/>
        </w:rPr>
        <w:t>S#</w:t>
      </w:r>
      <w:r>
        <w:t xml:space="preserve">), there was substantial variation in these trends, with patterns mixed across both forests and species within a single stand (Fig. </w:t>
      </w:r>
      <w:r>
        <w:rPr>
          <w:b/>
        </w:rPr>
        <w:t>4</w:t>
      </w:r>
      <w:r>
        <w:t xml:space="preserve">). On one end of the spectrum, </w:t>
      </w:r>
      <w:r>
        <w:rPr>
          <w:i/>
        </w:rPr>
        <w:t>Melia azedarach</w:t>
      </w:r>
      <w:r>
        <w:t xml:space="preserve"> at HKK had extremely rapid growth at small </w:t>
      </w:r>
      <m:oMath>
        <m:r>
          <w:rPr>
            <w:rFonts w:ascii="Cambria Math" w:hAnsi="Cambria Math"/>
          </w:rPr>
          <m:t>DBH</m:t>
        </m:r>
      </m:oMath>
      <w:r>
        <w:t xml:space="preserve">, with </w:t>
      </w:r>
      <m:oMath>
        <m:r>
          <w:rPr>
            <w:rFonts w:ascii="Cambria Math" w:hAnsi="Cambria Math"/>
          </w:rPr>
          <m:t>Δr</m:t>
        </m:r>
      </m:oMath>
      <w:r>
        <w:t xml:space="preserve"> ranging up to ~15mm yr</w:t>
      </w:r>
      <w:r>
        <w:rPr>
          <w:vertAlign w:val="superscript"/>
        </w:rPr>
        <w:t>-1</w:t>
      </w:r>
      <w:r>
        <w:t xml:space="preserve">, followed by fairly rapid declines with increasing </w:t>
      </w:r>
      <m:oMath>
        <m:r>
          <w:rPr>
            <w:rFonts w:ascii="Cambria Math" w:hAnsi="Cambria Math"/>
          </w:rPr>
          <m:t>DBH</m:t>
        </m:r>
      </m:oMath>
      <w:r>
        <w:t xml:space="preserve">. Similar patterns of approximately exponential decline in </w:t>
      </w:r>
      <m:oMath>
        <m:r>
          <w:rPr>
            <w:rFonts w:ascii="Cambria Math" w:hAnsi="Cambria Math"/>
          </w:rPr>
          <m:t>Δr</m:t>
        </m:r>
      </m:oMath>
      <w:r>
        <w:t xml:space="preserve"> with </w:t>
      </w:r>
      <m:oMath>
        <m:r>
          <w:rPr>
            <w:rFonts w:ascii="Cambria Math" w:hAnsi="Cambria Math"/>
          </w:rPr>
          <m:t>DBH</m:t>
        </m:r>
      </m:oMath>
      <w:r>
        <w:t xml:space="preserve"> were observed for conifer species at Little Tesuque and Scotty Creek–both relatively open forests–and a number of species in mesic temperate forests (Fig. </w:t>
      </w:r>
      <w:r>
        <w:rPr>
          <w:b/>
        </w:rPr>
        <w:t>4</w:t>
      </w:r>
      <w:r>
        <w:t xml:space="preserve">). At the other end of the spectrum, a number of species at sites where they presumably established under closed-canopy conditions (e.g., </w:t>
      </w:r>
      <w:r>
        <w:rPr>
          <w:i/>
        </w:rPr>
        <w:t>Fagus</w:t>
      </w:r>
      <w:r>
        <w:t xml:space="preserve"> at SCBI and Zofin) had </w:t>
      </w:r>
      <m:oMath>
        <m:r>
          <w:rPr>
            <w:rFonts w:ascii="Cambria Math" w:hAnsi="Cambria Math"/>
          </w:rPr>
          <m:t>Δr</m:t>
        </m:r>
      </m:oMath>
      <w:r>
        <w:t xml:space="preserve"> &lt;1 mm yr</w:t>
      </w:r>
      <w:r>
        <w:rPr>
          <w:vertAlign w:val="superscript"/>
        </w:rPr>
        <w:t>-1</w:t>
      </w:r>
      <w:r>
        <w:t xml:space="preserve"> at small </w:t>
      </w:r>
      <m:oMath>
        <m:r>
          <w:rPr>
            <w:rFonts w:ascii="Cambria Math" w:hAnsi="Cambria Math"/>
          </w:rPr>
          <m:t>DBH</m:t>
        </m:r>
      </m:oMath>
      <w:r>
        <w:t xml:space="preserve">, increased to peak </w:t>
      </w:r>
      <m:oMath>
        <m:r>
          <w:rPr>
            <w:rFonts w:ascii="Cambria Math" w:hAnsi="Cambria Math"/>
          </w:rPr>
          <m:t>Δr</m:t>
        </m:r>
      </m:oMath>
      <w:r>
        <w:t xml:space="preserve"> between # and # cm </w:t>
      </w:r>
      <m:oMath>
        <m:r>
          <w:rPr>
            <w:rFonts w:ascii="Cambria Math" w:hAnsi="Cambria Math"/>
          </w:rPr>
          <m:t>DBH</m:t>
        </m:r>
      </m:oMath>
      <w:r>
        <w:t>, and subsequently declined.</w:t>
      </w:r>
    </w:p>
    <w:p w14:paraId="100EF446" w14:textId="77777777" w:rsidR="009E2F50" w:rsidRDefault="00383541">
      <w:pPr>
        <w:pStyle w:val="BodyText"/>
      </w:pPr>
      <w:r>
        <w:rPr>
          <w:b/>
        </w:rPr>
        <w:t xml:space="preserve">The variable patterns in </w:t>
      </w:r>
      <m:oMath>
        <m:r>
          <w:rPr>
            <w:rFonts w:ascii="Cambria Math" w:hAnsi="Cambria Math"/>
          </w:rPr>
          <m:t>Δr</m:t>
        </m:r>
      </m:oMath>
      <w:r>
        <w:rPr>
          <w:b/>
        </w:rPr>
        <w:t xml:space="preserve"> with </w:t>
      </w:r>
      <m:oMath>
        <m:r>
          <w:rPr>
            <w:rFonts w:ascii="Cambria Math" w:hAnsi="Cambria Math"/>
          </w:rPr>
          <m:t>DBH</m:t>
        </m:r>
      </m:oMath>
      <w:r>
        <w:rPr>
          <w:b/>
        </w:rPr>
        <w:t xml:space="preserve"> translated into differences in variation in </w:t>
      </w:r>
      <m:oMath>
        <m:r>
          <w:rPr>
            <w:rFonts w:ascii="Cambria Math" w:hAnsi="Cambria Math"/>
          </w:rPr>
          <m:t>BAI</m:t>
        </m:r>
      </m:oMath>
      <w:r>
        <w:rPr>
          <w:b/>
        </w:rPr>
        <w:t xml:space="preserve"> and </w:t>
      </w:r>
      <m:oMath>
        <m:r>
          <w:rPr>
            <w:rFonts w:ascii="Cambria Math" w:hAnsi="Cambria Math"/>
          </w:rPr>
          <m:t>ΔAGB</m:t>
        </m:r>
      </m:oMath>
      <w:r>
        <w:rPr>
          <w:b/>
        </w:rPr>
        <w:t xml:space="preserve"> with </w:t>
      </w:r>
      <m:oMath>
        <m:r>
          <w:rPr>
            <w:rFonts w:ascii="Cambria Math" w:hAnsi="Cambria Math"/>
          </w:rPr>
          <m:t>DBH</m:t>
        </m:r>
      </m:oMath>
      <w:r>
        <w:rPr>
          <w:b/>
        </w:rPr>
        <w:t xml:space="preserve">, although trends in both of these were more consistent across sites and species, typically increasing to a peak at intermediate </w:t>
      </w:r>
      <m:oMath>
        <m:r>
          <w:rPr>
            <w:rFonts w:ascii="Cambria Math" w:hAnsi="Cambria Math"/>
          </w:rPr>
          <m:t>DBH</m:t>
        </m:r>
      </m:oMath>
      <w:r>
        <w:rPr>
          <w:b/>
        </w:rPr>
        <w:t xml:space="preserve"> and then declining (Fig. </w:t>
      </w:r>
      <w:r>
        <w:t>4</w:t>
      </w:r>
      <w:r>
        <w:rPr>
          <w:b/>
        </w:rPr>
        <w:t>).</w:t>
      </w:r>
    </w:p>
    <w:p w14:paraId="28BDE64A" w14:textId="77777777" w:rsidR="009E2F50" w:rsidRDefault="00383541">
      <w:pPr>
        <w:pStyle w:val="CaptionedFigure"/>
      </w:pPr>
      <w:r>
        <w:rPr>
          <w:noProof/>
        </w:rPr>
        <w:lastRenderedPageBreak/>
        <w:drawing>
          <wp:inline distT="0" distB="0" distL="0" distR="0" wp14:anchorId="68C86A17" wp14:editId="6B9AED23">
            <wp:extent cx="5334000" cy="6667499"/>
            <wp:effectExtent l="0" t="0" r="0" b="0"/>
            <wp:docPr id="5" name="Picture" descr="Figure 4 | Growth sensitivity to DBH: (a) \Delta r, (b) BAI, (c) \Delta AGB. 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20"/>
                    <a:stretch>
                      <a:fillRect/>
                    </a:stretch>
                  </pic:blipFill>
                  <pic:spPr bwMode="auto">
                    <a:xfrm>
                      <a:off x="0" y="0"/>
                      <a:ext cx="5334000" cy="6667499"/>
                    </a:xfrm>
                    <a:prstGeom prst="rect">
                      <a:avLst/>
                    </a:prstGeom>
                    <a:noFill/>
                    <a:ln w="9525">
                      <a:noFill/>
                      <a:headEnd/>
                      <a:tailEnd/>
                    </a:ln>
                  </pic:spPr>
                </pic:pic>
              </a:graphicData>
            </a:graphic>
          </wp:inline>
        </w:drawing>
      </w:r>
    </w:p>
    <w:p w14:paraId="18387BF4" w14:textId="77777777" w:rsidR="009E2F50" w:rsidRDefault="00383541">
      <w:pPr>
        <w:pStyle w:val="ImageCaption"/>
      </w:pPr>
      <w:r>
        <w:rPr>
          <w:b/>
        </w:rPr>
        <w:t xml:space="preserve">Figure 4 | Growth sensitivity to DBH: (a) </w:t>
      </w:r>
      <m:oMath>
        <m:r>
          <w:rPr>
            <w:rFonts w:ascii="Cambria Math" w:hAnsi="Cambria Math"/>
          </w:rPr>
          <m:t>Δr</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w:t>
      </w:r>
    </w:p>
    <w:p w14:paraId="49F7F5AA" w14:textId="77777777" w:rsidR="009E2F50" w:rsidRDefault="00383541">
      <w:pPr>
        <w:pStyle w:val="BodyText"/>
      </w:pPr>
      <w:r>
        <w:rPr>
          <w:i/>
        </w:rPr>
        <w:t>Additive and interactive effects of climate and DBH</w:t>
      </w:r>
    </w:p>
    <w:p w14:paraId="4898532C" w14:textId="77777777" w:rsidR="009E2F50" w:rsidRDefault="00383541">
      <w:pPr>
        <w:pStyle w:val="BodyText"/>
      </w:pPr>
      <w:r>
        <w:rPr>
          <w:b/>
        </w:rPr>
        <w:lastRenderedPageBreak/>
        <w:t>Both DBH and climate were included in the majority of top models, regardless of the growth metric used.</w:t>
      </w:r>
      <w:r>
        <w:t xml:space="preserve"> Specifically, </w:t>
      </w:r>
      <m:oMath>
        <m:r>
          <w:rPr>
            <w:rFonts w:ascii="Cambria Math" w:hAnsi="Cambria Math"/>
          </w:rPr>
          <m:t>DBH</m:t>
        </m:r>
      </m:oMath>
      <w:r>
        <w:t xml:space="preserve"> was included in #% of top models for </w:t>
      </w:r>
      <m:oMath>
        <m:r>
          <w:rPr>
            <w:rFonts w:ascii="Cambria Math" w:hAnsi="Cambria Math"/>
          </w:rPr>
          <m:t>Δr</m:t>
        </m:r>
      </m:oMath>
      <w:r>
        <w:t xml:space="preserve">, #% of top models for </w:t>
      </w:r>
      <m:oMath>
        <m:r>
          <w:rPr>
            <w:rFonts w:ascii="Cambria Math" w:hAnsi="Cambria Math"/>
          </w:rPr>
          <m:t>BAI</m:t>
        </m:r>
      </m:oMath>
      <w:r>
        <w:t xml:space="preserve">, and #% of top models for </w:t>
      </w:r>
      <m:oMath>
        <m:r>
          <w:rPr>
            <w:rFonts w:ascii="Cambria Math" w:hAnsi="Cambria Math"/>
          </w:rPr>
          <m:t>ΔAGB</m:t>
        </m:r>
      </m:oMath>
      <w:r>
        <w:t xml:space="preserve">. In general, </w:t>
      </w:r>
      <m:oMath>
        <m:r>
          <w:rPr>
            <w:rFonts w:ascii="Cambria Math" w:hAnsi="Cambria Math"/>
          </w:rPr>
          <m:t>DBH</m:t>
        </m:r>
      </m:oMath>
      <w:r>
        <w:t xml:space="preserve"> explained more variation in growth rates than did climate (Fig. </w:t>
      </w:r>
      <w:r>
        <w:rPr>
          <w:b/>
        </w:rPr>
        <w:t>5</w:t>
      </w:r>
      <w:r>
        <w:t>).</w:t>
      </w:r>
    </w:p>
    <w:p w14:paraId="16BBA5B7" w14:textId="77777777" w:rsidR="009E2F50" w:rsidRDefault="00383541">
      <w:pPr>
        <w:pStyle w:val="BodyText"/>
      </w:pPr>
      <w:r>
        <w:rPr>
          <w:b/>
        </w:rPr>
        <w:t xml:space="preserve">The relative importance of </w:t>
      </w:r>
      <m:oMath>
        <m:r>
          <w:rPr>
            <w:rFonts w:ascii="Cambria Math" w:hAnsi="Cambria Math"/>
          </w:rPr>
          <m:t>DBH</m:t>
        </m:r>
      </m:oMath>
      <w:r>
        <w:rPr>
          <w:b/>
        </w:rPr>
        <w:t xml:space="preserve"> and climate shifted across growth metrics and climates (Figs. </w:t>
      </w:r>
      <w:r>
        <w:t>5</w:t>
      </w:r>
      <w:r>
        <w:rPr>
          <w:b/>
        </w:rPr>
        <w:t xml:space="preserve">, </w:t>
      </w:r>
      <w:r>
        <w:t>S5</w:t>
      </w:r>
      <w:r>
        <w:rPr>
          <w:b/>
        </w:rPr>
        <w:t>-</w:t>
      </w:r>
      <w:r>
        <w:t>S14</w:t>
      </w:r>
      <w:r>
        <w:rPr>
          <w:b/>
        </w:rPr>
        <w:t>).</w:t>
      </w:r>
      <w:r>
        <w:t xml:space="preserve"> The relative importance of </w:t>
      </w:r>
      <m:oMath>
        <m:r>
          <w:rPr>
            <w:rFonts w:ascii="Cambria Math" w:hAnsi="Cambria Math"/>
          </w:rPr>
          <m:t>DBH</m:t>
        </m:r>
      </m:oMath>
      <w:r>
        <w:t xml:space="preserve"> tended to be least for </w:t>
      </w:r>
      <m:oMath>
        <m:r>
          <w:rPr>
            <w:rFonts w:ascii="Cambria Math" w:hAnsi="Cambria Math"/>
          </w:rPr>
          <m:t>Δr</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w:t>
      </w:r>
      <w:r>
        <w:rPr>
          <w:b/>
        </w:rPr>
        <w:t>5</w:t>
      </w:r>
      <w:r>
        <w:t xml:space="preserve">). However, there were exceptions, particularly when </w:t>
      </w:r>
      <m:oMath>
        <m:r>
          <w:rPr>
            <w:rFonts w:ascii="Cambria Math" w:hAnsi="Cambria Math"/>
          </w:rPr>
          <m:t>Δr</m:t>
        </m:r>
      </m:oMath>
      <w:r>
        <w:t xml:space="preserve"> decreased steeply with </w:t>
      </w:r>
      <m:oMath>
        <m:r>
          <w:rPr>
            <w:rFonts w:ascii="Cambria Math" w:hAnsi="Cambria Math"/>
          </w:rPr>
          <m:t>DBH</m:t>
        </m:r>
      </m:oMath>
      <w:r>
        <w:t xml:space="preserve"> (e.g., at Little Tesuque; Fig. </w:t>
      </w:r>
      <w:r>
        <w:rPr>
          <w:b/>
        </w:rPr>
        <w:t>5</w:t>
      </w:r>
      <w:r>
        <w:t xml:space="preserve">). The relative importance of climate was modest at sites including SCBI (Fig. </w:t>
      </w:r>
      <w:r>
        <w:rPr>
          <w:b/>
        </w:rPr>
        <w:t>5</w:t>
      </w:r>
      <w:r>
        <w:t xml:space="preserve">), HF (Fig. </w:t>
      </w:r>
      <w:r>
        <w:rPr>
          <w:b/>
        </w:rPr>
        <w:t>S11</w:t>
      </w:r>
      <w:r>
        <w:t xml:space="preserve">), and </w:t>
      </w:r>
      <w:commentRangeStart w:id="42"/>
      <w:r>
        <w:t>SC</w:t>
      </w:r>
      <w:commentRangeEnd w:id="42"/>
      <w:r w:rsidR="00F46270">
        <w:rPr>
          <w:rStyle w:val="CommentReference"/>
        </w:rPr>
        <w:commentReference w:id="42"/>
      </w:r>
      <w:r>
        <w:t xml:space="preserve"> (Fig. </w:t>
      </w:r>
      <w:r>
        <w:rPr>
          <w:b/>
        </w:rPr>
        <w:t>S14</w:t>
      </w:r>
      <w:r>
        <w:t xml:space="preserve">), and stronger at sites including LT (Fig. </w:t>
      </w:r>
      <w:r>
        <w:rPr>
          <w:b/>
        </w:rPr>
        <w:t>5</w:t>
      </w:r>
      <w:r>
        <w:t xml:space="preserve">) and BCI (Fig. </w:t>
      </w:r>
      <w:r>
        <w:rPr>
          <w:b/>
        </w:rPr>
        <w:t>S5</w:t>
      </w:r>
      <w:r>
        <w:t>).</w:t>
      </w:r>
    </w:p>
    <w:p w14:paraId="37D11215" w14:textId="77777777" w:rsidR="009E2F50" w:rsidRDefault="00383541">
      <w:pPr>
        <w:pStyle w:val="CaptionedFigure"/>
      </w:pPr>
      <w:r>
        <w:rPr>
          <w:noProof/>
        </w:rPr>
        <w:drawing>
          <wp:inline distT="0" distB="0" distL="0" distR="0" wp14:anchorId="3188506D" wp14:editId="5582310D">
            <wp:extent cx="5334000" cy="4267200"/>
            <wp:effectExtent l="0" t="0" r="0" b="0"/>
            <wp:docPr id="6" name="Picture" descr="Figure 5 | Comparison of full top models for each growth metric (\Delta r,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show_case_response_plots.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6AAF76BC" w14:textId="77777777" w:rsidR="009E2F50" w:rsidRDefault="00383541">
      <w:pPr>
        <w:pStyle w:val="ImageCaption"/>
      </w:pPr>
      <w:r>
        <w:rPr>
          <w:b/>
        </w:rPr>
        <w:t>Figure 5 | Comparison of full top models for each growth metric (</w:t>
      </w:r>
      <m:oMath>
        <m:r>
          <w:rPr>
            <w:rFonts w:ascii="Cambria Math" w:hAnsi="Cambria Math"/>
          </w:rPr>
          <m:t>Δr</m:t>
        </m:r>
      </m:oMath>
      <w:r>
        <w:rPr>
          <w:b/>
        </w:rPr>
        <w:t xml:space="preserve">, </w:t>
      </w:r>
      <m:oMath>
        <m:r>
          <w:rPr>
            <w:rFonts w:ascii="Cambria Math" w:hAnsi="Cambria Math"/>
          </w:rPr>
          <m:t>BAI</m:t>
        </m:r>
      </m:oMath>
      <w:r>
        <w:rPr>
          <w:b/>
        </w:rPr>
        <w:t xml:space="preserve">, </w:t>
      </w:r>
      <m:oMath>
        <m:r>
          <w:rPr>
            <w:rFonts w:ascii="Cambria Math" w:hAnsi="Cambria Math"/>
          </w:rPr>
          <m:t>ΔAGB</m:t>
        </m:r>
      </m:oMath>
      <w:r>
        <w:rPr>
          <w:b/>
        </w:rPr>
        <w:t>) at sites where climatic controls are strong (Little Tesuque, left panel) and modest (SCBI, right panel).</w:t>
      </w:r>
      <w:r>
        <w:t xml:space="preserve">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w:t>
      </w:r>
    </w:p>
    <w:p w14:paraId="686AF298" w14:textId="77777777" w:rsidR="009E2F50" w:rsidRDefault="00383541">
      <w:pPr>
        <w:pStyle w:val="BodyText"/>
      </w:pPr>
      <w:r>
        <w:rPr>
          <w:b/>
        </w:rPr>
        <w:t xml:space="preserve">Interactive effects of </w:t>
      </w:r>
      <m:oMath>
        <m:r>
          <w:rPr>
            <w:rFonts w:ascii="Cambria Math" w:hAnsi="Cambria Math"/>
          </w:rPr>
          <m:t>DBH</m:t>
        </m:r>
      </m:oMath>
      <w:r>
        <w:rPr>
          <w:b/>
        </w:rPr>
        <w:t xml:space="preserve"> and climate were found for #% of species-variable combinations</w:t>
      </w:r>
      <w:r>
        <w:t xml:space="preserve">. Interactions were significant for over half of </w:t>
      </w:r>
      <m:oMath>
        <m:r>
          <w:rPr>
            <w:rFonts w:ascii="Cambria Math" w:hAnsi="Cambria Math"/>
          </w:rPr>
          <m:t>DBH</m:t>
        </m:r>
      </m:oMath>
      <w:r>
        <w:t xml:space="preserve">-precipitation variable </w:t>
      </w:r>
      <w:r>
        <w:lastRenderedPageBreak/>
        <w:t>interactions for all three growth metrics (</w:t>
      </w:r>
      <w:r>
        <w:rPr>
          <w:i/>
        </w:rPr>
        <w:t>51% for all</w:t>
      </w:r>
      <w:r>
        <w:t xml:space="preserve">; Table S5). The majority (#%) of these interactions were positive, indicating that larger trees generally respond more positively (or less negatively) to precipitation or it’s frequency (Fig. </w:t>
      </w:r>
      <w:r>
        <w:rPr>
          <w:b/>
        </w:rPr>
        <w:t>6?</w:t>
      </w:r>
      <w:r>
        <w:t xml:space="preserve">). Interactions between temperature variables and </w:t>
      </w:r>
      <m:oMath>
        <m:r>
          <w:rPr>
            <w:rFonts w:ascii="Cambria Math" w:hAnsi="Cambria Math"/>
          </w:rPr>
          <m:t>DBH</m:t>
        </m:r>
      </m:oMath>
      <w:r>
        <w:t xml:space="preserve"> were significant for </w:t>
      </w:r>
      <w:r>
        <w:rPr>
          <w:i/>
        </w:rPr>
        <w:t>~40%</w:t>
      </w:r>
      <w:r>
        <w:t xml:space="preserve"> of cases considered (Table S5). The majority (#%) of these interactions were positive, indicating that larger trees generally respond less negatively (or more positively) to </w:t>
      </w:r>
      <m:oMath>
        <m:sSub>
          <m:sSubPr>
            <m:ctrlPr>
              <w:ins w:id="43" w:author="Teixeira, Kristina A." w:date="2020-09-13T18:50:00Z">
                <w:rPr>
                  <w:rFonts w:ascii="Cambria Math" w:hAnsi="Cambria Math"/>
                </w:rPr>
              </w:ins>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(Fig. </w:t>
      </w:r>
      <w:r>
        <w:rPr>
          <w:b/>
        </w:rPr>
        <w:t>6?</w:t>
      </w:r>
      <w:r>
        <w:t>).</w:t>
      </w:r>
    </w:p>
    <w:p w14:paraId="69E9AB6D" w14:textId="77777777" w:rsidR="009E2F50" w:rsidRDefault="00383541">
      <w:pPr>
        <w:pStyle w:val="BodyText"/>
      </w:pPr>
      <w:r>
        <w:rPr>
          <w:b/>
        </w:rPr>
        <w:t>figure on climate - DBH interactions?</w:t>
      </w:r>
      <w:r>
        <w:t xml:space="preserve"> (</w:t>
      </w:r>
      <w:r>
        <w:rPr>
          <w:i/>
        </w:rPr>
        <w:t xml:space="preserve">See </w:t>
      </w:r>
      <w:hyperlink r:id="rId22">
        <w:r>
          <w:rPr>
            <w:rStyle w:val="Hyperlink"/>
            <w:i/>
          </w:rPr>
          <w:t>ISSUE #42 in ForestGEO-climate-sensitivity</w:t>
        </w:r>
      </w:hyperlink>
      <w:r>
        <w:t>)</w:t>
      </w:r>
    </w:p>
    <w:p w14:paraId="44625841" w14:textId="77777777" w:rsidR="009E2F50" w:rsidRDefault="00383541">
      <w:pPr>
        <w:pStyle w:val="Heading3"/>
      </w:pPr>
      <w:bookmarkStart w:id="44" w:name="discussion"/>
      <w:r>
        <w:t>Discussion</w:t>
      </w:r>
      <w:bookmarkEnd w:id="44"/>
    </w:p>
    <w:p w14:paraId="0BE07F6C" w14:textId="77777777" w:rsidR="009E2F50" w:rsidRDefault="00383541">
      <w:pPr>
        <w:pStyle w:val="FirstParagraph"/>
      </w:pPr>
      <w:r>
        <w:rPr>
          <w:i/>
        </w:rPr>
        <w:t>NOTE TO COAUTHORS: The discussion in particular is still very rough. I’d appreciate feedback on what points to emphasize here.</w:t>
      </w:r>
    </w:p>
    <w:p w14:paraId="3E85027D" w14:textId="77777777" w:rsidR="009E2F50" w:rsidRDefault="00383541">
      <w:pPr>
        <w:pStyle w:val="BodyText"/>
      </w:pPr>
      <w:r>
        <w:rPr>
          <w:b/>
        </w:rPr>
        <w:t>We present a new method that allows simultaneous consideration of the effects of objectively determined principle climate drivers and tree size on annual growth.</w:t>
      </w:r>
      <w:r>
        <w:t xml:space="preserve"> Results are broadly consistent with those obtained by traditional methods, but offer several new insights.</w:t>
      </w:r>
    </w:p>
    <w:p w14:paraId="0FBD4E5A" w14:textId="77777777" w:rsidR="009E2F50" w:rsidRDefault="00383541">
      <w:pPr>
        <w:pStyle w:val="BodyText"/>
      </w:pPr>
      <w:r>
        <w:rPr>
          <w:i/>
        </w:rPr>
        <w:t>Climate sensitivity</w:t>
      </w:r>
    </w:p>
    <w:p w14:paraId="6C739D79" w14:textId="77777777" w:rsidR="009E2F50" w:rsidRDefault="00383541">
      <w:pPr>
        <w:pStyle w:val="BodyText"/>
      </w:pPr>
      <w:r>
        <w:t>Ideas to discuss:</w:t>
      </w:r>
    </w:p>
    <w:p w14:paraId="2A6D0F70" w14:textId="77777777" w:rsidR="009E2F50" w:rsidRDefault="00BA43FB">
      <w:pPr>
        <w:numPr>
          <w:ilvl w:val="0"/>
          <w:numId w:val="4"/>
        </w:numPr>
      </w:pPr>
      <m:oMath>
        <m:sSub>
          <m:sSubPr>
            <m:ctrlPr>
              <w:ins w:id="45" w:author="Teixeira, Kristina A." w:date="2020-09-13T18:50:00Z">
                <w:rPr>
                  <w:rFonts w:ascii="Cambria Math" w:hAnsi="Cambria Math"/>
                </w:rPr>
              </w:ins>
            </m:ctrlPr>
          </m:sSubPr>
          <m:e>
            <m:r>
              <w:rPr>
                <w:rFonts w:ascii="Cambria Math" w:hAnsi="Cambria Math"/>
              </w:rPr>
              <m:t>T</m:t>
            </m:r>
          </m:e>
          <m:sub>
            <m:r>
              <w:rPr>
                <w:rFonts w:ascii="Cambria Math" w:hAnsi="Cambria Math"/>
              </w:rPr>
              <m:t>max</m:t>
            </m:r>
          </m:sub>
        </m:sSub>
      </m:oMath>
      <w:r w:rsidR="00383541">
        <w:t xml:space="preserve"> and </w:t>
      </w:r>
      <m:oMath>
        <m:r>
          <w:rPr>
            <w:rFonts w:ascii="Cambria Math" w:hAnsi="Cambria Math"/>
          </w:rPr>
          <m:t>PET</m:t>
        </m:r>
      </m:oMath>
      <w:r w:rsidR="00383541">
        <w:t xml:space="preserve"> tend to be better variables than the more commonly used </w:t>
      </w:r>
      <m:oMath>
        <m:sSub>
          <m:sSubPr>
            <m:ctrlPr>
              <w:ins w:id="46" w:author="Teixeira, Kristina A." w:date="2020-09-13T18:50:00Z">
                <w:rPr>
                  <w:rFonts w:ascii="Cambria Math" w:hAnsi="Cambria Math"/>
                </w:rPr>
              </w:ins>
            </m:ctrlPr>
          </m:sSubPr>
          <m:e>
            <m:r>
              <w:rPr>
                <w:rFonts w:ascii="Cambria Math" w:hAnsi="Cambria Math"/>
              </w:rPr>
              <m:t>T</m:t>
            </m:r>
          </m:e>
          <m:sub>
            <m:r>
              <w:rPr>
                <w:rFonts w:ascii="Cambria Math" w:hAnsi="Cambria Math"/>
              </w:rPr>
              <m:t>mean</m:t>
            </m:r>
          </m:sub>
        </m:sSub>
      </m:oMath>
    </w:p>
    <w:p w14:paraId="34F6057E" w14:textId="77777777" w:rsidR="009E2F50" w:rsidRDefault="00383541">
      <w:pPr>
        <w:numPr>
          <w:ilvl w:val="0"/>
          <w:numId w:val="4"/>
        </w:numPr>
      </w:pPr>
      <w:r>
        <w:t>trees tend to be sensitive to water over longer time scales (makes sense– lags caused by soil moisture storage)</w:t>
      </w:r>
    </w:p>
    <w:p w14:paraId="5D3D8964" w14:textId="77777777" w:rsidR="009E2F50" w:rsidRDefault="00383541">
      <w:pPr>
        <w:numPr>
          <w:ilvl w:val="0"/>
          <w:numId w:val="4"/>
        </w:numPr>
      </w:pPr>
      <w:r>
        <w:t xml:space="preserve">temperature sensitivity shifts from neg in warm climates to positive in cold climates </w:t>
      </w:r>
      <w:commentRangeStart w:id="47"/>
      <w:r>
        <w:t>(although Sniderhan &amp; Baltzer (2016) shows that the effect shifted to negative as warming progressed)</w:t>
      </w:r>
      <w:commentRangeEnd w:id="47"/>
      <w:r w:rsidR="00C226B4">
        <w:rPr>
          <w:rStyle w:val="CommentReference"/>
        </w:rPr>
        <w:commentReference w:id="47"/>
      </w:r>
    </w:p>
    <w:p w14:paraId="1CCC9A45" w14:textId="77777777" w:rsidR="009E2F50" w:rsidRDefault="00383541">
      <w:pPr>
        <w:numPr>
          <w:ilvl w:val="0"/>
          <w:numId w:val="4"/>
        </w:numPr>
      </w:pPr>
      <w:r>
        <w:t>additive effects are prevalent and should not be overlooked</w:t>
      </w:r>
    </w:p>
    <w:p w14:paraId="704713D8" w14:textId="77777777" w:rsidR="009E2F50" w:rsidRDefault="00383541">
      <w:pPr>
        <w:numPr>
          <w:ilvl w:val="0"/>
          <w:numId w:val="4"/>
        </w:numPr>
      </w:pPr>
      <w:r>
        <w:t>nonlinear effects are prevalent</w:t>
      </w:r>
    </w:p>
    <w:p w14:paraId="71D129F2" w14:textId="77777777" w:rsidR="009E2F50" w:rsidRDefault="00383541">
      <w:pPr>
        <w:pStyle w:val="FirstParagraph"/>
      </w:pPr>
      <w:r>
        <w:rPr>
          <w:i/>
        </w:rPr>
        <w:t>Influence of DBH</w:t>
      </w:r>
    </w:p>
    <w:p w14:paraId="00431916" w14:textId="77777777" w:rsidR="009E2F50" w:rsidRDefault="00383541">
      <w:pPr>
        <w:pStyle w:val="BodyText"/>
      </w:pPr>
      <w:r>
        <w:rPr>
          <w:b/>
        </w:rPr>
        <w:t xml:space="preserve">The diversity of growth trends in relation to </w:t>
      </w:r>
      <m:oMath>
        <m:r>
          <w:rPr>
            <w:rFonts w:ascii="Cambria Math" w:hAnsi="Cambria Math"/>
          </w:rPr>
          <m:t>DBH</m:t>
        </m:r>
      </m:oMath>
      <w:r>
        <w:rPr>
          <w:b/>
        </w:rPr>
        <w:t xml:space="preserve"> observed here (Fig. </w:t>
      </w:r>
      <w:r>
        <w:t>4</w:t>
      </w:r>
      <w:r>
        <w:rPr>
          <w:b/>
        </w:rPr>
        <w:t>) is largely attributable to species ecology and stand history (Fig. 4).</w:t>
      </w:r>
      <w:r>
        <w:t xml:space="preserve"> On one end of the spectrum, species that would have established in fairly open conditions–</w:t>
      </w:r>
      <w:r>
        <w:rPr>
          <w:i/>
        </w:rPr>
        <w:t>i.e.</w:t>
      </w:r>
      <w:r>
        <w:t xml:space="preserve">, shade-intolerant species and those at sites with more open canopies (e.g., LT, SC)– exhibited rapid initial growth followed by exponential decline. The most pronounced example of this pattern was </w:t>
      </w:r>
      <w:r>
        <w:rPr>
          <w:i/>
        </w:rPr>
        <w:t>Melia azedarach</w:t>
      </w:r>
      <w:r>
        <w:t xml:space="preserve"> –a highly shade-intolerant species that generally establishes in the open (Baker &amp; Bunyavejchewin, 2006) and was sampled opportunistically outside the ForestGEO plot at HKK (Vlam, Baker, Bunyavejchewin, &amp; Zuidema, 2014), where it presumably established under open conditions. Such patterns are consistent with dendrochronology’s “textbook” patterns, which have been derived primarily from open-grown trees (DENDRO_REFS). On the other end of the spectrum, shade-tolerant species (e.g. </w:t>
      </w:r>
      <w:r>
        <w:rPr>
          <w:i/>
        </w:rPr>
        <w:t>Fagus</w:t>
      </w:r>
      <w:r>
        <w:t xml:space="preserve"> at SCBI and Zofin) exhibited initially low, but increasing, </w:t>
      </w:r>
      <m:oMath>
        <m:r>
          <w:rPr>
            <w:rFonts w:ascii="Cambria Math" w:hAnsi="Cambria Math"/>
          </w:rPr>
          <m:t>Δr</m:t>
        </m:r>
      </m:oMath>
      <w:r>
        <w:t xml:space="preserve">. This pattern is consistent with patterns observed </w:t>
      </w:r>
      <w:r>
        <w:lastRenderedPageBreak/>
        <w:t xml:space="preserve">in stand-level census data from closed-canopy forests, including several in this analysis, where </w:t>
      </w:r>
      <m:oMath>
        <m:r>
          <w:rPr>
            <w:rFonts w:ascii="Cambria Math" w:hAnsi="Cambria Math"/>
          </w:rPr>
          <m:t>Δr</m:t>
        </m:r>
      </m:oMath>
      <w:r>
        <w:t xml:space="preserve"> increases continuously with </w:t>
      </w:r>
      <m:oMath>
        <m:r>
          <w:rPr>
            <w:rFonts w:ascii="Cambria Math" w:hAnsi="Cambria Math"/>
          </w:rPr>
          <m:t>DBH</m:t>
        </m:r>
      </m:oMath>
      <w:r>
        <w:t xml:space="preserve"> [Muller-Landau et al. (2006); Anderson-Teixeira, McGarvey, et al. (2015); Piponiot et al. in prep]. While the low community mean </w:t>
      </w:r>
      <m:oMath>
        <m:r>
          <w:rPr>
            <w:rFonts w:ascii="Cambria Math" w:hAnsi="Cambria Math"/>
          </w:rPr>
          <m:t>Δr</m:t>
        </m:r>
      </m:oMath>
      <w:r>
        <w:t xml:space="preserve"> at small </w:t>
      </w:r>
      <m:oMath>
        <m:r>
          <w:rPr>
            <w:rFonts w:ascii="Cambria Math" w:hAnsi="Cambria Math"/>
          </w:rPr>
          <m:t>DBH</m:t>
        </m:r>
      </m:oMath>
      <w:r>
        <w:t xml:space="preserve"> observed in closed-canopy forests is in large part driven by slow-growing small stems that will never enter the cohort of trees sampled by coring (e.g., </w:t>
      </w:r>
      <m:oMath>
        <m:r>
          <w:rPr>
            <w:rFonts w:ascii="Cambria Math" w:hAnsi="Cambria Math"/>
          </w:rPr>
          <m:t>≥</m:t>
        </m:r>
      </m:oMath>
      <w:r>
        <w:t xml:space="preserve"> 10cm DBH), increases in </w:t>
      </w:r>
      <m:oMath>
        <m:r>
          <w:rPr>
            <w:rFonts w:ascii="Cambria Math" w:hAnsi="Cambria Math"/>
          </w:rPr>
          <m:t>Δr</m:t>
        </m:r>
      </m:oMath>
      <w:r>
        <w:t xml:space="preserve"> with </w:t>
      </w:r>
      <m:oMath>
        <m:r>
          <w:rPr>
            <w:rFonts w:ascii="Cambria Math" w:hAnsi="Cambria Math"/>
          </w:rPr>
          <m:t>DBH</m:t>
        </m:r>
      </m:oMath>
      <w:r>
        <w:t xml:space="preserve"> have also been observed for most species at SCBI using the same tree-ring data set analyzed here, but comparing across individuals using only contemporary data (Helcoski et al., 2019). Thus, patterns of decreasing </w:t>
      </w:r>
      <m:oMath>
        <m:r>
          <w:rPr>
            <w:rFonts w:ascii="Cambria Math" w:hAnsi="Cambria Math"/>
          </w:rPr>
          <m:t>Δr</m:t>
        </m:r>
      </m:oMath>
      <w:r>
        <w:t xml:space="preserve"> with </w:t>
      </w:r>
      <m:oMath>
        <m:r>
          <w:rPr>
            <w:rFonts w:ascii="Cambria Math" w:hAnsi="Cambria Math"/>
          </w:rPr>
          <m:t>DBH</m:t>
        </m:r>
      </m:oMath>
      <w:r>
        <w:t xml:space="preserve"> are likely limited to open-grown trees or those establishing in gaps.</w:t>
      </w:r>
      <w:r>
        <w:br/>
        <w:t>– (</w:t>
      </w:r>
      <w:r>
        <w:rPr>
          <w:i/>
        </w:rPr>
        <w:t xml:space="preserve">cite paper that I reviewed several years back; </w:t>
      </w:r>
      <w:hyperlink r:id="rId23">
        <w:r>
          <w:rPr>
            <w:rStyle w:val="Hyperlink"/>
            <w:i/>
          </w:rPr>
          <w:t>Clark et al. 2007?</w:t>
        </w:r>
      </w:hyperlink>
      <w:r>
        <w:rPr>
          <w:i/>
        </w:rPr>
        <w:t xml:space="preserve">; </w:t>
      </w:r>
      <w:hyperlink r:id="rId24">
        <w:r>
          <w:rPr>
            <w:rStyle w:val="Hyperlink"/>
            <w:i/>
          </w:rPr>
          <w:t>Schleip et al. 2015</w:t>
        </w:r>
      </w:hyperlink>
      <w:r>
        <w:t>).</w:t>
      </w:r>
    </w:p>
    <w:p w14:paraId="29261153" w14:textId="77777777" w:rsidR="009E2F50" w:rsidRDefault="00383541">
      <w:pPr>
        <w:pStyle w:val="BodyText"/>
      </w:pPr>
      <w:r>
        <w:t xml:space="preserve">Contrary to the finding that </w:t>
      </w:r>
      <m:oMath>
        <m:r>
          <w:rPr>
            <w:rFonts w:ascii="Cambria Math" w:hAnsi="Cambria Math"/>
          </w:rPr>
          <m:t>ΔAGB</m:t>
        </m:r>
      </m:oMath>
      <w:r>
        <w:t xml:space="preserve"> increases continuously with </w:t>
      </w:r>
      <m:oMath>
        <m:r>
          <w:rPr>
            <w:rFonts w:ascii="Cambria Math" w:hAnsi="Cambria Math"/>
          </w:rPr>
          <m:t>DBH</m:t>
        </m:r>
      </m:oMath>
      <w:r>
        <w:t xml:space="preserve">, which was derived from census data from globally distributed forests (Stephenson et al., 2014) and has also been observed in tree-rings (Foster et al., 2016), we found evidence of saturation or decline in the majority </w:t>
      </w:r>
      <w:r>
        <w:rPr>
          <w:b/>
        </w:rPr>
        <w:t>(77%)</w:t>
      </w:r>
      <w:r>
        <w:t xml:space="preserve"> of species-site combinations analyzed. </w:t>
      </w:r>
      <m:oMath>
        <m:r>
          <w:rPr>
            <w:rFonts w:ascii="Cambria Math" w:hAnsi="Cambria Math"/>
          </w:rPr>
          <m:t>ΔAGB</m:t>
        </m:r>
      </m:oMath>
      <w:r>
        <w:t xml:space="preserve"> declines at high </w:t>
      </w:r>
      <m:oMath>
        <m:r>
          <w:rPr>
            <w:rFonts w:ascii="Cambria Math" w:hAnsi="Cambria Math"/>
          </w:rPr>
          <m:t>DBH</m:t>
        </m:r>
      </m:oMath>
      <w:r>
        <w:t xml:space="preserve"> are presumably because trees are investing fixed C elsewhere–for example, reproduction.</w:t>
      </w:r>
    </w:p>
    <w:p w14:paraId="347356B3" w14:textId="77777777" w:rsidR="009E2F50" w:rsidRDefault="00383541">
      <w:pPr>
        <w:pStyle w:val="BodyText"/>
      </w:pPr>
      <w:r>
        <w:rPr>
          <w:b/>
        </w:rPr>
        <w:t>These results have important implications for using tree-rings to infer growth responses to slowly-changing environmental drivers, including climate, atmospheric CO</w:t>
      </w:r>
      <w:r>
        <w:rPr>
          <w:b/>
          <w:vertAlign w:val="subscript"/>
        </w:rPr>
        <w:t>2</w:t>
      </w:r>
      <w:r>
        <w:rPr>
          <w:b/>
        </w:rPr>
        <w:t>, and deposition of sulfur dioxide (SO</w:t>
      </w:r>
      <w:r>
        <w:rPr>
          <w:b/>
          <w:vertAlign w:val="subscript"/>
        </w:rPr>
        <w:t>2</w:t>
      </w:r>
      <w:r>
        <w:rPr>
          <w:b/>
        </w:rPr>
        <w:t>) and nitrogen oxides (NO</w:t>
      </w:r>
      <w:r>
        <w:rPr>
          <w:b/>
          <w:vertAlign w:val="subscript"/>
        </w:rPr>
        <w:t>x</w:t>
      </w:r>
      <w:r>
        <w:rPr>
          <w:b/>
        </w:rPr>
        <w:t>) (e.g., Mathias &amp; Thomas, 2018).</w:t>
      </w:r>
      <w:r>
        <w:t xml:space="preserve"> The observed trends in </w:t>
      </w:r>
      <m:oMath>
        <m:r>
          <w:rPr>
            <w:rFonts w:ascii="Cambria Math" w:hAnsi="Cambria Math"/>
          </w:rPr>
          <m:t>Δr</m:t>
        </m:r>
      </m:oMath>
      <w:r>
        <w:t xml:space="preserve"> and </w:t>
      </w:r>
      <m:oMath>
        <m:r>
          <w:rPr>
            <w:rFonts w:ascii="Cambria Math" w:hAnsi="Cambria Math"/>
          </w:rPr>
          <m:t>BAI</m:t>
        </m:r>
      </m:oMath>
      <w:r>
        <w:t xml:space="preserve"> with </w:t>
      </w:r>
      <m:oMath>
        <m:r>
          <w:rPr>
            <w:rFonts w:ascii="Cambria Math" w:hAnsi="Cambria Math"/>
          </w:rPr>
          <m:t>DBH</m:t>
        </m:r>
      </m:oMath>
      <w:r>
        <w:t xml:space="preserve"> (Fig. </w:t>
      </w:r>
      <w:r>
        <w:rPr>
          <w:b/>
        </w:rPr>
        <w:t>4</w:t>
      </w:r>
      <w:r>
        <w:t xml:space="preserve">) imply that two of the most commonly used growth-trend detection methods, conservative detrending and basal area correction (see Peters, Groenendijk, Vlam, &amp; Zuidema, 2015), are inappropriate. Specifically, conservative detrending, which applies stiff splines or mathematical functions (e.g., negative exponential) to remove trends in </w:t>
      </w:r>
      <m:oMath>
        <m:r>
          <w:rPr>
            <w:rFonts w:ascii="Cambria Math" w:hAnsi="Cambria Math"/>
          </w:rPr>
          <m:t>Δr</m:t>
        </m:r>
      </m:oMath>
      <w:r>
        <w:t xml:space="preserve"> before analyzing residuals, would not be reliable across the diversity of </w:t>
      </w:r>
      <m:oMath>
        <m:r>
          <w:rPr>
            <w:rFonts w:ascii="Cambria Math" w:hAnsi="Cambria Math"/>
          </w:rPr>
          <m:t>Δr</m:t>
        </m:r>
      </m:oMath>
      <w:r>
        <w:t>-</w:t>
      </w:r>
      <m:oMath>
        <m:r>
          <w:rPr>
            <w:rFonts w:ascii="Cambria Math" w:hAnsi="Cambria Math"/>
          </w:rPr>
          <m:t>DBH</m:t>
        </m:r>
      </m:oMath>
      <w:r>
        <w:t xml:space="preserve"> relationships observed here. Basal area correction – i.e., assuming that </w:t>
      </w:r>
      <m:oMath>
        <m:r>
          <w:rPr>
            <w:rFonts w:ascii="Cambria Math" w:hAnsi="Cambria Math"/>
          </w:rPr>
          <m:t>BAI</m:t>
        </m:r>
      </m:oMath>
      <w:r>
        <w:t xml:space="preserve"> is fundamentally independent of tree size after the removal of the juvenile growth phase–is also problematic because </w:t>
      </w:r>
      <m:oMath>
        <m:r>
          <w:rPr>
            <w:rFonts w:ascii="Cambria Math" w:hAnsi="Cambria Math"/>
          </w:rPr>
          <m:t>BAI</m:t>
        </m:r>
      </m:oMath>
      <w:r>
        <w:t xml:space="preserve"> shows a variety of trends with </w:t>
      </w:r>
      <m:oMath>
        <m:r>
          <w:rPr>
            <w:rFonts w:ascii="Cambria Math" w:hAnsi="Cambria Math"/>
          </w:rPr>
          <m:t>DBH</m:t>
        </m:r>
      </m:oMath>
      <w:r>
        <w:t xml:space="preserve"> across large size classes. The most common pattern–an increase to a peak at intermediate sizes, followed by decrease–would imply that the basal area correction is most commonly biased towards finding positive trends for smaller trees and negative trends for larger trees. It is therefore not surprising that tree-ring studies examining the impact of rising CO</w:t>
      </w:r>
      <w:r>
        <w:rPr>
          <w:vertAlign w:val="subscript"/>
        </w:rPr>
        <w:t>2</w:t>
      </w:r>
      <w:r>
        <w:t xml:space="preserve"> on long-term growth growth trends reach inconsistent conclusions (Walker et al., n.d.).</w:t>
      </w:r>
    </w:p>
    <w:p w14:paraId="47D1E612" w14:textId="77777777" w:rsidR="009E2F50" w:rsidRDefault="00383541">
      <w:pPr>
        <w:pStyle w:val="BodyText"/>
      </w:pPr>
      <w:r>
        <w:rPr>
          <w:i/>
        </w:rPr>
        <w:t>Additive and interactive effects of climate and DBH</w:t>
      </w:r>
    </w:p>
    <w:p w14:paraId="5A742099" w14:textId="77777777" w:rsidR="009E2F50" w:rsidRDefault="00383541">
      <w:pPr>
        <w:pStyle w:val="BodyText"/>
      </w:pPr>
      <w:r>
        <w:rPr>
          <w:b/>
        </w:rPr>
        <w:t>We show that DBH is a strong driver of growth (any metric) relative to climate and that climate sensitivity often varies with DBH– findings that have important implications for understanding changes in forest productivity in response to climate change.</w:t>
      </w:r>
      <w:r>
        <w:t xml:space="preserve"> The observed importance of </w:t>
      </w:r>
      <m:oMath>
        <m:r>
          <w:rPr>
            <w:rFonts w:ascii="Cambria Math" w:hAnsi="Cambria Math"/>
          </w:rPr>
          <m:t>DBH</m:t>
        </m:r>
      </m:oMath>
      <w:r>
        <w:t xml:space="preserve"> as a driver of tree growth reinforces the concept that changes in forest structure/ demography are critical to changes in forest productivity (REFS; McDowell et al., 2020). The prevalence of interactive </w:t>
      </w:r>
      <m:oMath>
        <m:r>
          <w:rPr>
            <w:rFonts w:ascii="Cambria Math" w:hAnsi="Cambria Math"/>
          </w:rPr>
          <m:t>DBH</m:t>
        </m:r>
      </m:oMath>
      <w:r>
        <w:t xml:space="preserve">-climate effects reinforces the concepts that large trees tend to be disproportionately sensitive to drought (Bennett et al., 2015; McGregor et al., n.d.) but less sensitive to high temperatures </w:t>
      </w:r>
      <w:r>
        <w:rPr>
          <w:i/>
        </w:rPr>
        <w:t>(Rollinson et al. in review)</w:t>
      </w:r>
      <w:r>
        <w:t xml:space="preserve">, implying that size should be considered in tree-ring analyses of climate sensitivity. However, the relatively strong importance of </w:t>
      </w:r>
      <m:oMath>
        <m:r>
          <w:rPr>
            <w:rFonts w:ascii="Cambria Math" w:hAnsi="Cambria Math"/>
          </w:rPr>
          <m:t>DBH</m:t>
        </m:r>
      </m:oMath>
      <w:r>
        <w:t xml:space="preserve"> in no way negates the importance of </w:t>
      </w:r>
      <w:r>
        <w:lastRenderedPageBreak/>
        <w:t>climate, as its effect would dominate changes in productivity in stands with relatively constant size structure. Some studies have made a start at combining tree rings and forest census data to get at the climate sensitivity of whole-forest productivity (e.g., Helcoski et al., 2019), but have been limited in that they were not underlain by models of individual tree growth that simultaneously characterized the effects of tree size and climate, as we do here. Further work will be required to combine this model with forest census data in order to understand the climate sensitivity of whole-forest productivity.</w:t>
      </w:r>
    </w:p>
    <w:p w14:paraId="3413622D" w14:textId="77777777" w:rsidR="009E2F50" w:rsidRDefault="00383541">
      <w:pPr>
        <w:pStyle w:val="BodyText"/>
      </w:pPr>
      <w:r>
        <w:t xml:space="preserve">All this points to the potential importance of considering DBH in climate reconstructions. Traditional dendro methods seek to remove the influence of </w:t>
      </w:r>
      <m:oMath>
        <m:r>
          <w:rPr>
            <w:rFonts w:ascii="Cambria Math" w:hAnsi="Cambria Math"/>
          </w:rPr>
          <m:t>DBH</m:t>
        </m:r>
      </m:oMath>
      <w:r>
        <w:t xml:space="preserve">, but our finding of prevalent </w:t>
      </w:r>
      <m:oMath>
        <m:r>
          <w:rPr>
            <w:rFonts w:ascii="Cambria Math" w:hAnsi="Cambria Math"/>
          </w:rPr>
          <m:t>DBH</m:t>
        </m:r>
      </m:oMath>
      <w:r>
        <w:t>-</w:t>
      </w:r>
      <m:oMath>
        <m:r>
          <w:rPr>
            <w:rFonts w:ascii="Cambria Math" w:hAnsi="Cambria Math"/>
          </w:rPr>
          <m:t>Δr</m:t>
        </m:r>
      </m:oMath>
      <w:r>
        <w:t xml:space="preserve"> interactions indicate that it should not be ignored. DBH is not always collected when cores are taken, and is not routinely preserved alongside tree-ring data. For example, the International Tree-Ring Data Bank (ITRDB) contains no structure for storing DBH records. DEN is new alternative (Rayback et al., 2020).</w:t>
      </w:r>
    </w:p>
    <w:p w14:paraId="66AA34F5" w14:textId="77777777" w:rsidR="009E2F50" w:rsidRDefault="00383541">
      <w:pPr>
        <w:pStyle w:val="BodyText"/>
      </w:pPr>
      <w:r>
        <w:rPr>
          <w:i/>
        </w:rPr>
        <w:t>Conclusions</w:t>
      </w:r>
    </w:p>
    <w:p w14:paraId="2ABE8853" w14:textId="77777777" w:rsidR="009E2F50" w:rsidRDefault="00383541">
      <w:pPr>
        <w:pStyle w:val="BodyText"/>
      </w:pPr>
      <w:r>
        <w:t>Sets the foundation for considering other, slowly changing environmental drivers.</w:t>
      </w:r>
    </w:p>
    <w:p w14:paraId="6A80B283" w14:textId="77777777" w:rsidR="009E2F50" w:rsidRDefault="00383541">
      <w:pPr>
        <w:pStyle w:val="Heading3"/>
      </w:pPr>
      <w:bookmarkStart w:id="48" w:name="acknowledgements"/>
      <w:r>
        <w:t>Acknowledgements</w:t>
      </w:r>
      <w:bookmarkEnd w:id="48"/>
    </w:p>
    <w:p w14:paraId="664D4E0A" w14:textId="77777777" w:rsidR="009E2F50" w:rsidRDefault="00383541">
      <w:pPr>
        <w:pStyle w:val="FirstParagraph"/>
      </w:pPr>
      <w:r>
        <w:t>Thanks to Pete Kerby-Miller for bark thickness data. Helpful feedback was provided by Albert Kim… This analysis was funded by a Smithsonian Scholarly Studies grant to KAT, SM, HCM, and CP.</w:t>
      </w:r>
    </w:p>
    <w:p w14:paraId="3EB7B88A" w14:textId="77777777" w:rsidR="009E2F50" w:rsidRDefault="00383541">
      <w:pPr>
        <w:pStyle w:val="Heading3"/>
      </w:pPr>
      <w:bookmarkStart w:id="49" w:name="authors-contributions"/>
      <w:r>
        <w:t>Authors’ contributions</w:t>
      </w:r>
      <w:bookmarkEnd w:id="49"/>
    </w:p>
    <w:p w14:paraId="292F56FB" w14:textId="77777777" w:rsidR="009E2F50" w:rsidRDefault="00383541">
      <w:pPr>
        <w:pStyle w:val="FirstParagraph"/>
      </w:pPr>
      <w:r>
        <w:t>KAT, VH, CR, RA, CP conceived the ideas and designed methodology; [most authors] collected the data; VH, BG, EGA organized and analysed the data; KAT led the writing of the manuscript. All authors contributed critically to the drafts and gave final approval for publication.</w:t>
      </w:r>
    </w:p>
    <w:p w14:paraId="1828B4A7" w14:textId="77777777" w:rsidR="009E2F50" w:rsidRDefault="00383541">
      <w:pPr>
        <w:pStyle w:val="Heading3"/>
      </w:pPr>
      <w:bookmarkStart w:id="50" w:name="references"/>
      <w:r>
        <w:t>References</w:t>
      </w:r>
      <w:bookmarkEnd w:id="50"/>
    </w:p>
    <w:p w14:paraId="6CA7197F" w14:textId="77777777" w:rsidR="009E2F50" w:rsidRDefault="00383541">
      <w:pPr>
        <w:pStyle w:val="Bibliography"/>
      </w:pPr>
      <w:bookmarkStart w:id="51" w:name="ref-alfaro-sanchez_growth_2017"/>
      <w:bookmarkStart w:id="52" w:name="refs"/>
      <w:r>
        <w:t xml:space="preserve">Alfaro-Sánchez, R., Muller-Landau, H. C., Wright, S. J., &amp; Camarero, J. J. (2017). Growth and reproduction respond differently to climate in three Neotropical tree species. </w:t>
      </w:r>
      <w:r>
        <w:rPr>
          <w:i/>
        </w:rPr>
        <w:t>Oecologia</w:t>
      </w:r>
      <w:r>
        <w:t xml:space="preserve">, </w:t>
      </w:r>
      <w:r>
        <w:rPr>
          <w:i/>
        </w:rPr>
        <w:t>184</w:t>
      </w:r>
      <w:r>
        <w:t>(2), 531–541. doi:</w:t>
      </w:r>
      <w:hyperlink r:id="rId25">
        <w:r>
          <w:rPr>
            <w:rStyle w:val="Hyperlink"/>
          </w:rPr>
          <w:t>10.1007/s00442-017-3879-3</w:t>
        </w:r>
      </w:hyperlink>
    </w:p>
    <w:p w14:paraId="618A0B21" w14:textId="77777777" w:rsidR="009E2F50" w:rsidRDefault="00383541">
      <w:pPr>
        <w:pStyle w:val="Bibliography"/>
      </w:pPr>
      <w:bookmarkStart w:id="53" w:name="X7472afe191c4e6f910d2bf0bfbf82e114a2f267"/>
      <w:bookmarkEnd w:id="51"/>
      <w:r>
        <w:t>Anderson-Teixeira, K., Gonzalez, B., ForestGEO, McGregor, I., Gonzalez-Akre, E., RHelcoski, … Terrell, A. (2020, July). Forestgeo/Climate: Pre-release for collaborative review. Zenodo. doi:</w:t>
      </w:r>
      <w:hyperlink r:id="rId26">
        <w:r>
          <w:rPr>
            <w:rStyle w:val="Hyperlink"/>
          </w:rPr>
          <w:t>10.5281/ZENODO.3958216</w:t>
        </w:r>
      </w:hyperlink>
    </w:p>
    <w:p w14:paraId="07D9E3B5" w14:textId="77777777" w:rsidR="009E2F50" w:rsidRDefault="00383541">
      <w:pPr>
        <w:pStyle w:val="Bibliography"/>
      </w:pPr>
      <w:bookmarkStart w:id="54" w:name="X9500a36d1b54456ba99312b61e732f214f264df"/>
      <w:bookmarkEnd w:id="53"/>
      <w:r>
        <w:t xml:space="preserve">Anderson-Teixeira, K. J., Davies, S. J., Bennett, A. C., Gonzalez-Akre, E. B., Muller-Landau, H. C., Joseph Wright, S., … Zimmerman, J. (2015). CTFS-ForestGEO: A worldwide network monitoring forests in an era of global change. </w:t>
      </w:r>
      <w:r>
        <w:rPr>
          <w:i/>
        </w:rPr>
        <w:t>Global Change Biology</w:t>
      </w:r>
      <w:r>
        <w:t xml:space="preserve">, </w:t>
      </w:r>
      <w:r>
        <w:rPr>
          <w:i/>
        </w:rPr>
        <w:t>21</w:t>
      </w:r>
      <w:r>
        <w:t>(2), 528–549. doi:</w:t>
      </w:r>
      <w:hyperlink r:id="rId27">
        <w:r>
          <w:rPr>
            <w:rStyle w:val="Hyperlink"/>
          </w:rPr>
          <w:t>10.1111/gcb.12712</w:t>
        </w:r>
      </w:hyperlink>
    </w:p>
    <w:p w14:paraId="4D014DC0" w14:textId="77777777" w:rsidR="009E2F50" w:rsidRDefault="00383541">
      <w:pPr>
        <w:pStyle w:val="Bibliography"/>
      </w:pPr>
      <w:bookmarkStart w:id="55" w:name="ref-anderson-teixeira_size-related_2015"/>
      <w:bookmarkEnd w:id="54"/>
      <w:r>
        <w:lastRenderedPageBreak/>
        <w:t xml:space="preserve">Anderson-Teixeira, K. J., McGarvey, J. C., Muller-Landau, H. C., Park, J. Y., Gonzalez-Akre, E. B., Herrmann, V., … McShea, W. J. (2015). Size-related scaling of tree form and function in a mixed-age forest. </w:t>
      </w:r>
      <w:r>
        <w:rPr>
          <w:i/>
        </w:rPr>
        <w:t>Functional Ecology</w:t>
      </w:r>
      <w:r>
        <w:t xml:space="preserve">, </w:t>
      </w:r>
      <w:r>
        <w:rPr>
          <w:i/>
        </w:rPr>
        <w:t>29</w:t>
      </w:r>
      <w:r>
        <w:t>(12), 1587–1602. doi:</w:t>
      </w:r>
      <w:hyperlink r:id="rId28">
        <w:r>
          <w:rPr>
            <w:rStyle w:val="Hyperlink"/>
          </w:rPr>
          <w:t>10.1111/1365-2435.12470</w:t>
        </w:r>
      </w:hyperlink>
    </w:p>
    <w:p w14:paraId="4610A507" w14:textId="77777777" w:rsidR="009E2F50" w:rsidRDefault="00383541">
      <w:pPr>
        <w:pStyle w:val="Bibliography"/>
      </w:pPr>
      <w:bookmarkStart w:id="56" w:name="ref-baker_suppression_2006"/>
      <w:bookmarkEnd w:id="55"/>
      <w:r>
        <w:t xml:space="preserve">Baker, P. J., &amp; Bunyavejchewin, S. (2006). Suppression, release and canopy recruitment in five tree species from a seasonal tropical forest in western Thailand. </w:t>
      </w:r>
      <w:r>
        <w:rPr>
          <w:i/>
        </w:rPr>
        <w:t>Journal of Tropical Ecology</w:t>
      </w:r>
      <w:r>
        <w:t xml:space="preserve">, </w:t>
      </w:r>
      <w:r>
        <w:rPr>
          <w:i/>
        </w:rPr>
        <w:t>22</w:t>
      </w:r>
      <w:r>
        <w:t>(5), 521–529. doi:</w:t>
      </w:r>
      <w:hyperlink r:id="rId29">
        <w:r>
          <w:rPr>
            <w:rStyle w:val="Hyperlink"/>
          </w:rPr>
          <w:t>10.1017/S0266467406003312</w:t>
        </w:r>
      </w:hyperlink>
    </w:p>
    <w:p w14:paraId="0797D510" w14:textId="77777777" w:rsidR="009E2F50" w:rsidRDefault="00383541">
      <w:pPr>
        <w:pStyle w:val="Bibliography"/>
      </w:pPr>
      <w:bookmarkStart w:id="57" w:name="ref-banbury_morgan_global_nodate"/>
      <w:bookmarkEnd w:id="56"/>
      <w:r>
        <w:t xml:space="preserve">Banbury Morgan, B., Herrmann, V., Kunert, N., Bond-Lamberty, B., Muller-Landau, H. C., &amp; Anderson-Teixeira, K. J. (n.d.). Global patterns of forest autotrophic carbon fluxes. </w:t>
      </w:r>
      <w:r>
        <w:rPr>
          <w:i/>
        </w:rPr>
        <w:t>Global Change Biology</w:t>
      </w:r>
      <w:r>
        <w:t>.</w:t>
      </w:r>
    </w:p>
    <w:p w14:paraId="66D58048" w14:textId="77777777" w:rsidR="009E2F50" w:rsidRDefault="00383541">
      <w:pPr>
        <w:pStyle w:val="Bibliography"/>
      </w:pPr>
      <w:bookmarkStart w:id="58" w:name="ref-bennett_larger_2015"/>
      <w:bookmarkEnd w:id="57"/>
      <w:r>
        <w:t xml:space="preserve">Bennett, A. C., McDowell, N. G., Allen, C. D., &amp; Anderson-Teixeira, K. J. (2015). Larger trees suffer most during drought in forests worldwide. </w:t>
      </w:r>
      <w:r>
        <w:rPr>
          <w:i/>
        </w:rPr>
        <w:t>Nature Plants</w:t>
      </w:r>
      <w:r>
        <w:t xml:space="preserve">, </w:t>
      </w:r>
      <w:r>
        <w:rPr>
          <w:i/>
        </w:rPr>
        <w:t>1</w:t>
      </w:r>
      <w:r>
        <w:t>(10), 15139. doi:</w:t>
      </w:r>
      <w:hyperlink r:id="rId30">
        <w:r>
          <w:rPr>
            <w:rStyle w:val="Hyperlink"/>
          </w:rPr>
          <w:t>10.1038/nplants.2015.139</w:t>
        </w:r>
      </w:hyperlink>
    </w:p>
    <w:p w14:paraId="27A73036" w14:textId="77777777" w:rsidR="009E2F50" w:rsidRDefault="00383541">
      <w:pPr>
        <w:pStyle w:val="Bibliography"/>
      </w:pPr>
      <w:bookmarkStart w:id="59" w:name="ref-brown_toward_2004"/>
      <w:bookmarkEnd w:id="58"/>
      <w:r>
        <w:t xml:space="preserve">Brown, J. H., Gillooly, J. F., Allen, A. P., Savage, V. M., &amp; West, G. B. (2004). Toward a Metabolic Theory of Ecology. </w:t>
      </w:r>
      <w:r>
        <w:rPr>
          <w:i/>
        </w:rPr>
        <w:t>Ecology</w:t>
      </w:r>
      <w:r>
        <w:t xml:space="preserve">, </w:t>
      </w:r>
      <w:r>
        <w:rPr>
          <w:i/>
        </w:rPr>
        <w:t>85</w:t>
      </w:r>
      <w:r>
        <w:t>(7), 1771–1789. doi:</w:t>
      </w:r>
      <w:hyperlink r:id="rId31">
        <w:r>
          <w:rPr>
            <w:rStyle w:val="Hyperlink"/>
          </w:rPr>
          <w:t>10.1890/03-9000</w:t>
        </w:r>
      </w:hyperlink>
    </w:p>
    <w:p w14:paraId="53F14A3A" w14:textId="77777777" w:rsidR="009E2F50" w:rsidRDefault="00383541">
      <w:pPr>
        <w:pStyle w:val="Bibliography"/>
      </w:pPr>
      <w:bookmarkStart w:id="60" w:name="ref-cailleret_synthesis_2017"/>
      <w:bookmarkEnd w:id="59"/>
      <w:r>
        <w:t xml:space="preserve">Cailleret, M., Jansen, S., Robert, E. M. R., Desoto, L., Aakala, T., Antos, J. A., … Martínez‐Vilalta, J. (2017). A synthesis of radial growth patterns preceding tree mortality. </w:t>
      </w:r>
      <w:r>
        <w:rPr>
          <w:i/>
        </w:rPr>
        <w:t>Global Change Biology</w:t>
      </w:r>
      <w:r>
        <w:t xml:space="preserve">, </w:t>
      </w:r>
      <w:r>
        <w:rPr>
          <w:i/>
        </w:rPr>
        <w:t>23</w:t>
      </w:r>
      <w:r>
        <w:t>(4), 1675–1690. doi:</w:t>
      </w:r>
      <w:hyperlink r:id="rId32">
        <w:r>
          <w:rPr>
            <w:rStyle w:val="Hyperlink"/>
          </w:rPr>
          <w:t>10.1111/gcb.13535</w:t>
        </w:r>
      </w:hyperlink>
    </w:p>
    <w:p w14:paraId="6AB97F44" w14:textId="77777777" w:rsidR="009E2F50" w:rsidRDefault="00383541">
      <w:pPr>
        <w:pStyle w:val="Bibliography"/>
      </w:pPr>
      <w:bookmarkStart w:id="61" w:name="ref-charney_observed_2016"/>
      <w:bookmarkEnd w:id="60"/>
      <w:r>
        <w:t xml:space="preserve">Charney, N. D., Babst, F., Poulter, B., Record, S., Trouet, V. M., Frank, D., … Evans, M. E. K. (2016). Observed forest sensitivity to climate implies large changes in 21st century North American forest growth. </w:t>
      </w:r>
      <w:r>
        <w:rPr>
          <w:i/>
        </w:rPr>
        <w:t>Ecology Letters</w:t>
      </w:r>
      <w:r>
        <w:t xml:space="preserve">, </w:t>
      </w:r>
      <w:r>
        <w:rPr>
          <w:i/>
        </w:rPr>
        <w:t>19</w:t>
      </w:r>
      <w:r>
        <w:t>(9), 1119–1128. doi:</w:t>
      </w:r>
      <w:hyperlink r:id="rId33">
        <w:r>
          <w:rPr>
            <w:rStyle w:val="Hyperlink"/>
          </w:rPr>
          <w:t>10.1111/ele.12650</w:t>
        </w:r>
      </w:hyperlink>
    </w:p>
    <w:p w14:paraId="695438A1" w14:textId="77777777" w:rsidR="009E2F50" w:rsidRDefault="00383541">
      <w:pPr>
        <w:pStyle w:val="Bibliography"/>
      </w:pPr>
      <w:bookmarkStart w:id="62" w:name="ref-desoto_low_2020"/>
      <w:bookmarkEnd w:id="61"/>
      <w:r>
        <w:t xml:space="preserve">DeSoto, L., Cailleret, M., Sterck, F., Jansen, S., Kramer, K., Robert, E. M. R., … Martínez-Vilalta, J. (2020). Low growth resilience to drought is related to future mortality risk in trees. </w:t>
      </w:r>
      <w:r>
        <w:rPr>
          <w:i/>
        </w:rPr>
        <w:t>Nature Communications</w:t>
      </w:r>
      <w:r>
        <w:t xml:space="preserve">, </w:t>
      </w:r>
      <w:r>
        <w:rPr>
          <w:i/>
        </w:rPr>
        <w:t>11</w:t>
      </w:r>
      <w:r>
        <w:t>(1). doi:</w:t>
      </w:r>
      <w:hyperlink r:id="rId34">
        <w:r>
          <w:rPr>
            <w:rStyle w:val="Hyperlink"/>
          </w:rPr>
          <w:t>10.1038/s41467-020-14300-5</w:t>
        </w:r>
      </w:hyperlink>
    </w:p>
    <w:p w14:paraId="5F0D6C07" w14:textId="77777777" w:rsidR="009E2F50" w:rsidRDefault="00383541">
      <w:pPr>
        <w:pStyle w:val="Bibliography"/>
      </w:pPr>
      <w:bookmarkStart w:id="63" w:name="ref-foster_predicting_2016"/>
      <w:bookmarkEnd w:id="62"/>
      <w:r>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(6), 2138–2151. doi:</w:t>
      </w:r>
      <w:hyperlink r:id="rId35">
        <w:r>
          <w:rPr>
            <w:rStyle w:val="Hyperlink"/>
          </w:rPr>
          <w:t>10.1111/gcb.13208</w:t>
        </w:r>
      </w:hyperlink>
    </w:p>
    <w:p w14:paraId="20F625D5" w14:textId="77777777" w:rsidR="009E2F50" w:rsidRDefault="00383541">
      <w:pPr>
        <w:pStyle w:val="Bibliography"/>
      </w:pPr>
      <w:bookmarkStart w:id="64" w:name="ref-friedlingstein_climatecarbon_2006"/>
      <w:bookmarkEnd w:id="63"/>
      <w:r>
        <w:t xml:space="preserve">Friedlingstein, P., Cox, P., Betts, R., Bopp, L., Bloh, W. von, Brovkin, V., … Zeng, N. (2006). Climate–Carbon Cycle Feedback Analysis: Results from the C4MIP Model Intercomparison. </w:t>
      </w:r>
      <w:r>
        <w:rPr>
          <w:i/>
        </w:rPr>
        <w:t>Journal of Climate</w:t>
      </w:r>
      <w:r>
        <w:t xml:space="preserve">, </w:t>
      </w:r>
      <w:r>
        <w:rPr>
          <w:i/>
        </w:rPr>
        <w:t>19</w:t>
      </w:r>
      <w:r>
        <w:t>(14), 3337–3353. doi:</w:t>
      </w:r>
      <w:hyperlink r:id="rId36">
        <w:r>
          <w:rPr>
            <w:rStyle w:val="Hyperlink"/>
          </w:rPr>
          <w:t>10.1175/JCLI3800.1</w:t>
        </w:r>
      </w:hyperlink>
    </w:p>
    <w:p w14:paraId="1E161554" w14:textId="77777777" w:rsidR="009E2F50" w:rsidRDefault="00383541">
      <w:pPr>
        <w:pStyle w:val="Bibliography"/>
      </w:pPr>
      <w:bookmarkStart w:id="65" w:name="ref-graumlich_long-term_1989"/>
      <w:bookmarkEnd w:id="64"/>
      <w:r>
        <w:t xml:space="preserve">Graumlich, L. J., Brubaker, L. B., &amp; Grier, C. C. (1989). Long-Term Trends in Forest Net Primary Productivity: Cascade Mountains, Washington. </w:t>
      </w:r>
      <w:r>
        <w:rPr>
          <w:i/>
        </w:rPr>
        <w:t>Ecology</w:t>
      </w:r>
      <w:r>
        <w:t xml:space="preserve">, </w:t>
      </w:r>
      <w:r>
        <w:rPr>
          <w:i/>
        </w:rPr>
        <w:t>70</w:t>
      </w:r>
      <w:r>
        <w:t>(2), 405–410. doi:</w:t>
      </w:r>
      <w:hyperlink r:id="rId37">
        <w:r>
          <w:rPr>
            <w:rStyle w:val="Hyperlink"/>
          </w:rPr>
          <w:t>10.2307/1937545</w:t>
        </w:r>
      </w:hyperlink>
    </w:p>
    <w:p w14:paraId="503CECCA" w14:textId="77777777" w:rsidR="009E2F50" w:rsidRDefault="00383541">
      <w:pPr>
        <w:pStyle w:val="Bibliography"/>
      </w:pPr>
      <w:bookmarkStart w:id="66" w:name="ref-harris_updated_2014"/>
      <w:bookmarkEnd w:id="65"/>
      <w:r>
        <w:t xml:space="preserve">Harris, I., Jones, P. D., Osborn, T. J., &amp; Lister, D. H. (2014). Updated high-resolution grids of monthly climatic observations - the CRU TS3.10 Dataset: UPDATED HIGH-RESOLUTION GRIDS OF MONTHLY CLIMATIC OBSERVATIONS. </w:t>
      </w:r>
      <w:r>
        <w:rPr>
          <w:i/>
        </w:rPr>
        <w:t>International Journal of Climatology</w:t>
      </w:r>
      <w:r>
        <w:t xml:space="preserve">, </w:t>
      </w:r>
      <w:r>
        <w:rPr>
          <w:i/>
        </w:rPr>
        <w:t>34</w:t>
      </w:r>
      <w:r>
        <w:t>(3), 623–642. doi:</w:t>
      </w:r>
      <w:hyperlink r:id="rId38">
        <w:r>
          <w:rPr>
            <w:rStyle w:val="Hyperlink"/>
          </w:rPr>
          <w:t>10.1002/joc.3711</w:t>
        </w:r>
      </w:hyperlink>
    </w:p>
    <w:p w14:paraId="4C54E0D7" w14:textId="77777777" w:rsidR="009E2F50" w:rsidRDefault="00383541">
      <w:pPr>
        <w:pStyle w:val="Bibliography"/>
      </w:pPr>
      <w:bookmarkStart w:id="67" w:name="ref-harris_version_2020"/>
      <w:bookmarkEnd w:id="66"/>
      <w:r>
        <w:lastRenderedPageBreak/>
        <w:t xml:space="preserve">Harris, I., Osborn, T. J., Jones, P., &amp; Lister, D. (2020). Version 4 of the CRU TS monthly high-resolution gridded multivariate climate dataset. </w:t>
      </w:r>
      <w:r>
        <w:rPr>
          <w:i/>
        </w:rPr>
        <w:t>Scientific Data</w:t>
      </w:r>
      <w:r>
        <w:t xml:space="preserve">, </w:t>
      </w:r>
      <w:r>
        <w:rPr>
          <w:i/>
        </w:rPr>
        <w:t>7</w:t>
      </w:r>
      <w:r>
        <w:t>(1). doi:</w:t>
      </w:r>
      <w:hyperlink r:id="rId39">
        <w:r>
          <w:rPr>
            <w:rStyle w:val="Hyperlink"/>
          </w:rPr>
          <w:t>10.1038/s41597-020-0453-3</w:t>
        </w:r>
      </w:hyperlink>
    </w:p>
    <w:p w14:paraId="6F4281AD" w14:textId="77777777" w:rsidR="009E2F50" w:rsidRDefault="00383541">
      <w:pPr>
        <w:pStyle w:val="Bibliography"/>
      </w:pPr>
      <w:bookmarkStart w:id="68" w:name="ref-helcoski_growing_2019"/>
      <w:bookmarkEnd w:id="67"/>
      <w:r>
        <w:t xml:space="preserve">Helcoski, R., Tepley, A. J., Pederson, N., McGarvey, J. C., Meakem, V., Herrmann, V., … Anderson‐Teixeira, K. J. (2019). Growing season moisture drives interannual variation in woody productivity of a temperate deciduous forest. </w:t>
      </w:r>
      <w:r>
        <w:rPr>
          <w:i/>
        </w:rPr>
        <w:t>New Phytologist</w:t>
      </w:r>
      <w:r>
        <w:t xml:space="preserve">, </w:t>
      </w:r>
      <w:r>
        <w:rPr>
          <w:i/>
        </w:rPr>
        <w:t>223</w:t>
      </w:r>
      <w:r>
        <w:t>(3), 1204–1216. doi:</w:t>
      </w:r>
      <w:hyperlink r:id="rId40">
        <w:r>
          <w:rPr>
            <w:rStyle w:val="Hyperlink"/>
          </w:rPr>
          <w:t>10.1111/nph.15906</w:t>
        </w:r>
      </w:hyperlink>
    </w:p>
    <w:p w14:paraId="6575C76D" w14:textId="77777777" w:rsidR="009E2F50" w:rsidRDefault="00383541">
      <w:pPr>
        <w:pStyle w:val="Bibliography"/>
      </w:pPr>
      <w:bookmarkStart w:id="69" w:name="ref-klesse_sampling_2018"/>
      <w:bookmarkEnd w:id="68"/>
      <w:r>
        <w:t xml:space="preserve">Klesse, S., DeRose, R. J., Guiterman, C. H., Lynch, A. M., O’Connor, C. D., Shaw, J. D., &amp; Evans, M. E. K. (2018). Sampling bias overestimates climate change impacts on forest growth in the southwestern United States. </w:t>
      </w:r>
      <w:r>
        <w:rPr>
          <w:i/>
        </w:rPr>
        <w:t>Nature Communications</w:t>
      </w:r>
      <w:r>
        <w:t xml:space="preserve">, </w:t>
      </w:r>
      <w:r>
        <w:rPr>
          <w:i/>
        </w:rPr>
        <w:t>9</w:t>
      </w:r>
      <w:r>
        <w:t>(1), 5336. doi:</w:t>
      </w:r>
      <w:hyperlink r:id="rId41">
        <w:r>
          <w:rPr>
            <w:rStyle w:val="Hyperlink"/>
          </w:rPr>
          <w:t>10.1038/s41467-018-07800-y</w:t>
        </w:r>
      </w:hyperlink>
    </w:p>
    <w:p w14:paraId="72708AEB" w14:textId="77777777" w:rsidR="009E2F50" w:rsidRDefault="00383541">
      <w:pPr>
        <w:pStyle w:val="Bibliography"/>
      </w:pPr>
      <w:bookmarkStart w:id="70" w:name="ref-kumarathunge_acclimation_2019"/>
      <w:bookmarkEnd w:id="69"/>
      <w:r>
        <w:t xml:space="preserve">Kumarathunge, D. P., Medlyn, B. E., Drake, J. E., Tjoelker, M. G., Aspinwall, M. J., Battaglia, M., … Way, D. A. (2019). Acclimation and adaptation components of the temperature dependence of plant photosynthesis at the global scale. </w:t>
      </w:r>
      <w:r>
        <w:rPr>
          <w:i/>
        </w:rPr>
        <w:t>New Phytologist</w:t>
      </w:r>
      <w:r>
        <w:t xml:space="preserve">, </w:t>
      </w:r>
      <w:r>
        <w:rPr>
          <w:i/>
        </w:rPr>
        <w:t>222</w:t>
      </w:r>
      <w:r>
        <w:t>(2), 768–784. doi:</w:t>
      </w:r>
      <w:hyperlink r:id="rId42">
        <w:r>
          <w:rPr>
            <w:rStyle w:val="Hyperlink"/>
          </w:rPr>
          <w:t>10.1111/nph.15668</w:t>
        </w:r>
      </w:hyperlink>
    </w:p>
    <w:p w14:paraId="628E4FE8" w14:textId="77777777" w:rsidR="009E2F50" w:rsidRDefault="00383541">
      <w:pPr>
        <w:pStyle w:val="Bibliography"/>
      </w:pPr>
      <w:bookmarkStart w:id="71" w:name="ref-mathias_disentangling_2018"/>
      <w:bookmarkEnd w:id="70"/>
      <w:r>
        <w:t xml:space="preserve">Mathias, J. M., &amp; Thomas, R. B. (2018). Disentangling the effects of acidic air pollution, atmospheric CO </w:t>
      </w:r>
      <m:oMath>
        <m:sSub>
          <m:sSubPr>
            <m:ctrlPr>
              <w:ins w:id="72" w:author="Teixeira, Kristina A." w:date="2020-09-13T18:50:00Z">
                <w:rPr>
                  <w:rFonts w:ascii="Cambria Math" w:hAnsi="Cambria Math"/>
                </w:rPr>
              </w:ins>
            </m:ctrlPr>
          </m:sSubPr>
          <m:e>
            <m:r>
              <w:rPr>
                <w:rFonts w:ascii="Cambria Math" w:hAnsi="Cambria Math"/>
              </w:rPr>
              <m:t>​</m:t>
            </m:r>
          </m:e>
          <m:sub>
            <m:r>
              <m:rPr>
                <m:nor/>
              </m:rPr>
              <m:t>2</m:t>
            </m:r>
          </m:sub>
        </m:sSub>
      </m:oMath>
      <w:r>
        <w:t xml:space="preserve"> , and climate change on recent growth of red spruce trees in the Central Appalachian Mountains. </w:t>
      </w:r>
      <w:r>
        <w:rPr>
          <w:i/>
        </w:rPr>
        <w:t>Global Change Biology</w:t>
      </w:r>
      <w:r>
        <w:t xml:space="preserve">, </w:t>
      </w:r>
      <w:r>
        <w:rPr>
          <w:i/>
        </w:rPr>
        <w:t>24</w:t>
      </w:r>
      <w:r>
        <w:t>(9), 3938–3953. doi:</w:t>
      </w:r>
      <w:hyperlink r:id="rId43">
        <w:r>
          <w:rPr>
            <w:rStyle w:val="Hyperlink"/>
          </w:rPr>
          <w:t>10.1111/gcb.14273</w:t>
        </w:r>
      </w:hyperlink>
    </w:p>
    <w:p w14:paraId="089C5EE9" w14:textId="77777777" w:rsidR="009E2F50" w:rsidRDefault="00383541">
      <w:pPr>
        <w:pStyle w:val="Bibliography"/>
      </w:pPr>
      <w:bookmarkStart w:id="73" w:name="ref-maxwell_declining_2016"/>
      <w:bookmarkEnd w:id="71"/>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(1-2), 127–142. doi:</w:t>
      </w:r>
      <w:hyperlink r:id="rId44">
        <w:r>
          <w:rPr>
            <w:rStyle w:val="Hyperlink"/>
          </w:rPr>
          <w:t>10.1007/s10584-016-1720-3</w:t>
        </w:r>
      </w:hyperlink>
    </w:p>
    <w:p w14:paraId="71F1CC23" w14:textId="77777777" w:rsidR="009E2F50" w:rsidRDefault="00383541">
      <w:pPr>
        <w:pStyle w:val="Bibliography"/>
      </w:pPr>
      <w:bookmarkStart w:id="74" w:name="ref-mcdowell_pervasive_2020"/>
      <w:bookmarkEnd w:id="73"/>
      <w:r>
        <w:t xml:space="preserve">McDowell, N. G., Allen, C. D., Anderson-Teixeira, K., Aukema, B. H., Bond-Lamberty, B., Chini, L., … Xu, C. (2020). Pervasive shifts in forest dynamics in a changing world. </w:t>
      </w:r>
      <w:r>
        <w:rPr>
          <w:i/>
        </w:rPr>
        <w:t>Science</w:t>
      </w:r>
      <w:r>
        <w:t xml:space="preserve">, </w:t>
      </w:r>
      <w:r>
        <w:rPr>
          <w:i/>
        </w:rPr>
        <w:t>368</w:t>
      </w:r>
      <w:r>
        <w:t>(6494). doi:</w:t>
      </w:r>
      <w:hyperlink r:id="rId45">
        <w:r>
          <w:rPr>
            <w:rStyle w:val="Hyperlink"/>
          </w:rPr>
          <w:t>10.1126/science.aaz9463</w:t>
        </w:r>
      </w:hyperlink>
    </w:p>
    <w:p w14:paraId="64313D18" w14:textId="77777777" w:rsidR="009E2F50" w:rsidRDefault="00383541">
      <w:pPr>
        <w:pStyle w:val="Bibliography"/>
      </w:pPr>
      <w:bookmarkStart w:id="75" w:name="ref-mcgregor_tree_nodate"/>
      <w:bookmarkEnd w:id="74"/>
      <w:r>
        <w:t xml:space="preserve">McGregor, I., Helcoski, R., Kunert, N., Tepley, A. J., Gonzalez-Akre, E. B., Herrmann, V., … Anderson-Teixeira, K. J. (n.d.). Tree height and drought tolerance traits shape growth responses across droughts in a temperate broadleaf forest. </w:t>
      </w:r>
      <w:r>
        <w:rPr>
          <w:i/>
        </w:rPr>
        <w:t>Target Journal: New Phytologist</w:t>
      </w:r>
      <w:r>
        <w:t>.</w:t>
      </w:r>
    </w:p>
    <w:p w14:paraId="5001AE97" w14:textId="77777777" w:rsidR="009E2F50" w:rsidRDefault="00383541">
      <w:pPr>
        <w:pStyle w:val="Bibliography"/>
      </w:pPr>
      <w:bookmarkStart w:id="76" w:name="ref-muller-landau_testing_2006"/>
      <w:bookmarkEnd w:id="75"/>
      <w:r>
        <w:t xml:space="preserve">Muller-Landau, H. C., Condit, R. S., Chave, J., Thomas, S. C., Bohlman, S. A., Bunyavejchewin, S., … Kiratiprayoon, S. (2006). Testing metabolic ecology theory for allometric scaling of tree size, growth and mortality in tropical forests. </w:t>
      </w:r>
      <w:r>
        <w:rPr>
          <w:i/>
        </w:rPr>
        <w:t>Ecology Letters</w:t>
      </w:r>
      <w:r>
        <w:t xml:space="preserve">, </w:t>
      </w:r>
      <w:r>
        <w:rPr>
          <w:i/>
        </w:rPr>
        <w:t>9</w:t>
      </w:r>
      <w:r>
        <w:t xml:space="preserve">(5), 575–588. Retrieved from </w:t>
      </w:r>
      <w:hyperlink r:id="rId46">
        <w:r>
          <w:rPr>
            <w:rStyle w:val="Hyperlink"/>
          </w:rPr>
          <w:t>http://www.blackwell-synergy.com/doi/abs/10.1111/j.1461-0248.2006.00904.x</w:t>
        </w:r>
      </w:hyperlink>
    </w:p>
    <w:p w14:paraId="6B93ADC5" w14:textId="77777777" w:rsidR="009E2F50" w:rsidRDefault="00383541">
      <w:pPr>
        <w:pStyle w:val="Bibliography"/>
      </w:pPr>
      <w:bookmarkStart w:id="77" w:name="ref-paton_barro_2019"/>
      <w:bookmarkEnd w:id="76"/>
      <w:r>
        <w:t>Paton, S. (2019). Barro Colorado Island, Clearing_Precipitation, manual. doi:</w:t>
      </w:r>
      <w:hyperlink r:id="rId47">
        <w:r>
          <w:rPr>
            <w:rStyle w:val="Hyperlink"/>
          </w:rPr>
          <w:t>10.25573/data.10042502.v3</w:t>
        </w:r>
      </w:hyperlink>
    </w:p>
    <w:p w14:paraId="1B7E5362" w14:textId="77777777" w:rsidR="009E2F50" w:rsidRDefault="00383541">
      <w:pPr>
        <w:pStyle w:val="Bibliography"/>
      </w:pPr>
      <w:bookmarkStart w:id="78" w:name="ref-peters_detecting_2015"/>
      <w:bookmarkEnd w:id="77"/>
      <w:r>
        <w:t xml:space="preserve">Peters, R. L., Groenendijk, P., Vlam, M., &amp; Zuidema, P. A. (2015). Detecting long‐term growth trends using tree rings: A critical evaluation of methods. </w:t>
      </w:r>
      <w:r>
        <w:rPr>
          <w:i/>
        </w:rPr>
        <w:t>Global Change Biology</w:t>
      </w:r>
      <w:r>
        <w:t xml:space="preserve">, </w:t>
      </w:r>
      <w:r>
        <w:rPr>
          <w:i/>
        </w:rPr>
        <w:t>21</w:t>
      </w:r>
      <w:r>
        <w:t>(5), 2040–2054. doi:</w:t>
      </w:r>
      <w:hyperlink r:id="rId48">
        <w:r>
          <w:rPr>
            <w:rStyle w:val="Hyperlink"/>
          </w:rPr>
          <w:t>10.1111/gcb.12826</w:t>
        </w:r>
      </w:hyperlink>
    </w:p>
    <w:p w14:paraId="585190F8" w14:textId="77777777" w:rsidR="009E2F50" w:rsidRDefault="00383541">
      <w:pPr>
        <w:pStyle w:val="Bibliography"/>
      </w:pPr>
      <w:bookmarkStart w:id="79" w:name="ref-van_de_pol_identifying_2016"/>
      <w:bookmarkEnd w:id="78"/>
      <w:r>
        <w:lastRenderedPageBreak/>
        <w:t xml:space="preserve">Pol, M. van de, Bailey, L. D., McLean, N., Rijsdijk, L., Lawson, C. R., &amp; Brouwer, L. (2016). Identifying the best climatic predictors in ecology and evolution. </w:t>
      </w:r>
      <w:r>
        <w:rPr>
          <w:i/>
        </w:rPr>
        <w:t>Methods in Ecology and Evolution</w:t>
      </w:r>
      <w:r>
        <w:t xml:space="preserve">, </w:t>
      </w:r>
      <w:r>
        <w:rPr>
          <w:i/>
        </w:rPr>
        <w:t>7</w:t>
      </w:r>
      <w:r>
        <w:t>(10), 1246–1257. doi:</w:t>
      </w:r>
      <w:hyperlink r:id="rId49">
        <w:r>
          <w:rPr>
            <w:rStyle w:val="Hyperlink"/>
          </w:rPr>
          <w:t>10.1111/2041-210X.12590</w:t>
        </w:r>
      </w:hyperlink>
    </w:p>
    <w:p w14:paraId="4C33670A" w14:textId="77777777" w:rsidR="009E2F50" w:rsidRDefault="00383541">
      <w:pPr>
        <w:pStyle w:val="Bibliography"/>
      </w:pPr>
      <w:bookmarkStart w:id="80" w:name="ref-rayback_dendroecological_2020"/>
      <w:bookmarkEnd w:id="79"/>
      <w:r>
        <w:t xml:space="preserve">Rayback, S. A., Duncan, J. A., Schaberg, P. G., Kosiba, A. M., Hansen, C. F., &amp; Murakami, P. F. (2020). The DendroEcological Network: A cyberinfrastructure for the storage, discovery and sharing of tree-ring and associated ecological data. </w:t>
      </w:r>
      <w:r>
        <w:rPr>
          <w:i/>
        </w:rPr>
        <w:t>Dendrochronologia</w:t>
      </w:r>
      <w:r>
        <w:t xml:space="preserve">, </w:t>
      </w:r>
      <w:r>
        <w:rPr>
          <w:i/>
        </w:rPr>
        <w:t>60</w:t>
      </w:r>
      <w:r>
        <w:t>, 125678. doi:</w:t>
      </w:r>
      <w:hyperlink r:id="rId50">
        <w:r>
          <w:rPr>
            <w:rStyle w:val="Hyperlink"/>
          </w:rPr>
          <w:t>10.1016/j.dendro.2020.125678</w:t>
        </w:r>
      </w:hyperlink>
    </w:p>
    <w:p w14:paraId="6B04C884" w14:textId="77777777" w:rsidR="009E2F50" w:rsidRDefault="00383541">
      <w:pPr>
        <w:pStyle w:val="Bibliography"/>
      </w:pPr>
      <w:bookmarkStart w:id="81" w:name="ref-rejoumechain_biomass_2017"/>
      <w:bookmarkEnd w:id="80"/>
      <w:r>
        <w:t xml:space="preserve">Réjou‐Méchain, M., Tanguy, A., Piponiot, C., Chave, J., &amp; Hérault, B. (2017). Biomass: An r package for estimating above-ground biomass and its uncertainty in tropical forests. </w:t>
      </w:r>
      <w:r>
        <w:rPr>
          <w:i/>
        </w:rPr>
        <w:t>Methods in Ecology and Evolution</w:t>
      </w:r>
      <w:r>
        <w:t xml:space="preserve">, </w:t>
      </w:r>
      <w:r>
        <w:rPr>
          <w:i/>
        </w:rPr>
        <w:t>8</w:t>
      </w:r>
      <w:r>
        <w:t>(9), 1163–1167. doi:</w:t>
      </w:r>
      <w:hyperlink r:id="rId51">
        <w:r>
          <w:rPr>
            <w:rStyle w:val="Hyperlink"/>
          </w:rPr>
          <w:t>10.1111/2041-210X.12753</w:t>
        </w:r>
      </w:hyperlink>
    </w:p>
    <w:p w14:paraId="318D60A5" w14:textId="77777777" w:rsidR="009E2F50" w:rsidRDefault="00383541">
      <w:pPr>
        <w:pStyle w:val="Bibliography"/>
      </w:pPr>
      <w:bookmarkStart w:id="82" w:name="ref-sniderhan_growth_2016"/>
      <w:bookmarkEnd w:id="81"/>
      <w:r>
        <w:t xml:space="preserve">Sniderhan, A. E., &amp; Baltzer, J. L. (2016). Growth dynamics of black spruce ( </w:t>
      </w:r>
      <w:r>
        <w:rPr>
          <w:i/>
        </w:rPr>
        <w:t>Picea mariana</w:t>
      </w:r>
      <w:r>
        <w:t xml:space="preserve"> ) in a rapidly thawing discontinuous permafrost peatland: Growth Dynamics Boreal Peatlands. </w:t>
      </w:r>
      <w:r>
        <w:rPr>
          <w:i/>
        </w:rPr>
        <w:t>Journal of Geophysical Research: Biogeosciences</w:t>
      </w:r>
      <w:r>
        <w:t xml:space="preserve">, </w:t>
      </w:r>
      <w:r>
        <w:rPr>
          <w:i/>
        </w:rPr>
        <w:t>121</w:t>
      </w:r>
      <w:r>
        <w:t>(12), 2988–3000. doi:</w:t>
      </w:r>
      <w:hyperlink r:id="rId52">
        <w:r>
          <w:rPr>
            <w:rStyle w:val="Hyperlink"/>
          </w:rPr>
          <w:t>10.1002/2016JG003528</w:t>
        </w:r>
      </w:hyperlink>
    </w:p>
    <w:p w14:paraId="17C17AFA" w14:textId="77777777" w:rsidR="009E2F50" w:rsidRDefault="00383541">
      <w:pPr>
        <w:pStyle w:val="Bibliography"/>
      </w:pPr>
      <w:bookmarkStart w:id="83" w:name="ref-stephenson_rate_2014"/>
      <w:bookmarkEnd w:id="82"/>
      <w:r>
        <w:t xml:space="preserve">Stephenson, N. L., Das, A. J., Condit, R., Russo, S. E., Baker, P. J., Beckman, N. G., … Zavala, M. A. (2014). Rate of tree carbon accumulation increases continuously with tree size. </w:t>
      </w:r>
      <w:r>
        <w:rPr>
          <w:i/>
        </w:rPr>
        <w:t>Nature</w:t>
      </w:r>
      <w:r>
        <w:t xml:space="preserve">, </w:t>
      </w:r>
      <w:r>
        <w:rPr>
          <w:i/>
        </w:rPr>
        <w:t>507</w:t>
      </w:r>
      <w:r>
        <w:t>(7490), 90–93. doi:</w:t>
      </w:r>
      <w:hyperlink r:id="rId53">
        <w:r>
          <w:rPr>
            <w:rStyle w:val="Hyperlink"/>
          </w:rPr>
          <w:t>10.1038/nature12914</w:t>
        </w:r>
      </w:hyperlink>
    </w:p>
    <w:p w14:paraId="749784E9" w14:textId="77777777" w:rsidR="009E2F50" w:rsidRDefault="00383541">
      <w:pPr>
        <w:pStyle w:val="Bibliography"/>
      </w:pPr>
      <w:bookmarkStart w:id="84" w:name="ref-sullivan_long-term_2020"/>
      <w:bookmarkEnd w:id="83"/>
      <w:r>
        <w:t xml:space="preserve">Sullivan, M. J. P., Lewis, S. L., Affum-Baffoe, K., Castilho, C., Costa, F., Sanchez, A. C., … Phillips, O. L. (2020). Long-term thermal sensitivity of Earth’s tropical forests. </w:t>
      </w:r>
      <w:r>
        <w:rPr>
          <w:i/>
        </w:rPr>
        <w:t>Science</w:t>
      </w:r>
      <w:r>
        <w:t xml:space="preserve">, </w:t>
      </w:r>
      <w:r>
        <w:rPr>
          <w:i/>
        </w:rPr>
        <w:t>368</w:t>
      </w:r>
      <w:r>
        <w:t>(6493), 869–874. doi:</w:t>
      </w:r>
      <w:hyperlink r:id="rId54">
        <w:r>
          <w:rPr>
            <w:rStyle w:val="Hyperlink"/>
          </w:rPr>
          <w:t>10.1126/science.aaw7578</w:t>
        </w:r>
      </w:hyperlink>
    </w:p>
    <w:p w14:paraId="73D2D268" w14:textId="77777777" w:rsidR="009E2F50" w:rsidRDefault="00383541">
      <w:pPr>
        <w:pStyle w:val="Bibliography"/>
      </w:pPr>
      <w:bookmarkStart w:id="85" w:name="ref-teets_linking_2018"/>
      <w:bookmarkEnd w:id="84"/>
      <w:r>
        <w:t xml:space="preserve">Teets, A., Fraver, S., Hollinger, D. Y., Weiskittel,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479–487. doi:</w:t>
      </w:r>
      <w:hyperlink r:id="rId55">
        <w:r>
          <w:rPr>
            <w:rStyle w:val="Hyperlink"/>
          </w:rPr>
          <w:t>10.1016/j.agrformet.2017.08.007</w:t>
        </w:r>
      </w:hyperlink>
    </w:p>
    <w:p w14:paraId="79DED20B" w14:textId="77777777" w:rsidR="009E2F50" w:rsidRDefault="00383541">
      <w:pPr>
        <w:pStyle w:val="Bibliography"/>
      </w:pPr>
      <w:bookmarkStart w:id="86" w:name="ref-teets_quantifying_2018"/>
      <w:bookmarkEnd w:id="85"/>
      <w:r>
        <w:t xml:space="preserve">Teets, A., Fraver, S., Weiskittel, A. R., &amp; Hollinger, D. Y. (2018). Quantifying climate-growth relationships at the stand level in a mature mixed-species conifer forest. </w:t>
      </w:r>
      <w:r>
        <w:rPr>
          <w:i/>
        </w:rPr>
        <w:t>Global Change Biology</w:t>
      </w:r>
      <w:r>
        <w:t xml:space="preserve">, </w:t>
      </w:r>
      <w:r>
        <w:rPr>
          <w:i/>
        </w:rPr>
        <w:t>24</w:t>
      </w:r>
      <w:r>
        <w:t>(8), 3587–3602. doi:</w:t>
      </w:r>
      <w:hyperlink r:id="rId56">
        <w:r>
          <w:rPr>
            <w:rStyle w:val="Hyperlink"/>
          </w:rPr>
          <w:t>10.1111/gcb.14120</w:t>
        </w:r>
      </w:hyperlink>
    </w:p>
    <w:p w14:paraId="742CF058" w14:textId="77777777" w:rsidR="009E2F50" w:rsidRDefault="00383541">
      <w:pPr>
        <w:pStyle w:val="Bibliography"/>
      </w:pPr>
      <w:bookmarkStart w:id="87" w:name="ref-tolwinski-ward_bayesian_2013"/>
      <w:bookmarkEnd w:id="86"/>
      <w:r>
        <w:t xml:space="preserve">Tolwinski-Ward, S. E., Anchukaitis, K. J., &amp; Evans, M. N. (2013). Bayesian parameter estimation and interpretation for an intermediate model of tree-ring width. </w:t>
      </w:r>
      <w:r>
        <w:rPr>
          <w:i/>
        </w:rPr>
        <w:t>Climate of the Past</w:t>
      </w:r>
      <w:r>
        <w:t xml:space="preserve">, </w:t>
      </w:r>
      <w:r>
        <w:rPr>
          <w:i/>
        </w:rPr>
        <w:t>9</w:t>
      </w:r>
      <w:r>
        <w:t>(4), 1481–1493. doi:</w:t>
      </w:r>
      <w:hyperlink r:id="rId57">
        <w:r>
          <w:rPr>
            <w:rStyle w:val="Hyperlink"/>
          </w:rPr>
          <w:t>10.5194/cp-9-1481-2013</w:t>
        </w:r>
      </w:hyperlink>
    </w:p>
    <w:p w14:paraId="7B0D6603" w14:textId="77777777" w:rsidR="009E2F50" w:rsidRDefault="00383541">
      <w:pPr>
        <w:pStyle w:val="Bibliography"/>
      </w:pPr>
      <w:bookmarkStart w:id="88" w:name="ref-tumajer_increasing_2017"/>
      <w:bookmarkEnd w:id="87"/>
      <w:r>
        <w:t xml:space="preserve">Tumajer, J., Altman, J., Štěpánek, P., Treml, V., Doležal, J., &amp; Cienciala, E. (2017). Increasing moisture limitation of Norway spruce in Central Europe revealed by forward modelling of tree growth in tree-ring network. </w:t>
      </w:r>
      <w:r>
        <w:rPr>
          <w:i/>
        </w:rPr>
        <w:t>Agricultural and Forest Meteorology</w:t>
      </w:r>
      <w:r>
        <w:t xml:space="preserve">, </w:t>
      </w:r>
      <w:r>
        <w:rPr>
          <w:i/>
        </w:rPr>
        <w:t>247</w:t>
      </w:r>
      <w:r>
        <w:t>, 56–64. doi:</w:t>
      </w:r>
      <w:hyperlink r:id="rId58">
        <w:r>
          <w:rPr>
            <w:rStyle w:val="Hyperlink"/>
          </w:rPr>
          <w:t>10.1016/j.agrformet.2017.07.015</w:t>
        </w:r>
      </w:hyperlink>
    </w:p>
    <w:p w14:paraId="4C0F7FA5" w14:textId="77777777" w:rsidR="009E2F50" w:rsidRDefault="00383541">
      <w:pPr>
        <w:pStyle w:val="Bibliography"/>
      </w:pPr>
      <w:bookmarkStart w:id="89" w:name="ref-vlam_temperature_2014"/>
      <w:bookmarkEnd w:id="88"/>
      <w:r>
        <w:t xml:space="preserve">Vlam, M., Baker, P. J., Bunyavejchewin, S., &amp; Zuidema, P. A. (2014). Temperature and rainfall strongly drive temporal growth variation in Asian tropical forest trees. </w:t>
      </w:r>
      <w:r>
        <w:rPr>
          <w:i/>
        </w:rPr>
        <w:t>Oecologia</w:t>
      </w:r>
      <w:r>
        <w:t xml:space="preserve">, </w:t>
      </w:r>
      <w:r>
        <w:rPr>
          <w:i/>
        </w:rPr>
        <w:t>174</w:t>
      </w:r>
      <w:r>
        <w:t>(4), 1449–1461. doi:</w:t>
      </w:r>
      <w:hyperlink r:id="rId59">
        <w:r>
          <w:rPr>
            <w:rStyle w:val="Hyperlink"/>
          </w:rPr>
          <w:t>10.1007/s00442-013-2846-x</w:t>
        </w:r>
      </w:hyperlink>
    </w:p>
    <w:p w14:paraId="09A0AED7" w14:textId="77777777" w:rsidR="009E2F50" w:rsidRDefault="00383541">
      <w:pPr>
        <w:pStyle w:val="Bibliography"/>
      </w:pPr>
      <w:bookmarkStart w:id="90" w:name="ref-walker_integrating_nodate"/>
      <w:bookmarkEnd w:id="89"/>
      <w:r>
        <w:lastRenderedPageBreak/>
        <w:t xml:space="preserve">Walker, A. P., Kauwe, M. G. D., Bastos, A., Belmecheri, S., Georgiou, K., Keeling, R., … Zuidema, P. A. (n.d.). Integrating the evidence for a terrestrial carbon sink caused by increasing atmospheric CO2. </w:t>
      </w:r>
      <w:r>
        <w:rPr>
          <w:i/>
        </w:rPr>
        <w:t>New Phytologist</w:t>
      </w:r>
      <w:r>
        <w:t xml:space="preserve">, </w:t>
      </w:r>
      <w:r>
        <w:rPr>
          <w:i/>
        </w:rPr>
        <w:t>n/a</w:t>
      </w:r>
      <w:r>
        <w:t>(n/a). doi:</w:t>
      </w:r>
      <w:hyperlink r:id="rId60">
        <w:r>
          <w:rPr>
            <w:rStyle w:val="Hyperlink"/>
          </w:rPr>
          <w:t>10.1111/nph.16866</w:t>
        </w:r>
      </w:hyperlink>
      <w:bookmarkEnd w:id="52"/>
      <w:bookmarkEnd w:id="90"/>
    </w:p>
    <w:sectPr w:rsidR="009E2F50">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ennifer Baltzer" w:date="2020-09-11T16:01:00Z" w:initials="MOU">
    <w:p w14:paraId="71277CDF" w14:textId="77777777" w:rsidR="00E720FB" w:rsidRPr="001D3EA6" w:rsidRDefault="00E720FB">
      <w:pPr>
        <w:pStyle w:val="CommentText"/>
        <w:rPr>
          <w:highlight w:val="yellow"/>
        </w:rPr>
      </w:pPr>
      <w:r>
        <w:rPr>
          <w:rStyle w:val="CommentReference"/>
        </w:rPr>
        <w:annotationRef/>
      </w:r>
      <w:r w:rsidRPr="001D3EA6">
        <w:rPr>
          <w:highlight w:val="yellow"/>
        </w:rPr>
        <w:t>Biology Department, Wilfrid Laurier University, 75 University Ave W, Waterloo, ON, N2L 3C5</w:t>
      </w:r>
    </w:p>
    <w:p w14:paraId="7C09F2C4" w14:textId="77777777" w:rsidR="00E720FB" w:rsidRPr="001D3EA6" w:rsidRDefault="00E720FB">
      <w:pPr>
        <w:pStyle w:val="CommentText"/>
        <w:rPr>
          <w:highlight w:val="yellow"/>
        </w:rPr>
      </w:pPr>
    </w:p>
    <w:p w14:paraId="177587C2" w14:textId="5CF69DA0" w:rsidR="00E720FB" w:rsidRDefault="00E720FB">
      <w:pPr>
        <w:pStyle w:val="CommentText"/>
      </w:pPr>
      <w:r w:rsidRPr="001D3EA6">
        <w:rPr>
          <w:highlight w:val="yellow"/>
        </w:rPr>
        <w:t xml:space="preserve">Same address for Anastasia </w:t>
      </w:r>
      <w:proofErr w:type="spellStart"/>
      <w:r w:rsidRPr="001D3EA6">
        <w:rPr>
          <w:highlight w:val="yellow"/>
        </w:rPr>
        <w:t>Sniderhan</w:t>
      </w:r>
      <w:proofErr w:type="spellEnd"/>
    </w:p>
  </w:comment>
  <w:comment w:id="6" w:author="Jennifer Baltzer" w:date="2020-09-13T16:09:00Z" w:initials="MOU">
    <w:p w14:paraId="60F589EB" w14:textId="3EFE24C2" w:rsidR="00162ADF" w:rsidRDefault="00162ADF">
      <w:pPr>
        <w:pStyle w:val="CommentText"/>
      </w:pPr>
      <w:r>
        <w:rPr>
          <w:rStyle w:val="CommentReference"/>
        </w:rPr>
        <w:annotationRef/>
      </w:r>
      <w:r w:rsidRPr="001D3EA6">
        <w:rPr>
          <w:highlight w:val="yellow"/>
        </w:rPr>
        <w:t>I like the structure of the introduction. It is very clear and flows well.</w:t>
      </w:r>
      <w:r>
        <w:t xml:space="preserve"> </w:t>
      </w:r>
    </w:p>
  </w:comment>
  <w:comment w:id="9" w:author="Jennifer Baltzer" w:date="2020-09-11T16:35:00Z" w:initials="MOU">
    <w:p w14:paraId="495DE7FE" w14:textId="51056769" w:rsidR="006875C5" w:rsidRDefault="006875C5">
      <w:pPr>
        <w:pStyle w:val="CommentText"/>
      </w:pPr>
      <w:r>
        <w:rPr>
          <w:rStyle w:val="CommentReference"/>
        </w:rPr>
        <w:annotationRef/>
      </w:r>
      <w:r w:rsidR="00AF5001" w:rsidRPr="001D3EA6">
        <w:rPr>
          <w:highlight w:val="yellow"/>
        </w:rPr>
        <w:t>And in fact, many studies constrain sampling to only larger size classe</w:t>
      </w:r>
      <w:r w:rsidR="00042054" w:rsidRPr="001D3EA6">
        <w:rPr>
          <w:highlight w:val="yellow"/>
        </w:rPr>
        <w:t>s.</w:t>
      </w:r>
    </w:p>
  </w:comment>
  <w:comment w:id="11" w:author="Jennifer Baltzer" w:date="2020-09-11T16:38:00Z" w:initials="MOU">
    <w:p w14:paraId="2A31D1CF" w14:textId="68CC1920" w:rsidR="002E4704" w:rsidRDefault="002E4704">
      <w:pPr>
        <w:pStyle w:val="CommentText"/>
      </w:pPr>
      <w:r>
        <w:rPr>
          <w:rStyle w:val="CommentReference"/>
        </w:rPr>
        <w:annotationRef/>
      </w:r>
      <w:r>
        <w:t xml:space="preserve">Well also, presumably, species compositional shifts. For example, if large trees of species A show heightened mortality in response to drought, but species B does not, one might predict climate warming to lead to shifts in dominance toward B. If smaller sizes classes of A do not respond the same as their larger counterparts, this transition might not be expected to occur. Anyhow, seems to me that we could link this line of reasoning into a small bit on ecological state change too, possibly. </w:t>
      </w:r>
    </w:p>
  </w:comment>
  <w:comment w:id="15" w:author="Jennifer Baltzer" w:date="2020-09-13T13:15:00Z" w:initials="MOU">
    <w:p w14:paraId="634275A4" w14:textId="25294D8E" w:rsidR="008B489D" w:rsidRDefault="008B489D">
      <w:pPr>
        <w:pStyle w:val="CommentText"/>
      </w:pPr>
      <w:r>
        <w:rPr>
          <w:rStyle w:val="CommentReference"/>
        </w:rPr>
        <w:annotationRef/>
      </w:r>
      <w:r w:rsidRPr="001D3EA6">
        <w:rPr>
          <w:highlight w:val="yellow"/>
        </w:rPr>
        <w:t xml:space="preserve">Amazing </w:t>
      </w:r>
      <w:r w:rsidRPr="001D3EA6">
        <w:rPr>
          <w:highlight w:val="yellow"/>
        </w:rPr>
        <w:sym w:font="Wingdings" w:char="F04A"/>
      </w:r>
      <w:r>
        <w:t xml:space="preserve"> </w:t>
      </w:r>
    </w:p>
  </w:comment>
  <w:comment w:id="18" w:author="Jennifer Baltzer" w:date="2020-09-13T13:16:00Z" w:initials="MOU">
    <w:p w14:paraId="031E5C1D" w14:textId="7066CC7A" w:rsidR="00936536" w:rsidRDefault="00936536">
      <w:pPr>
        <w:pStyle w:val="CommentText"/>
      </w:pPr>
      <w:r>
        <w:rPr>
          <w:rStyle w:val="CommentReference"/>
        </w:rPr>
        <w:annotationRef/>
      </w:r>
      <w:r>
        <w:t>The data you have fro</w:t>
      </w:r>
      <w:r w:rsidR="00B81AFC">
        <w:t xml:space="preserve">m Scotty would be no more than </w:t>
      </w:r>
      <w:r>
        <w:t xml:space="preserve">a couple of KM from the plot. </w:t>
      </w:r>
    </w:p>
  </w:comment>
  <w:comment w:id="27" w:author="Jennifer Baltzer" w:date="2020-09-13T14:32:00Z" w:initials="MOU">
    <w:p w14:paraId="575D0C85" w14:textId="5BDB3FC6" w:rsidR="00042054" w:rsidRDefault="00042054">
      <w:pPr>
        <w:pStyle w:val="CommentText"/>
      </w:pPr>
      <w:r>
        <w:rPr>
          <w:rStyle w:val="CommentReference"/>
        </w:rPr>
        <w:annotationRef/>
      </w:r>
      <w:r>
        <w:t xml:space="preserve">You could also consider putting these two variables together into a climate moisture deficit type variable. </w:t>
      </w:r>
    </w:p>
    <w:p w14:paraId="22657CA8" w14:textId="77777777" w:rsidR="00B76996" w:rsidRDefault="00B76996">
      <w:pPr>
        <w:pStyle w:val="CommentText"/>
      </w:pPr>
    </w:p>
    <w:p w14:paraId="2A6C0862" w14:textId="5C7D468A" w:rsidR="00B76996" w:rsidRDefault="00B76996">
      <w:pPr>
        <w:pStyle w:val="CommentText"/>
      </w:pPr>
      <w:r>
        <w:t xml:space="preserve">I guess more broadly, I wonder why there is no consideration of the cumulative effects of temp and precip. Maybe it is my lens of having worked in a place where moisture is quite limiting and warming is happening rapidly but it would be good to see if models with both temp and precip variables performed better than either climate variable group alone. Perhaps you have a reason for avoiding doing that and if so, including the rationale would be really good to do. </w:t>
      </w:r>
    </w:p>
  </w:comment>
  <w:comment w:id="28" w:author="Jennifer Baltzer" w:date="2020-09-13T13:57:00Z" w:initials="MOU">
    <w:p w14:paraId="3F7031BE" w14:textId="77777777" w:rsidR="00A27A38" w:rsidRDefault="00A27A38">
      <w:pPr>
        <w:pStyle w:val="CommentText"/>
      </w:pPr>
      <w:r>
        <w:rPr>
          <w:rStyle w:val="CommentReference"/>
        </w:rPr>
        <w:annotationRef/>
      </w:r>
      <w:r>
        <w:t xml:space="preserve">Hmmm… but then </w:t>
      </w:r>
      <w:r w:rsidR="00693543">
        <w:t xml:space="preserve">does this not undermine your goal of trying to understand </w:t>
      </w:r>
      <w:r w:rsidR="006953A7">
        <w:t>climate drivers of growth</w:t>
      </w:r>
      <w:r w:rsidR="00CC245C">
        <w:t xml:space="preserve"> and developing tools that can capture threshold responses</w:t>
      </w:r>
      <w:r w:rsidR="00693543">
        <w:t>? Those decades with the most pronounced climate change will surely be the most recent decades where warming has been rapid</w:t>
      </w:r>
      <w:r w:rsidR="006953A7">
        <w:t xml:space="preserve"> and may have crossed thresholds that are important to be able to capture in this analysis</w:t>
      </w:r>
      <w:r w:rsidR="00693543">
        <w:t xml:space="preserve">. </w:t>
      </w:r>
      <w:r w:rsidR="006953A7">
        <w:t xml:space="preserve">Certainly, in Ana’s recent paper for Scotty (and other sites) throughout NW Canada, we see different early and late time period responses in the more southerly sites that suggest that the climate drivers of importance are changing. </w:t>
      </w:r>
      <w:r w:rsidR="00F77944">
        <w:t xml:space="preserve">Attaching that paper for your consideration… it is now in press in Canadian Journal of Forest Research. </w:t>
      </w:r>
    </w:p>
    <w:p w14:paraId="4E312ACD" w14:textId="77777777" w:rsidR="002643C3" w:rsidRDefault="002643C3">
      <w:pPr>
        <w:pStyle w:val="CommentText"/>
      </w:pPr>
    </w:p>
    <w:p w14:paraId="14C5E6ED" w14:textId="046C3ED0" w:rsidR="002643C3" w:rsidRDefault="002643C3">
      <w:pPr>
        <w:pStyle w:val="CommentText"/>
      </w:pPr>
      <w:r>
        <w:t xml:space="preserve">Anyhow, happy to chat about weird Scotty Creek and how to handle it </w:t>
      </w:r>
      <w:r>
        <w:sym w:font="Wingdings" w:char="F04A"/>
      </w:r>
      <w:r>
        <w:t xml:space="preserve"> </w:t>
      </w:r>
    </w:p>
  </w:comment>
  <w:comment w:id="33" w:author="Jennifer Baltzer" w:date="2020-09-13T14:41:00Z" w:initials="MOU">
    <w:p w14:paraId="7CD11458" w14:textId="18A55AB7" w:rsidR="00FB2B5E" w:rsidRDefault="00FB2B5E">
      <w:pPr>
        <w:pStyle w:val="CommentText"/>
      </w:pPr>
      <w:r>
        <w:rPr>
          <w:rStyle w:val="CommentReference"/>
        </w:rPr>
        <w:annotationRef/>
      </w:r>
      <w:r w:rsidRPr="00FD640B">
        <w:rPr>
          <w:highlight w:val="yellow"/>
        </w:rPr>
        <w:t xml:space="preserve">We found this to be the case in some of Ana’s analysis from SC and we attributed that to permafrost thaw and its implications for soil moisture access. Did you find a similar pattern here? </w:t>
      </w:r>
      <w:r w:rsidR="00F4307C" w:rsidRPr="00FD640B">
        <w:rPr>
          <w:highlight w:val="yellow"/>
        </w:rPr>
        <w:t xml:space="preserve">I admittedly am not sure where to look </w:t>
      </w:r>
      <w:r w:rsidR="00732A9D" w:rsidRPr="00FD640B">
        <w:rPr>
          <w:highlight w:val="yellow"/>
        </w:rPr>
        <w:t xml:space="preserve">to get this info. </w:t>
      </w:r>
      <w:r w:rsidR="00390D06" w:rsidRPr="00FD640B">
        <w:rPr>
          <w:highlight w:val="yellow"/>
        </w:rPr>
        <w:t>Looks like from Fig 3 perhaps summer temps are important. Am I interpreting correctly that both current and previous summer are important? I had a hard time understanding the x-axes on those plots</w:t>
      </w:r>
      <w:r w:rsidR="00390D06">
        <w:t xml:space="preserve">. </w:t>
      </w:r>
    </w:p>
  </w:comment>
  <w:comment w:id="34" w:author="Jennifer Baltzer" w:date="2020-09-13T15:04:00Z" w:initials="MOU">
    <w:p w14:paraId="37537263" w14:textId="3027C33A" w:rsidR="00950ECE" w:rsidRPr="00FD640B" w:rsidRDefault="00950ECE">
      <w:pPr>
        <w:pStyle w:val="CommentText"/>
        <w:rPr>
          <w:highlight w:val="yellow"/>
        </w:rPr>
      </w:pPr>
      <w:r>
        <w:rPr>
          <w:rStyle w:val="CommentReference"/>
        </w:rPr>
        <w:annotationRef/>
      </w:r>
      <w:r w:rsidRPr="00FD640B">
        <w:rPr>
          <w:highlight w:val="yellow"/>
        </w:rPr>
        <w:t>I really like this figure. It took me a long time to work through but it is very effecti</w:t>
      </w:r>
      <w:r w:rsidR="001F7201" w:rsidRPr="00FD640B">
        <w:rPr>
          <w:highlight w:val="yellow"/>
        </w:rPr>
        <w:t xml:space="preserve">ve. I wonder if including one for each site in the appendix might be useful. </w:t>
      </w:r>
      <w:r w:rsidR="007A6AF0" w:rsidRPr="00FD640B">
        <w:rPr>
          <w:highlight w:val="yellow"/>
        </w:rPr>
        <w:t xml:space="preserve">Then the reader can </w:t>
      </w:r>
      <w:r w:rsidR="00C30EA3" w:rsidRPr="00FD640B">
        <w:rPr>
          <w:highlight w:val="yellow"/>
        </w:rPr>
        <w:t xml:space="preserve">see what the most important timeframe was and how consistent that was across species (for sites that have multiple species </w:t>
      </w:r>
      <w:r w:rsidR="00C30EA3" w:rsidRPr="00FD640B">
        <w:rPr>
          <w:highlight w:val="yellow"/>
        </w:rPr>
        <w:sym w:font="Wingdings" w:char="F04A"/>
      </w:r>
      <w:r w:rsidR="00C30EA3" w:rsidRPr="00FD640B">
        <w:rPr>
          <w:highlight w:val="yellow"/>
        </w:rPr>
        <w:t xml:space="preserve">). I think one place I struggled was that I wanted to take a look at the Scotty-specific results and the way the material is currently set up is that there is very little that lets you take a look at what is happening at these different sites aside from the output for the variables in the two climate groupings that have been deemed most important. </w:t>
      </w:r>
    </w:p>
    <w:p w14:paraId="631859E5" w14:textId="77777777" w:rsidR="000D54C5" w:rsidRPr="00FD640B" w:rsidRDefault="000D54C5">
      <w:pPr>
        <w:pStyle w:val="CommentText"/>
        <w:rPr>
          <w:highlight w:val="yellow"/>
        </w:rPr>
      </w:pPr>
    </w:p>
    <w:p w14:paraId="383D9011" w14:textId="2CCCA8E7" w:rsidR="000D54C5" w:rsidRDefault="000D54C5">
      <w:pPr>
        <w:pStyle w:val="CommentText"/>
      </w:pPr>
      <w:r w:rsidRPr="00FD640B">
        <w:rPr>
          <w:highlight w:val="yellow"/>
        </w:rPr>
        <w:t>But then I found the appendices showing site-specific best models and think that that is probably sufficient.</w:t>
      </w:r>
      <w:r>
        <w:t xml:space="preserve"> </w:t>
      </w:r>
    </w:p>
  </w:comment>
  <w:comment w:id="35" w:author="Jennifer Baltzer" w:date="2020-09-13T15:13:00Z" w:initials="MOU">
    <w:p w14:paraId="7940AAA8" w14:textId="5F14AE48" w:rsidR="006B7EE5" w:rsidRDefault="006B7EE5">
      <w:pPr>
        <w:pStyle w:val="CommentText"/>
      </w:pPr>
      <w:r>
        <w:rPr>
          <w:rStyle w:val="CommentReference"/>
        </w:rPr>
        <w:annotationRef/>
      </w:r>
      <w:r w:rsidRPr="00FD640B">
        <w:rPr>
          <w:highlight w:val="yellow"/>
        </w:rPr>
        <w:t>Again, being able to point the reader to figures in the appendix that are like figure 1 to be able to look at this rather than just telling the reader how many times it happened would be really great.</w:t>
      </w:r>
      <w:r>
        <w:t xml:space="preserve"> </w:t>
      </w:r>
    </w:p>
  </w:comment>
  <w:comment w:id="36" w:author="Jennifer Baltzer" w:date="2020-09-13T14:45:00Z" w:initials="MOU">
    <w:p w14:paraId="2408B31A" w14:textId="6D333735" w:rsidR="00390D06" w:rsidRDefault="00390D06">
      <w:pPr>
        <w:pStyle w:val="CommentText"/>
      </w:pPr>
      <w:r>
        <w:rPr>
          <w:rStyle w:val="CommentReference"/>
        </w:rPr>
        <w:annotationRef/>
      </w:r>
      <w:r w:rsidR="006B7EE5" w:rsidRPr="00FD640B">
        <w:rPr>
          <w:highlight w:val="yellow"/>
        </w:rPr>
        <w:t xml:space="preserve">I think to make this figure </w:t>
      </w:r>
      <w:proofErr w:type="spellStart"/>
      <w:r w:rsidR="006B7EE5" w:rsidRPr="00FD640B">
        <w:rPr>
          <w:highlight w:val="yellow"/>
        </w:rPr>
        <w:t>stand alone</w:t>
      </w:r>
      <w:proofErr w:type="spellEnd"/>
      <w:r w:rsidR="006B7EE5" w:rsidRPr="00FD640B">
        <w:rPr>
          <w:highlight w:val="yellow"/>
        </w:rPr>
        <w:t xml:space="preserve"> you need to give a better description of how to interpret the x axis. Even having read through the paper I am not totally sure. I think I am interpreting correctly that for Scotty the previous year’s summer precip is important and the current year’s July temps are important. You will also probably want to think about using a colorblind-friendly color scheme for this </w:t>
      </w:r>
      <w:r w:rsidR="00995E1D" w:rsidRPr="00FD640B">
        <w:rPr>
          <w:highlight w:val="yellow"/>
        </w:rPr>
        <w:t xml:space="preserve">and other </w:t>
      </w:r>
      <w:r w:rsidR="006B7EE5" w:rsidRPr="00FD640B">
        <w:rPr>
          <w:highlight w:val="yellow"/>
        </w:rPr>
        <w:t>fig</w:t>
      </w:r>
      <w:r w:rsidR="00995E1D" w:rsidRPr="00FD640B">
        <w:rPr>
          <w:highlight w:val="yellow"/>
        </w:rPr>
        <w:t>s</w:t>
      </w:r>
      <w:r w:rsidR="006B7EE5" w:rsidRPr="00FD640B">
        <w:rPr>
          <w:highlight w:val="yellow"/>
        </w:rPr>
        <w:t>.</w:t>
      </w:r>
      <w:r w:rsidR="006B7EE5">
        <w:t xml:space="preserve"> </w:t>
      </w:r>
    </w:p>
  </w:comment>
  <w:comment w:id="40" w:author="Jennifer Baltzer" w:date="2020-09-13T15:20:00Z" w:initials="MOU">
    <w:p w14:paraId="156E2746" w14:textId="2C2F5991" w:rsidR="008420C3" w:rsidRDefault="008420C3">
      <w:pPr>
        <w:pStyle w:val="CommentText"/>
      </w:pPr>
      <w:r>
        <w:rPr>
          <w:rStyle w:val="CommentReference"/>
        </w:rPr>
        <w:annotationRef/>
      </w:r>
      <w:r>
        <w:t xml:space="preserve">This is not how I interpret what is plotted on the figure. Certainly, we have found a negative response of growth to temp that we attribute to the indirect effects of temp on thaw processes, and consequently access to soil moisture. However, from the figure about it looks like low and high temps lead to high values of delta r… not sure what that relationship means. Maybe we can chat about this as I may not be understanding the figure. </w:t>
      </w:r>
    </w:p>
  </w:comment>
  <w:comment w:id="41" w:author="Jennifer Baltzer" w:date="2020-09-13T15:23:00Z" w:initials="MOU">
    <w:p w14:paraId="0B8D8760" w14:textId="2F99BEF6" w:rsidR="00B26175" w:rsidRDefault="00B26175">
      <w:pPr>
        <w:pStyle w:val="CommentText"/>
      </w:pPr>
      <w:r>
        <w:rPr>
          <w:rStyle w:val="CommentReference"/>
        </w:rPr>
        <w:annotationRef/>
      </w:r>
      <w:r w:rsidRPr="00FD640B">
        <w:rPr>
          <w:highlight w:val="yellow"/>
        </w:rPr>
        <w:t>Cool. This is a really neat comparison.</w:t>
      </w:r>
      <w:r>
        <w:t xml:space="preserve"> </w:t>
      </w:r>
    </w:p>
  </w:comment>
  <w:comment w:id="42" w:author="Jennifer Baltzer" w:date="2020-09-13T15:32:00Z" w:initials="MOU">
    <w:p w14:paraId="2900FA7A" w14:textId="374646C8" w:rsidR="00F46270" w:rsidRDefault="00F46270">
      <w:pPr>
        <w:pStyle w:val="CommentText"/>
      </w:pPr>
      <w:r>
        <w:rPr>
          <w:rStyle w:val="CommentReference"/>
        </w:rPr>
        <w:annotationRef/>
      </w:r>
      <w:r w:rsidRPr="00FD640B">
        <w:rPr>
          <w:highlight w:val="yellow"/>
        </w:rPr>
        <w:t xml:space="preserve">This surprises me. </w:t>
      </w:r>
      <w:r w:rsidR="00C226B4" w:rsidRPr="00FD640B">
        <w:rPr>
          <w:highlight w:val="yellow"/>
        </w:rPr>
        <w:t>We have found negative responses to temps, analyzing the data in different ways (</w:t>
      </w:r>
      <w:proofErr w:type="spellStart"/>
      <w:r w:rsidR="00C226B4" w:rsidRPr="00FD640B">
        <w:rPr>
          <w:highlight w:val="yellow"/>
        </w:rPr>
        <w:t>Sniderhan</w:t>
      </w:r>
      <w:proofErr w:type="spellEnd"/>
      <w:r w:rsidR="00C226B4" w:rsidRPr="00FD640B">
        <w:rPr>
          <w:highlight w:val="yellow"/>
        </w:rPr>
        <w:t xml:space="preserve"> and </w:t>
      </w:r>
      <w:proofErr w:type="spellStart"/>
      <w:r w:rsidR="00C226B4" w:rsidRPr="00FD640B">
        <w:rPr>
          <w:highlight w:val="yellow"/>
        </w:rPr>
        <w:t>Baltzer</w:t>
      </w:r>
      <w:proofErr w:type="spellEnd"/>
      <w:r w:rsidR="00C226B4" w:rsidRPr="00FD640B">
        <w:rPr>
          <w:highlight w:val="yellow"/>
        </w:rPr>
        <w:t xml:space="preserve"> 2016; </w:t>
      </w:r>
      <w:proofErr w:type="spellStart"/>
      <w:r w:rsidR="00C226B4" w:rsidRPr="00FD640B">
        <w:rPr>
          <w:highlight w:val="yellow"/>
        </w:rPr>
        <w:t>Sniderhan</w:t>
      </w:r>
      <w:proofErr w:type="spellEnd"/>
      <w:r w:rsidR="00C226B4" w:rsidRPr="00FD640B">
        <w:rPr>
          <w:highlight w:val="yellow"/>
        </w:rPr>
        <w:t xml:space="preserve"> et al. in press). Maybe worth a chat? Maybe simply due to the use of different variables?</w:t>
      </w:r>
    </w:p>
  </w:comment>
  <w:comment w:id="47" w:author="Jennifer Baltzer" w:date="2020-09-13T15:37:00Z" w:initials="MOU">
    <w:p w14:paraId="5EF06FF2" w14:textId="4F1E8929" w:rsidR="00C226B4" w:rsidRDefault="00C226B4">
      <w:pPr>
        <w:pStyle w:val="CommentText"/>
      </w:pPr>
      <w:r>
        <w:rPr>
          <w:rStyle w:val="CommentReference"/>
        </w:rPr>
        <w:annotationRef/>
      </w:r>
      <w:r>
        <w:t xml:space="preserve">But remember that this links with another change in the environment: Changing permafrost. In Ana’s most recent paper we show that this is resulting in drought stress as demonstrated by tree ring isotopes. So maybe worth mentioning that in areas where climate drivers are resulting in other changes, there may be indirect impacts that alter the expected trajectories (indeed, this has been implicated in signals of decreasing NDVI in boreal systems). Also worth looking at </w:t>
      </w:r>
      <w:proofErr w:type="spellStart"/>
      <w:r w:rsidR="00F13347">
        <w:t>Xanthe</w:t>
      </w:r>
      <w:proofErr w:type="spellEnd"/>
      <w:r w:rsidR="00F13347">
        <w:t xml:space="preserve"> </w:t>
      </w:r>
      <w:r>
        <w:t xml:space="preserve">Walker et al. 2015 </w:t>
      </w:r>
      <w:hyperlink r:id="rId1" w:history="1">
        <w:r w:rsidR="00B76996" w:rsidRPr="007C672A">
          <w:rPr>
            <w:rStyle w:val="Hyperlink"/>
          </w:rPr>
          <w:t>https://onlinelibrary.wiley.com/doi/abs/10.1111/gcb.12893</w:t>
        </w:r>
      </w:hyperlink>
      <w:r w:rsidR="00B76996">
        <w:t xml:space="preserve"> </w:t>
      </w:r>
      <w:r>
        <w:t xml:space="preserve"> </w:t>
      </w:r>
    </w:p>
    <w:p w14:paraId="49039073" w14:textId="77777777" w:rsidR="00F13347" w:rsidRDefault="00F13347">
      <w:pPr>
        <w:pStyle w:val="CommentText"/>
      </w:pPr>
    </w:p>
    <w:p w14:paraId="1E162872" w14:textId="401BD513" w:rsidR="00F13347" w:rsidRDefault="00F13347">
      <w:pPr>
        <w:pStyle w:val="CommentText"/>
      </w:pPr>
      <w:r>
        <w:t xml:space="preserve">I am sure that there are other situations (e.g., </w:t>
      </w:r>
      <w:proofErr w:type="gramStart"/>
      <w:r>
        <w:t>pests</w:t>
      </w:r>
      <w:proofErr w:type="gramEnd"/>
      <w:r>
        <w:t xml:space="preserve"> outbreaks, fungal pathogens) that lead to an indirect impact of climate on growth, possibly in unexpected directions. So that could be a nice piece to highlight here. Sites where we see trends that don’t match expectations are likely candidates for more complex dynamics that require a bit more unpacking.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77587C2" w15:done="0"/>
  <w15:commentEx w15:paraId="60F589EB" w15:done="0"/>
  <w15:commentEx w15:paraId="495DE7FE" w15:done="0"/>
  <w15:commentEx w15:paraId="2A31D1CF" w15:done="0"/>
  <w15:commentEx w15:paraId="634275A4" w15:done="0"/>
  <w15:commentEx w15:paraId="031E5C1D" w15:done="0"/>
  <w15:commentEx w15:paraId="2A6C0862" w15:done="0"/>
  <w15:commentEx w15:paraId="14C5E6ED" w15:done="0"/>
  <w15:commentEx w15:paraId="7CD11458" w15:done="0"/>
  <w15:commentEx w15:paraId="383D9011" w15:done="0"/>
  <w15:commentEx w15:paraId="7940AAA8" w15:done="0"/>
  <w15:commentEx w15:paraId="2408B31A" w15:done="0"/>
  <w15:commentEx w15:paraId="156E2746" w15:done="0"/>
  <w15:commentEx w15:paraId="0B8D8760" w15:done="0"/>
  <w15:commentEx w15:paraId="2900FA7A" w15:done="0"/>
  <w15:commentEx w15:paraId="1E16287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77587C2" w16cid:durableId="2308E869"/>
  <w16cid:commentId w16cid:paraId="60F589EB" w16cid:durableId="2308E86A"/>
  <w16cid:commentId w16cid:paraId="495DE7FE" w16cid:durableId="2308E86B"/>
  <w16cid:commentId w16cid:paraId="2A31D1CF" w16cid:durableId="2308E86C"/>
  <w16cid:commentId w16cid:paraId="634275A4" w16cid:durableId="2308E86D"/>
  <w16cid:commentId w16cid:paraId="031E5C1D" w16cid:durableId="2308E86E"/>
  <w16cid:commentId w16cid:paraId="2A6C0862" w16cid:durableId="2308E86F"/>
  <w16cid:commentId w16cid:paraId="14C5E6ED" w16cid:durableId="2308E870"/>
  <w16cid:commentId w16cid:paraId="7CD11458" w16cid:durableId="2308E871"/>
  <w16cid:commentId w16cid:paraId="383D9011" w16cid:durableId="2308E872"/>
  <w16cid:commentId w16cid:paraId="7940AAA8" w16cid:durableId="2308E873"/>
  <w16cid:commentId w16cid:paraId="2408B31A" w16cid:durableId="2308E874"/>
  <w16cid:commentId w16cid:paraId="156E2746" w16cid:durableId="2308E875"/>
  <w16cid:commentId w16cid:paraId="0B8D8760" w16cid:durableId="2308E876"/>
  <w16cid:commentId w16cid:paraId="2900FA7A" w16cid:durableId="2308E877"/>
  <w16cid:commentId w16cid:paraId="1E162872" w16cid:durableId="2308E8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EA1C98" w14:textId="77777777" w:rsidR="00BA43FB" w:rsidRDefault="00BA43FB">
      <w:pPr>
        <w:spacing w:after="0"/>
      </w:pPr>
      <w:r>
        <w:separator/>
      </w:r>
    </w:p>
  </w:endnote>
  <w:endnote w:type="continuationSeparator" w:id="0">
    <w:p w14:paraId="18AABDE9" w14:textId="77777777" w:rsidR="00BA43FB" w:rsidRDefault="00BA43F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4D"/>
    <w:family w:val="decorative"/>
    <w:pitch w:val="variable"/>
    <w:sig w:usb0="00000003" w:usb1="00000000" w:usb2="00000000" w:usb3="00000000" w:csb0="8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B4D123" w14:textId="77777777" w:rsidR="00BA43FB" w:rsidRDefault="00BA43FB">
      <w:r>
        <w:separator/>
      </w:r>
    </w:p>
  </w:footnote>
  <w:footnote w:type="continuationSeparator" w:id="0">
    <w:p w14:paraId="7FD1C705" w14:textId="77777777" w:rsidR="00BA43FB" w:rsidRDefault="00BA43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1AD250B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C4AC83F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E530E28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ixeira, Kristina A.">
    <w15:presenceInfo w15:providerId="AD" w15:userId="S::teixeirak@si.edu::c41ea8dc-24b5-4131-938a-b2bb13d1b2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11C8B"/>
    <w:rsid w:val="00042054"/>
    <w:rsid w:val="000B6497"/>
    <w:rsid w:val="000D54C5"/>
    <w:rsid w:val="00157975"/>
    <w:rsid w:val="00162ADF"/>
    <w:rsid w:val="001A0772"/>
    <w:rsid w:val="001D3EA6"/>
    <w:rsid w:val="001F7201"/>
    <w:rsid w:val="00254F29"/>
    <w:rsid w:val="002643C3"/>
    <w:rsid w:val="002E4704"/>
    <w:rsid w:val="00383541"/>
    <w:rsid w:val="00390D06"/>
    <w:rsid w:val="004D41D1"/>
    <w:rsid w:val="004E29B3"/>
    <w:rsid w:val="00590D07"/>
    <w:rsid w:val="006875C5"/>
    <w:rsid w:val="00693543"/>
    <w:rsid w:val="006953A7"/>
    <w:rsid w:val="006B7EE5"/>
    <w:rsid w:val="006C0A4A"/>
    <w:rsid w:val="00732A9D"/>
    <w:rsid w:val="00784D58"/>
    <w:rsid w:val="007A6AF0"/>
    <w:rsid w:val="008420C3"/>
    <w:rsid w:val="008B489D"/>
    <w:rsid w:val="008D6863"/>
    <w:rsid w:val="00936536"/>
    <w:rsid w:val="00950ECE"/>
    <w:rsid w:val="00995E1D"/>
    <w:rsid w:val="009E2F50"/>
    <w:rsid w:val="00A27A38"/>
    <w:rsid w:val="00A6689C"/>
    <w:rsid w:val="00AF5001"/>
    <w:rsid w:val="00B26175"/>
    <w:rsid w:val="00B76996"/>
    <w:rsid w:val="00B81AFC"/>
    <w:rsid w:val="00B84AC3"/>
    <w:rsid w:val="00B86B75"/>
    <w:rsid w:val="00BA43FB"/>
    <w:rsid w:val="00BC48D5"/>
    <w:rsid w:val="00C226B4"/>
    <w:rsid w:val="00C30EA3"/>
    <w:rsid w:val="00C36279"/>
    <w:rsid w:val="00CC245C"/>
    <w:rsid w:val="00D7637C"/>
    <w:rsid w:val="00E315A3"/>
    <w:rsid w:val="00E720FB"/>
    <w:rsid w:val="00EE41EA"/>
    <w:rsid w:val="00F13347"/>
    <w:rsid w:val="00F4307C"/>
    <w:rsid w:val="00F46270"/>
    <w:rsid w:val="00F77944"/>
    <w:rsid w:val="00FB2B5E"/>
    <w:rsid w:val="00FD640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9724E3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E720F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E720FB"/>
    <w:rPr>
      <w:rFonts w:ascii="Times New Roman" w:hAnsi="Times New Roman" w:cs="Times New Roman"/>
      <w:sz w:val="18"/>
      <w:szCs w:val="18"/>
    </w:rPr>
  </w:style>
  <w:style w:type="character" w:styleId="CommentReference">
    <w:name w:val="annotation reference"/>
    <w:basedOn w:val="DefaultParagraphFont"/>
    <w:semiHidden/>
    <w:unhideWhenUsed/>
    <w:rsid w:val="00E720FB"/>
    <w:rPr>
      <w:sz w:val="18"/>
      <w:szCs w:val="18"/>
    </w:rPr>
  </w:style>
  <w:style w:type="paragraph" w:styleId="CommentText">
    <w:name w:val="annotation text"/>
    <w:basedOn w:val="Normal"/>
    <w:link w:val="CommentTextChar"/>
    <w:semiHidden/>
    <w:unhideWhenUsed/>
    <w:rsid w:val="00E720FB"/>
  </w:style>
  <w:style w:type="character" w:customStyle="1" w:styleId="CommentTextChar">
    <w:name w:val="Comment Text Char"/>
    <w:basedOn w:val="DefaultParagraphFont"/>
    <w:link w:val="CommentText"/>
    <w:semiHidden/>
    <w:rsid w:val="00E720FB"/>
  </w:style>
  <w:style w:type="paragraph" w:styleId="CommentSubject">
    <w:name w:val="annotation subject"/>
    <w:basedOn w:val="CommentText"/>
    <w:next w:val="CommentText"/>
    <w:link w:val="CommentSubjectChar"/>
    <w:semiHidden/>
    <w:unhideWhenUsed/>
    <w:rsid w:val="00E720FB"/>
    <w:rPr>
      <w:b/>
      <w:bCs/>
      <w:sz w:val="20"/>
      <w:szCs w:val="20"/>
    </w:rPr>
  </w:style>
  <w:style w:type="character" w:customStyle="1" w:styleId="CommentSubjectChar">
    <w:name w:val="Comment Subject Char"/>
    <w:basedOn w:val="CommentTextChar"/>
    <w:link w:val="CommentSubject"/>
    <w:semiHidden/>
    <w:rsid w:val="00E720FB"/>
    <w:rPr>
      <w:b/>
      <w:bCs/>
      <w:sz w:val="20"/>
      <w:szCs w:val="20"/>
    </w:rPr>
  </w:style>
  <w:style w:type="character" w:styleId="FollowedHyperlink">
    <w:name w:val="FollowedHyperlink"/>
    <w:basedOn w:val="DefaultParagraphFont"/>
    <w:semiHidden/>
    <w:unhideWhenUsed/>
    <w:rsid w:val="00FD640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comments.xml.rels><?xml version="1.0" encoding="UTF-8" standalone="yes"?>
<Relationships xmlns="http://schemas.openxmlformats.org/package/2006/relationships"><Relationship Id="rId1" Type="http://schemas.openxmlformats.org/officeDocument/2006/relationships/hyperlink" Target="https://onlinelibrary.wiley.com/doi/abs/10.1111/gcb.12893"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github.com/EcoClimLab/ForestGEO-climate-sensitivity/issues/51" TargetMode="External"/><Relationship Id="rId18" Type="http://schemas.openxmlformats.org/officeDocument/2006/relationships/image" Target="media/image4.png"/><Relationship Id="rId26" Type="http://schemas.openxmlformats.org/officeDocument/2006/relationships/hyperlink" Target="https://doi.org/10.5281/ZENODO.3958216" TargetMode="External"/><Relationship Id="rId39" Type="http://schemas.openxmlformats.org/officeDocument/2006/relationships/hyperlink" Target="https://doi.org/10.1038/s41597-020-0453-3" TargetMode="External"/><Relationship Id="rId21" Type="http://schemas.openxmlformats.org/officeDocument/2006/relationships/image" Target="media/image6.png"/><Relationship Id="rId34" Type="http://schemas.openxmlformats.org/officeDocument/2006/relationships/hyperlink" Target="https://doi.org/10.1038/s41467-020-14300-5" TargetMode="External"/><Relationship Id="rId42" Type="http://schemas.openxmlformats.org/officeDocument/2006/relationships/hyperlink" Target="https://doi.org/10.1111/nph.15668" TargetMode="External"/><Relationship Id="rId47" Type="http://schemas.openxmlformats.org/officeDocument/2006/relationships/hyperlink" Target="https://doi.org/10.25573/data.10042502.v3" TargetMode="External"/><Relationship Id="rId50" Type="http://schemas.openxmlformats.org/officeDocument/2006/relationships/hyperlink" Target="https://doi.org/10.1016/j.dendro.2020.125678" TargetMode="External"/><Relationship Id="rId55" Type="http://schemas.openxmlformats.org/officeDocument/2006/relationships/hyperlink" Target="https://doi.org/10.1016/j.agrformet.2017.08.007" TargetMode="External"/><Relationship Id="rId63" Type="http://schemas.openxmlformats.org/officeDocument/2006/relationships/theme" Target="theme/theme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hyperlink" Target="https://github.com/EcoClimLab/ForestGEO-climate-sensitivity/issues/42" TargetMode="External"/><Relationship Id="rId29" Type="http://schemas.openxmlformats.org/officeDocument/2006/relationships/hyperlink" Target="https://doi.org/10.1017/S0266467406003312" TargetMode="External"/><Relationship Id="rId11" Type="http://schemas.openxmlformats.org/officeDocument/2006/relationships/image" Target="media/image1.png"/><Relationship Id="rId24" Type="http://schemas.openxmlformats.org/officeDocument/2006/relationships/hyperlink" Target="https://onlinelibrary-wiley-com.smithsonian.idm.oclc.org/doi/abs/10.1002/env.2324" TargetMode="External"/><Relationship Id="rId32" Type="http://schemas.openxmlformats.org/officeDocument/2006/relationships/hyperlink" Target="https://doi.org/10.1111/gcb.13535" TargetMode="External"/><Relationship Id="rId37" Type="http://schemas.openxmlformats.org/officeDocument/2006/relationships/hyperlink" Target="https://doi.org/10.2307/1937545" TargetMode="External"/><Relationship Id="rId40" Type="http://schemas.openxmlformats.org/officeDocument/2006/relationships/hyperlink" Target="https://doi.org/10.1111/nph.15906" TargetMode="External"/><Relationship Id="rId45" Type="http://schemas.openxmlformats.org/officeDocument/2006/relationships/hyperlink" Target="https://doi.org/10.1126/science.aaz9463" TargetMode="External"/><Relationship Id="rId53" Type="http://schemas.openxmlformats.org/officeDocument/2006/relationships/hyperlink" Target="https://doi.org/10.1038/nature12914" TargetMode="External"/><Relationship Id="rId58" Type="http://schemas.openxmlformats.org/officeDocument/2006/relationships/hyperlink" Target="https://doi.org/10.1016/j.agrformet.2017.07.015" TargetMode="Externa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hyperlink" Target="https://github.com/EcoClimLab/ForestGEO-climate-sensitivity/issues/25" TargetMode="External"/><Relationship Id="rId14" Type="http://schemas.openxmlformats.org/officeDocument/2006/relationships/hyperlink" Target="https://github.com/EcoClimLab/ForestGEO-climate-sensitivity/issues/25" TargetMode="External"/><Relationship Id="rId22" Type="http://schemas.openxmlformats.org/officeDocument/2006/relationships/hyperlink" Target="https://github.com/EcoClimLab/ForestGEO-climate-sensitivity/issues/42" TargetMode="External"/><Relationship Id="rId27" Type="http://schemas.openxmlformats.org/officeDocument/2006/relationships/hyperlink" Target="https://doi.org/10.1111/gcb.12712" TargetMode="External"/><Relationship Id="rId30" Type="http://schemas.openxmlformats.org/officeDocument/2006/relationships/hyperlink" Target="https://doi.org/10.1038/nplants.2015.139" TargetMode="External"/><Relationship Id="rId35" Type="http://schemas.openxmlformats.org/officeDocument/2006/relationships/hyperlink" Target="https://doi.org/10.1111/gcb.13208" TargetMode="External"/><Relationship Id="rId43" Type="http://schemas.openxmlformats.org/officeDocument/2006/relationships/hyperlink" Target="https://doi.org/10.1111/gcb.14273" TargetMode="External"/><Relationship Id="rId48" Type="http://schemas.openxmlformats.org/officeDocument/2006/relationships/hyperlink" Target="https://doi.org/10.1111/gcb.12826" TargetMode="External"/><Relationship Id="rId56" Type="http://schemas.openxmlformats.org/officeDocument/2006/relationships/hyperlink" Target="https://doi.org/10.1111/gcb.14120" TargetMode="External"/><Relationship Id="rId8" Type="http://schemas.microsoft.com/office/2011/relationships/commentsExtended" Target="commentsExtended.xml"/><Relationship Id="rId51" Type="http://schemas.openxmlformats.org/officeDocument/2006/relationships/hyperlink" Target="https://doi.org/10.1111/2041-210X.12753"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s://doi.org/10.1007/s00442-017-3879-3" TargetMode="External"/><Relationship Id="rId33" Type="http://schemas.openxmlformats.org/officeDocument/2006/relationships/hyperlink" Target="https://doi.org/10.1111/ele.12650" TargetMode="External"/><Relationship Id="rId38" Type="http://schemas.openxmlformats.org/officeDocument/2006/relationships/hyperlink" Target="https://doi.org/10.1002/joc.3711" TargetMode="External"/><Relationship Id="rId46" Type="http://schemas.openxmlformats.org/officeDocument/2006/relationships/hyperlink" Target="http://www.blackwell-synergy.com/doi/abs/10.1111/j.1461-0248.2006.00904.x" TargetMode="External"/><Relationship Id="rId59" Type="http://schemas.openxmlformats.org/officeDocument/2006/relationships/hyperlink" Target="https://doi.org/10.1007/s00442-013-2846-x" TargetMode="External"/><Relationship Id="rId20" Type="http://schemas.openxmlformats.org/officeDocument/2006/relationships/image" Target="media/image5.png"/><Relationship Id="rId41" Type="http://schemas.openxmlformats.org/officeDocument/2006/relationships/hyperlink" Target="https://doi.org/10.1038/s41467-018-07800-y" TargetMode="External"/><Relationship Id="rId54" Type="http://schemas.openxmlformats.org/officeDocument/2006/relationships/hyperlink" Target="https://doi.org/10.1126/science.aaw7578" TargetMode="External"/><Relationship Id="rId62"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EcoClimLab/ForestGEO-climate-sensitivity/issues/35" TargetMode="External"/><Relationship Id="rId23" Type="http://schemas.openxmlformats.org/officeDocument/2006/relationships/hyperlink" Target="https://esajournals-onlinelibrary-wiley-com.smithsonian.idm.oclc.org/doi/epdf/10.1890/06-1039.1" TargetMode="External"/><Relationship Id="rId28" Type="http://schemas.openxmlformats.org/officeDocument/2006/relationships/hyperlink" Target="https://doi.org/10.1111/1365-2435.12470" TargetMode="External"/><Relationship Id="rId36" Type="http://schemas.openxmlformats.org/officeDocument/2006/relationships/hyperlink" Target="https://doi.org/10.1175/JCLI3800.1" TargetMode="External"/><Relationship Id="rId49" Type="http://schemas.openxmlformats.org/officeDocument/2006/relationships/hyperlink" Target="https://doi.org/10.1111/2041-210X.12590" TargetMode="External"/><Relationship Id="rId57" Type="http://schemas.openxmlformats.org/officeDocument/2006/relationships/hyperlink" Target="https://doi.org/10.5194/cp-9-1481-2013" TargetMode="External"/><Relationship Id="rId10" Type="http://schemas.openxmlformats.org/officeDocument/2006/relationships/hyperlink" Target="mailto:teixeirak@si.edu" TargetMode="External"/><Relationship Id="rId31" Type="http://schemas.openxmlformats.org/officeDocument/2006/relationships/hyperlink" Target="https://doi.org/10.1890/03-9000" TargetMode="External"/><Relationship Id="rId44" Type="http://schemas.openxmlformats.org/officeDocument/2006/relationships/hyperlink" Target="https://doi.org/10.1007/s10584-016-1720-3" TargetMode="External"/><Relationship Id="rId52" Type="http://schemas.openxmlformats.org/officeDocument/2006/relationships/hyperlink" Target="https://doi.org/10.1002/2016JG003528" TargetMode="External"/><Relationship Id="rId60" Type="http://schemas.openxmlformats.org/officeDocument/2006/relationships/hyperlink" Target="https://doi.org/10.1111/nph.16866" TargetMode="External"/><Relationship Id="rId4" Type="http://schemas.openxmlformats.org/officeDocument/2006/relationships/webSettings" Target="webSettings.xml"/><Relationship Id="rId9"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21</Pages>
  <Words>7692</Words>
  <Characters>43849</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51439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Jennifer Baltzer</dc:creator>
  <cp:keywords/>
  <cp:lastModifiedBy>Teixeira, Kristina A.</cp:lastModifiedBy>
  <cp:revision>4</cp:revision>
  <dcterms:created xsi:type="dcterms:W3CDTF">2020-09-13T23:00:00Z</dcterms:created>
  <dcterms:modified xsi:type="dcterms:W3CDTF">2020-11-21T19:11:00Z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