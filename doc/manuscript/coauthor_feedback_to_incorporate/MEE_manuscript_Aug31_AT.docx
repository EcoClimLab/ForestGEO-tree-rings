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D5A08" w14:textId="77777777" w:rsidR="00B076DD" w:rsidRDefault="00FE1629">
      <w:pPr>
        <w:pStyle w:val="FirstParagraph"/>
      </w:pPr>
      <w:r>
        <w:rPr>
          <w:b/>
        </w:rPr>
        <w:t>Title:</w:t>
      </w:r>
      <w:r>
        <w:t xml:space="preserve"> Using tree-ring records to simultaneously characterize the influence of tree size and climate drivers on annual growth</w:t>
      </w:r>
    </w:p>
    <w:p w14:paraId="27339E9A" w14:textId="77777777" w:rsidR="00B076DD" w:rsidRDefault="00FE1629">
      <w:pPr>
        <w:pStyle w:val="BodyText"/>
      </w:pPr>
      <w:r>
        <w:rPr>
          <w:b/>
        </w:rPr>
        <w:t>Authors (not yet complete, final order TBD):</w:t>
      </w:r>
    </w:p>
    <w:p w14:paraId="02584E8B" w14:textId="77777777" w:rsidR="00B076DD" w:rsidRDefault="00FE1629">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10C9E0BF" w14:textId="77777777" w:rsidR="00B076DD" w:rsidRDefault="00FE1629">
      <w:pPr>
        <w:pStyle w:val="BodyText"/>
      </w:pPr>
      <w:r>
        <w:rPr>
          <w:b/>
        </w:rPr>
        <w:t>Author Affiliations:</w:t>
      </w:r>
    </w:p>
    <w:p w14:paraId="2BBFC659" w14:textId="77777777" w:rsidR="00B076DD" w:rsidRDefault="00FE1629">
      <w:pPr>
        <w:numPr>
          <w:ilvl w:val="0"/>
          <w:numId w:val="2"/>
        </w:numPr>
      </w:pPr>
      <w:r>
        <w:t>Conservation Ecology Center; Smithsonian Conservation Biology Institute; Front Royal, VA 22630, USA</w:t>
      </w:r>
    </w:p>
    <w:p w14:paraId="77290F55" w14:textId="77777777" w:rsidR="00B076DD" w:rsidRDefault="00FE1629">
      <w:pPr>
        <w:numPr>
          <w:ilvl w:val="0"/>
          <w:numId w:val="2"/>
        </w:numPr>
      </w:pPr>
      <w:r>
        <w:t>Center for Tropical Forest Science-Forest Global Earth Observatory; Smithsonian Tropical Research Institute; Panama, Republic of Panama</w:t>
      </w:r>
    </w:p>
    <w:p w14:paraId="7D3E2942" w14:textId="77777777" w:rsidR="00B076DD" w:rsidRDefault="00FE1629">
      <w:pPr>
        <w:numPr>
          <w:ilvl w:val="0"/>
          <w:numId w:val="2"/>
        </w:numPr>
      </w:pPr>
      <w:r>
        <w:t>The Morton Arboretum, Lisle, Illinois, USA</w:t>
      </w:r>
    </w:p>
    <w:p w14:paraId="54C1D312" w14:textId="77777777" w:rsidR="00B076DD" w:rsidRDefault="00FE1629">
      <w:pPr>
        <w:numPr>
          <w:ilvl w:val="0"/>
          <w:numId w:val="2"/>
        </w:numPr>
      </w:pPr>
      <w:r>
        <w:t>Harvard Forest, Petersham, MA 01366, USA</w:t>
      </w:r>
    </w:p>
    <w:p w14:paraId="2ACB2A63" w14:textId="77777777" w:rsidR="00B076DD" w:rsidRDefault="00FE1629">
      <w:pPr>
        <w:pStyle w:val="FirstParagraph"/>
      </w:pPr>
      <w:r>
        <w:t>X#. Canadian Forest Service, Northern Forestry Centre, Edmonton, Alberta, Canada</w:t>
      </w:r>
    </w:p>
    <w:p w14:paraId="4F25F16E" w14:textId="77777777" w:rsidR="00B076DD" w:rsidRDefault="00FE1629">
      <w:pPr>
        <w:pStyle w:val="BodyText"/>
      </w:pPr>
      <w:r>
        <w:t xml:space="preserve">*corresponding author: </w:t>
      </w:r>
      <w:hyperlink r:id="rId8">
        <w:r>
          <w:rPr>
            <w:rStyle w:val="Hyperlink"/>
          </w:rPr>
          <w:t>teixeirak@si.edu</w:t>
        </w:r>
      </w:hyperlink>
      <w:r>
        <w:t>; +1 540 635 6546</w:t>
      </w:r>
    </w:p>
    <w:p w14:paraId="7DABDE27" w14:textId="77777777" w:rsidR="00B076DD" w:rsidRDefault="00FE1629">
      <w:pPr>
        <w:pStyle w:val="BodyText"/>
      </w:pPr>
      <w:r>
        <w:rPr>
          <w:b/>
        </w:rPr>
        <w:t>Running headline:</w:t>
      </w:r>
      <w:r>
        <w:t xml:space="preserve"> [45 chars]</w:t>
      </w:r>
    </w:p>
    <w:p w14:paraId="45766C2A" w14:textId="77777777" w:rsidR="00B076DD" w:rsidRDefault="00FE1629">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6B20539C" w14:textId="77777777" w:rsidR="00B076DD" w:rsidRDefault="00FE1629">
      <w:pPr>
        <w:pStyle w:val="BodyText"/>
      </w:pPr>
      <w:r>
        <w:rPr>
          <w:i/>
        </w:rPr>
        <w:t>Target journal is MEE. We are already over the word limit, so I’d appreciate advice on what should be cut/moved to appendix.</w:t>
      </w:r>
    </w:p>
    <w:p w14:paraId="52346508" w14:textId="77777777" w:rsidR="00B076DD" w:rsidRDefault="00FE1629">
      <w:r>
        <w:br w:type="page"/>
      </w:r>
    </w:p>
    <w:p w14:paraId="3F14CA55" w14:textId="77777777" w:rsidR="00B076DD" w:rsidRDefault="00FE1629">
      <w:pPr>
        <w:pStyle w:val="Heading3"/>
      </w:pPr>
      <w:bookmarkStart w:id="0" w:name="abstract"/>
      <w:r>
        <w:lastRenderedPageBreak/>
        <w:t>Abstract</w:t>
      </w:r>
      <w:bookmarkEnd w:id="0"/>
    </w:p>
    <w:p w14:paraId="1BA30456" w14:textId="77777777" w:rsidR="00B076DD" w:rsidRDefault="00FE1629">
      <w:pPr>
        <w:pStyle w:val="FirstParagraph"/>
      </w:pPr>
      <w:r>
        <w:rPr>
          <w:i/>
        </w:rPr>
        <w:t>NOTE TO COAUTHORS: I’d appreciate feedback on what you consider to be the most important results and conclusions to highlight in the abstract.</w:t>
      </w:r>
    </w:p>
    <w:p w14:paraId="57EA0878" w14:textId="77777777" w:rsidR="00B076DD" w:rsidRDefault="00FE1629">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4853CA65" w14:textId="77777777" w:rsidR="00B076DD" w:rsidRDefault="00FE1629">
      <w:pPr>
        <w:numPr>
          <w:ilvl w:val="0"/>
          <w:numId w:val="3"/>
        </w:numPr>
      </w:pPr>
      <w:r>
        <w:t xml:space="preserve">Here, we develop a new method to </w:t>
      </w:r>
      <w:r w:rsidRPr="009E5423">
        <w:t xml:space="preserve">simultaneously model non-linear effects of objectively determined principle climate drivers and </w:t>
      </w:r>
      <w:commentRangeStart w:id="1"/>
      <w:r w:rsidRPr="009E5423">
        <w:t>tree diameter (</w:t>
      </w:r>
      <m:oMath>
        <m:r>
          <w:rPr>
            <w:rFonts w:ascii="Cambria Math" w:hAnsi="Cambria Math"/>
          </w:rPr>
          <m:t>DBH</m:t>
        </m:r>
      </m:oMath>
      <w:r w:rsidRPr="009E5423">
        <w:t>)</w:t>
      </w:r>
      <w:commentRangeEnd w:id="1"/>
      <w:r w:rsidR="00950083" w:rsidRPr="009E5423">
        <w:rPr>
          <w:rStyle w:val="CommentReference"/>
        </w:rPr>
        <w:commentReference w:id="1"/>
      </w:r>
      <w:r w:rsidRPr="009E5423">
        <w:t>.</w:t>
      </w:r>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188669F" w14:textId="77777777" w:rsidR="00B076DD" w:rsidRDefault="00FE1629">
      <w:pPr>
        <w:numPr>
          <w:ilvl w:val="0"/>
          <w:numId w:val="3"/>
        </w:numPr>
      </w:pPr>
      <w:r>
        <w:t xml:space="preserve">Our analysis identified </w:t>
      </w:r>
      <w:commentRangeStart w:id="2"/>
      <w:r>
        <w:t xml:space="preserve">similar climate drivers </w:t>
      </w:r>
      <w:commentRangeEnd w:id="2"/>
      <w:r w:rsidR="0079552C">
        <w:rPr>
          <w:rStyle w:val="CommentReference"/>
        </w:rPr>
        <w:commentReference w:id="2"/>
      </w:r>
      <w:r>
        <w:t xml:space="preserve">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8D5CB1C" w14:textId="77777777" w:rsidR="00B076DD" w:rsidRDefault="00FE1629">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w:t>
      </w:r>
      <w:r w:rsidRPr="009E5423">
        <w:t xml:space="preserve">The need for such an approach is highlighted by our findings that nonlinear growth responses to climate variables are common, that growth rates vary nonlinearly with </w:t>
      </w:r>
      <m:oMath>
        <m:r>
          <w:rPr>
            <w:rFonts w:ascii="Cambria Math" w:hAnsi="Cambria Math"/>
          </w:rPr>
          <m:t>DBH</m:t>
        </m:r>
      </m:oMath>
      <w:r w:rsidRPr="009E5423">
        <w:t xml:space="preserve">, and that significant </w:t>
      </w:r>
      <m:oMath>
        <m:r>
          <w:rPr>
            <w:rFonts w:ascii="Cambria Math" w:hAnsi="Cambria Math"/>
          </w:rPr>
          <m:t>DBH</m:t>
        </m:r>
      </m:oMath>
      <w:r w:rsidRPr="009E5423">
        <w:t xml:space="preserve"> - climate interactions are common</w:t>
      </w:r>
      <w:r>
        <w:t xml:space="preserve">.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3CDDD9D9" w14:textId="77777777" w:rsidR="00B076DD" w:rsidRDefault="00FE1629">
      <w:pPr>
        <w:pStyle w:val="FirstParagraph"/>
      </w:pPr>
      <w:r>
        <w:rPr>
          <w:b/>
        </w:rPr>
        <w:t>Keywords</w:t>
      </w:r>
      <w:r>
        <w:t>: climate sensitivity; diameter; environmental change; Forest Global Earth Observatory (ForestGEO); generalized least squares; nonlinear; tree-ring</w:t>
      </w:r>
    </w:p>
    <w:p w14:paraId="25FB2A3B" w14:textId="77777777" w:rsidR="00B076DD" w:rsidRDefault="00FE1629">
      <w:r>
        <w:br w:type="page"/>
      </w:r>
    </w:p>
    <w:p w14:paraId="2F8FEF74" w14:textId="77777777" w:rsidR="00B076DD" w:rsidRDefault="00FE1629">
      <w:pPr>
        <w:pStyle w:val="Heading3"/>
      </w:pPr>
      <w:bookmarkStart w:id="3" w:name="introduction"/>
      <w:r>
        <w:lastRenderedPageBreak/>
        <w:t>Introduction</w:t>
      </w:r>
      <w:bookmarkEnd w:id="3"/>
    </w:p>
    <w:p w14:paraId="3FE1FCB3" w14:textId="77777777" w:rsidR="00B076DD" w:rsidRDefault="00FE1629">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5BA82469" w14:textId="2B8AD151" w:rsidR="00B076DD" w:rsidRDefault="00FE1629">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w:t>
      </w:r>
      <w:commentRangeStart w:id="4"/>
      <w:r>
        <w:t xml:space="preserve">growth index </w:t>
      </w:r>
      <w:commentRangeEnd w:id="4"/>
      <w:r w:rsidR="001069CA">
        <w:rPr>
          <w:rStyle w:val="CommentReference"/>
        </w:rPr>
        <w:commentReference w:id="4"/>
      </w:r>
      <w:r>
        <w:t xml:space="preserve">chronologies to select climate variables–most commonly temperature and precipitation–over the current year and, typically, previous year (e.g., </w:t>
      </w:r>
      <w:commentRangeStart w:id="5"/>
      <w:r>
        <w:t>DENDRO_REFS</w:t>
      </w:r>
      <w:commentRangeEnd w:id="5"/>
      <w:r w:rsidR="001069CA">
        <w:rPr>
          <w:rStyle w:val="CommentReference"/>
        </w:rPr>
        <w:commentReference w:id="5"/>
      </w:r>
      <w:r>
        <w:t xml:space="preserve">). While appropriate for identifying the strongest </w:t>
      </w:r>
      <w:del w:id="6" w:author="Alan Tepley" w:date="2020-09-04T12:00:00Z">
        <w:r w:rsidRPr="00A5670C" w:rsidDel="001069CA">
          <w:rPr>
            <w:highlight w:val="yellow"/>
            <w:rPrChange w:id="7" w:author="Teixeira, Kristina A." w:date="2020-10-17T08:41:00Z">
              <w:rPr/>
            </w:rPrChange>
          </w:rPr>
          <w:delText xml:space="preserve">signals </w:delText>
        </w:r>
      </w:del>
      <w:ins w:id="8" w:author="Alan Tepley" w:date="2020-09-04T12:00:00Z">
        <w:r w:rsidR="001069CA" w:rsidRPr="00A5670C">
          <w:rPr>
            <w:highlight w:val="yellow"/>
            <w:rPrChange w:id="9" w:author="Teixeira, Kristina A." w:date="2020-10-17T08:41:00Z">
              <w:rPr/>
            </w:rPrChange>
          </w:rPr>
          <w:t>correlation between tree growth and</w:t>
        </w:r>
      </w:ins>
      <w:ins w:id="10" w:author="Alan Tepley" w:date="2020-09-04T12:01:00Z">
        <w:r w:rsidR="001069CA" w:rsidRPr="00A5670C">
          <w:rPr>
            <w:highlight w:val="yellow"/>
            <w:rPrChange w:id="11" w:author="Teixeira, Kristina A." w:date="2020-10-17T08:41:00Z">
              <w:rPr/>
            </w:rPrChange>
          </w:rPr>
          <w:t xml:space="preserve"> an</w:t>
        </w:r>
      </w:ins>
      <w:ins w:id="12" w:author="Alan Tepley" w:date="2020-09-04T12:00:00Z">
        <w:r w:rsidR="001069CA" w:rsidRPr="00A5670C">
          <w:rPr>
            <w:highlight w:val="yellow"/>
            <w:rPrChange w:id="13" w:author="Teixeira, Kristina A." w:date="2020-10-17T08:41:00Z">
              <w:rPr/>
            </w:rPrChange>
          </w:rPr>
          <w:t xml:space="preserve"> </w:t>
        </w:r>
      </w:ins>
      <w:ins w:id="14" w:author="Alan Tepley" w:date="2020-09-04T12:01:00Z">
        <w:r w:rsidR="001069CA" w:rsidRPr="00A5670C">
          <w:rPr>
            <w:highlight w:val="yellow"/>
            <w:rPrChange w:id="15" w:author="Teixeira, Kristina A." w:date="2020-10-17T08:41:00Z">
              <w:rPr/>
            </w:rPrChange>
          </w:rPr>
          <w:t>individual climate variable</w:t>
        </w:r>
        <w:r w:rsidR="001069CA">
          <w:t xml:space="preserve"> </w:t>
        </w:r>
      </w:ins>
      <w:r>
        <w:t>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w:t>
      </w:r>
      <w:commentRangeStart w:id="16"/>
      <w:r>
        <w:t xml:space="preserve">; but see </w:t>
      </w:r>
      <w:commentRangeEnd w:id="16"/>
      <w:r w:rsidR="00B07141">
        <w:rPr>
          <w:rStyle w:val="CommentReference"/>
        </w:rPr>
        <w:commentReference w:id="16"/>
      </w:r>
      <w:r>
        <w:t>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5C89B1A0" w14:textId="77777777" w:rsidR="00B076DD" w:rsidRDefault="00FE1629">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w:t>
      </w:r>
      <w:commentRangeStart w:id="17"/>
      <w:r>
        <w:t>unimodal relationship to temporal variation in temperature</w:t>
      </w:r>
      <w:commentRangeEnd w:id="17"/>
      <w:r w:rsidR="00024181">
        <w:rPr>
          <w:rStyle w:val="CommentReference"/>
        </w:rPr>
        <w:commentReference w:id="17"/>
      </w:r>
      <w:r>
        <w:t xml:space="preserve">. Specifically, these rates generally increase exponentially with temperature up to a point (e.g., Brown, Gillooly, Allen, Savage, &amp; West, 2004), typically reflective of the </w:t>
      </w:r>
      <w:r>
        <w:lastRenderedPageBreak/>
        <w:t xml:space="preserve">environment to which the organism is acclimated (Kumarathunge et al., 2019), and 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29702D07" w14:textId="77777777" w:rsidR="00B076DD" w:rsidRDefault="00FE1629">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w:t>
      </w:r>
      <w:commentRangeStart w:id="18"/>
      <w:r>
        <w:t>DENDRO_REFS</w:t>
      </w:r>
      <w:commentRangeEnd w:id="18"/>
      <w:r w:rsidR="00024181">
        <w:rPr>
          <w:rStyle w:val="CommentReference"/>
        </w:rPr>
        <w:commentReference w:id="18"/>
      </w:r>
      <w:r>
        <w:t>).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w:t>
      </w:r>
      <w:commentRangeStart w:id="19"/>
      <w:r>
        <w:t xml:space="preserve">scaling of </w:t>
      </w:r>
      <m:oMath>
        <m:r>
          <w:rPr>
            <w:rFonts w:ascii="Cambria Math" w:hAnsi="Cambria Math"/>
          </w:rPr>
          <m:t>Δr</m:t>
        </m:r>
      </m:oMath>
      <w:r>
        <w:t xml:space="preserve"> </w:t>
      </w:r>
      <w:commentRangeEnd w:id="19"/>
      <w:r w:rsidR="00B6483A">
        <w:rPr>
          <w:rStyle w:val="CommentReference"/>
        </w:rPr>
        <w:commentReference w:id="19"/>
      </w:r>
      <w:r>
        <w:t xml:space="preserve">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4F7C4095" w14:textId="77777777" w:rsidR="00B076DD" w:rsidRDefault="00FE1629">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6CC66234" w14:textId="77777777" w:rsidR="00B076DD" w:rsidRDefault="00FE1629">
      <w:pPr>
        <w:pStyle w:val="Heading3"/>
      </w:pPr>
      <w:bookmarkStart w:id="20" w:name="materials-and-methods"/>
      <w:r>
        <w:lastRenderedPageBreak/>
        <w:t>Materials and Methods</w:t>
      </w:r>
      <w:bookmarkEnd w:id="20"/>
    </w:p>
    <w:p w14:paraId="11B24913" w14:textId="77777777" w:rsidR="00B076DD" w:rsidRDefault="00FE1629">
      <w:pPr>
        <w:pStyle w:val="Heading4"/>
      </w:pPr>
      <w:bookmarkStart w:id="21" w:name="data-sources-and-preparation"/>
      <w:r>
        <w:t>Data sources and preparation</w:t>
      </w:r>
      <w:bookmarkEnd w:id="21"/>
    </w:p>
    <w:p w14:paraId="7FAA0BD4" w14:textId="77777777" w:rsidR="00B076DD" w:rsidRDefault="00FE1629">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3994D17B" w14:textId="77777777" w:rsidR="00B076DD" w:rsidRDefault="00FE1629">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6CACAC92" wp14:editId="37654DE2">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3"/>
                    <a:stretch>
                      <a:fillRect/>
                    </a:stretch>
                  </pic:blipFill>
                  <pic:spPr bwMode="auto">
                    <a:xfrm>
                      <a:off x="0" y="0"/>
                      <a:ext cx="5334000" cy="2670388"/>
                    </a:xfrm>
                    <a:prstGeom prst="rect">
                      <a:avLst/>
                    </a:prstGeom>
                    <a:noFill/>
                    <a:ln w="9525">
                      <a:noFill/>
                      <a:headEnd/>
                      <a:tailEnd/>
                    </a:ln>
                  </pic:spPr>
                </pic:pic>
              </a:graphicData>
            </a:graphic>
          </wp:inline>
        </w:drawing>
      </w:r>
    </w:p>
    <w:p w14:paraId="1D353321" w14:textId="77777777" w:rsidR="00B076DD" w:rsidRDefault="00FE1629">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w:t>
      </w:r>
      <w:r>
        <w:lastRenderedPageBreak/>
        <w:t xml:space="preserve">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1CF72B7E" w14:textId="77777777" w:rsidR="00B076DD" w:rsidRDefault="00FE1629">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w:t>
      </w:r>
      <w:commentRangeStart w:id="22"/>
      <w:r>
        <w:t>DENDORO_REF</w:t>
      </w:r>
      <w:commentRangeEnd w:id="22"/>
      <w:r w:rsidR="009B47CD">
        <w:rPr>
          <w:rStyle w:val="CommentReference"/>
        </w:rPr>
        <w:commentReference w:id="22"/>
      </w:r>
      <w:r>
        <w:t xml:space="preserve">),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514C4495" w14:textId="77777777" w:rsidR="00B076DD" w:rsidRDefault="00FE162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75EFF0BA" w14:textId="77777777" w:rsidR="00B076DD" w:rsidRDefault="00FE1629">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0F2FF4B" w14:textId="77777777" w:rsidR="00B076DD" w:rsidRDefault="00FE1629">
      <w:pPr>
        <w:pStyle w:val="Heading4"/>
      </w:pPr>
      <w:bookmarkStart w:id="23" w:name="analysis-methods"/>
      <w:r>
        <w:t>Analysis methods</w:t>
      </w:r>
      <w:bookmarkEnd w:id="23"/>
    </w:p>
    <w:p w14:paraId="55388D21" w14:textId="456A45C4" w:rsidR="00B076DD" w:rsidRDefault="00FE1629">
      <w:pPr>
        <w:pStyle w:val="FirstParagraph"/>
      </w:pPr>
      <w:r>
        <w:t>Our analysis consisted of two main steps: (1) identification of the most important climate drivers</w:t>
      </w:r>
      <w:ins w:id="24" w:author="Alan Tepley" w:date="2020-09-04T12:50:00Z">
        <w:r w:rsidR="00046ECD">
          <w:t xml:space="preserve"> </w:t>
        </w:r>
        <w:r w:rsidR="00046ECD" w:rsidRPr="008D6148">
          <w:rPr>
            <w:highlight w:val="yellow"/>
            <w:rPrChange w:id="25" w:author="Teixeira, Kristina A." w:date="2020-10-17T09:13:00Z">
              <w:rPr/>
            </w:rPrChange>
          </w:rPr>
          <w:t>and the time window over which they operate</w:t>
        </w:r>
      </w:ins>
      <w:r>
        <w:t xml:space="preserve">,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758AFD42" w14:textId="77777777" w:rsidR="00B076DD" w:rsidRDefault="00FE1629">
      <w:pPr>
        <w:pStyle w:val="CaptionedFigure"/>
      </w:pPr>
      <w:r>
        <w:rPr>
          <w:noProof/>
        </w:rPr>
        <w:lastRenderedPageBreak/>
        <w:drawing>
          <wp:inline distT="0" distB="0" distL="0" distR="0" wp14:anchorId="44699FDB" wp14:editId="23267CB6">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334000" cy="3381283"/>
                    </a:xfrm>
                    <a:prstGeom prst="rect">
                      <a:avLst/>
                    </a:prstGeom>
                    <a:noFill/>
                    <a:ln w="9525">
                      <a:noFill/>
                      <a:headEnd/>
                      <a:tailEnd/>
                    </a:ln>
                  </pic:spPr>
                </pic:pic>
              </a:graphicData>
            </a:graphic>
          </wp:inline>
        </w:drawing>
      </w:r>
    </w:p>
    <w:p w14:paraId="7022B7BF" w14:textId="77777777" w:rsidR="00B076DD" w:rsidRDefault="00FE1629">
      <w:pPr>
        <w:pStyle w:val="ImageCaption"/>
      </w:pPr>
      <w:r>
        <w:rPr>
          <w:b/>
        </w:rPr>
        <w:t>Figure 1 | DRAFT Schematic illustrating our analysis process.</w:t>
      </w:r>
      <w:r>
        <w:t xml:space="preserve"> This analysis is conducted separately for each site.</w:t>
      </w:r>
    </w:p>
    <w:p w14:paraId="7EF01471" w14:textId="77777777" w:rsidR="00B076DD" w:rsidRDefault="00FE1629">
      <w:pPr>
        <w:pStyle w:val="BodyText"/>
      </w:pPr>
      <w:r>
        <w:rPr>
          <w:i/>
        </w:rPr>
        <w:t>Identifying key climate drivers</w:t>
      </w:r>
    </w:p>
    <w:p w14:paraId="5B4D2F35" w14:textId="77777777" w:rsidR="00B076DD" w:rsidRDefault="00FE1629">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w:t>
      </w:r>
      <w:commentRangeStart w:id="26"/>
      <w:r>
        <w:t xml:space="preserve">remove the influence of </w:t>
      </w:r>
      <w:commentRangeEnd w:id="26"/>
      <w:r w:rsidR="00DE76B5">
        <w:rPr>
          <w:rStyle w:val="CommentReference"/>
        </w:rPr>
        <w:commentReference w:id="26"/>
      </w:r>
      <w:r>
        <w:t>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commentRangeStart w:id="27"/>
      <w:r>
        <w:rPr>
          <w:rStyle w:val="VerbatimChar"/>
        </w:rPr>
        <w:t>residual</w:t>
      </w:r>
      <w:commentRangeEnd w:id="27"/>
      <w:r w:rsidR="00DE76B5">
        <w:rPr>
          <w:rStyle w:val="CommentReference"/>
        </w:rPr>
        <w:commentReference w:id="27"/>
      </w:r>
      <w:r>
        <w:rPr>
          <w:rStyle w:val="VerbatimChar"/>
        </w:rPr>
        <w:t xml:space="preserve"> ~ [climate] + (1 | sp) + (1 | treeID)</w:t>
      </w:r>
      <w:r>
        <w:t xml:space="preserve">. Here, for each permutation, </w:t>
      </w:r>
      <w:r>
        <w:rPr>
          <w:rStyle w:val="VerbatimChar"/>
        </w:rPr>
        <w:t>climate</w:t>
      </w:r>
      <w:r>
        <w:t xml:space="preserve"> specifies one of the climate drivers in the climate variable group, analyzed over one of </w:t>
      </w:r>
      <w:commentRangeStart w:id="28"/>
      <w:r>
        <w:t>all possible combinations of time periods</w:t>
      </w:r>
      <w:commentRangeEnd w:id="28"/>
      <w:r w:rsidR="00091B22">
        <w:rPr>
          <w:rStyle w:val="CommentReference"/>
        </w:rPr>
        <w:commentReference w:id="28"/>
      </w:r>
      <w:r>
        <w:t xml:space="preserve">, at monthly resolution, over a </w:t>
      </w:r>
      <w:proofErr w:type="gramStart"/>
      <w:r>
        <w:t>15 month</w:t>
      </w:r>
      <w:proofErr w:type="gramEnd"/>
      <w:r>
        <w:t xml:space="preserve"> period ending near the time of cessation of formation of each annual ring (</w:t>
      </w:r>
      <w:r>
        <w:rPr>
          <w:i/>
        </w:rPr>
        <w:t>Table S1</w:t>
      </w:r>
      <w:r>
        <w:t>). (</w:t>
      </w:r>
      <w:hyperlink r:id="rId15">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3B18DD58" w14:textId="77777777" w:rsidR="00B076DD" w:rsidRDefault="00FE1629">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6">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w:t>
      </w:r>
      <w:commentRangeStart w:id="29"/>
      <w:r>
        <w:t>detrending the climate variables</w:t>
      </w:r>
      <w:commentRangeEnd w:id="29"/>
      <w:r w:rsidR="00091B22">
        <w:rPr>
          <w:rStyle w:val="CommentReference"/>
        </w:rPr>
        <w:commentReference w:id="29"/>
      </w:r>
      <w:r>
        <w:t xml:space="preserve">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14:paraId="43F051AF" w14:textId="77777777" w:rsidR="00B076DD" w:rsidRDefault="00FE1629">
      <w:pPr>
        <w:pStyle w:val="BodyText"/>
      </w:pPr>
      <w:r>
        <w:t xml:space="preserve">We verified that </w:t>
      </w:r>
      <w:commentRangeStart w:id="30"/>
      <w:r>
        <w:t xml:space="preserve">this process identified similar climate variable-month combinations as what would be identified using traditional methods </w:t>
      </w:r>
      <w:commentRangeEnd w:id="30"/>
      <w:r w:rsidR="00091B22">
        <w:rPr>
          <w:rStyle w:val="CommentReference"/>
        </w:rPr>
        <w:commentReference w:id="30"/>
      </w:r>
      <w:r>
        <w:t>for individual species, as detailed in Appendix S2. (</w:t>
      </w:r>
      <w:hyperlink r:id="rId17">
        <w:r>
          <w:rPr>
            <w:rStyle w:val="Hyperlink"/>
            <w:b/>
          </w:rPr>
          <w:t>ISSUE #35 in ForestGEO-climate-sensitivity</w:t>
        </w:r>
      </w:hyperlink>
      <w:r>
        <w:t>)</w:t>
      </w:r>
    </w:p>
    <w:p w14:paraId="757A82CF" w14:textId="77777777" w:rsidR="00B076DD" w:rsidRDefault="00FE1629">
      <w:pPr>
        <w:pStyle w:val="BodyText"/>
      </w:pPr>
      <w:r>
        <w:rPr>
          <w:i/>
        </w:rPr>
        <w:t>Combining drivers in GLS model</w:t>
      </w:r>
    </w:p>
    <w:p w14:paraId="77F9300A" w14:textId="77777777" w:rsidR="00B076DD" w:rsidRDefault="00FE1629">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8">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DB4DEC1" w14:textId="77777777" w:rsidR="00B076DD" w:rsidRDefault="00FE1629">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ED253FB" w14:textId="77777777" w:rsidR="00B076DD" w:rsidRDefault="00FE1629">
      <w:pPr>
        <w:pStyle w:val="BodyText"/>
      </w:pPr>
      <w:r>
        <w:rPr>
          <w:i/>
        </w:rPr>
        <w:t>Data and code availability</w:t>
      </w:r>
    </w:p>
    <w:p w14:paraId="35EC6AB3" w14:textId="77777777" w:rsidR="00B076DD" w:rsidRDefault="00FE1629">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49C61671" w14:textId="77777777" w:rsidR="00B076DD" w:rsidRDefault="00FE1629">
      <w:pPr>
        <w:pStyle w:val="Heading3"/>
      </w:pPr>
      <w:bookmarkStart w:id="31" w:name="results"/>
      <w:r>
        <w:lastRenderedPageBreak/>
        <w:t>Results</w:t>
      </w:r>
      <w:bookmarkEnd w:id="31"/>
    </w:p>
    <w:p w14:paraId="4F57B67B" w14:textId="77777777" w:rsidR="00B076DD" w:rsidRDefault="00FE1629">
      <w:pPr>
        <w:pStyle w:val="FirstParagraph"/>
      </w:pPr>
      <w:r>
        <w:rPr>
          <w:i/>
        </w:rPr>
        <w:t>Identifying climate drivers</w:t>
      </w:r>
    </w:p>
    <w:p w14:paraId="730066D2" w14:textId="77777777" w:rsidR="00B076DD" w:rsidRDefault="00FE1629">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717573D5" w14:textId="77777777" w:rsidR="00B076DD" w:rsidRDefault="00FE1629">
      <w:pPr>
        <w:pStyle w:val="CaptionedFigure"/>
      </w:pPr>
      <w:r>
        <w:rPr>
          <w:noProof/>
        </w:rPr>
        <w:drawing>
          <wp:inline distT="0" distB="0" distL="0" distR="0" wp14:anchorId="168B1807" wp14:editId="71258A13">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41E9A1CC" w14:textId="77777777" w:rsidR="00B076DD" w:rsidRDefault="00FE162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3AF0ECD8" w14:textId="77777777" w:rsidR="00B076DD" w:rsidRDefault="00FE1629">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47BAFD39" w14:textId="77777777" w:rsidR="00B076DD" w:rsidRDefault="00FE1629">
      <w:pPr>
        <w:pStyle w:val="CaptionedFigure"/>
      </w:pPr>
      <w:r>
        <w:rPr>
          <w:noProof/>
        </w:rPr>
        <w:lastRenderedPageBreak/>
        <w:drawing>
          <wp:inline distT="0" distB="0" distL="0" distR="0" wp14:anchorId="482EEA52" wp14:editId="4AE02986">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6B915CFB" w14:textId="77777777" w:rsidR="00B076DD" w:rsidRDefault="00FE1629">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42A8EAE4" w14:textId="77777777" w:rsidR="00B076DD" w:rsidRDefault="00FE1629">
      <w:pPr>
        <w:pStyle w:val="BodyText"/>
      </w:pPr>
      <w:r>
        <w:rPr>
          <w:i/>
        </w:rPr>
        <w:lastRenderedPageBreak/>
        <w:t>Climate sensitivity</w:t>
      </w:r>
    </w:p>
    <w:p w14:paraId="65480145" w14:textId="77777777" w:rsidR="00B076DD" w:rsidRDefault="00FE1629">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665A91B" w14:textId="77777777" w:rsidR="00B076DD" w:rsidRDefault="00FE1629">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1">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5154002" w14:textId="77777777" w:rsidR="00B076DD" w:rsidRDefault="00FE1629">
      <w:pPr>
        <w:pStyle w:val="BodyText"/>
      </w:pPr>
      <w:r>
        <w:rPr>
          <w:i/>
        </w:rPr>
        <w:t>Influence of DBH</w:t>
      </w:r>
    </w:p>
    <w:p w14:paraId="2B456658" w14:textId="77777777" w:rsidR="00B076DD" w:rsidRDefault="00FE1629">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2073FABD" w14:textId="77777777" w:rsidR="00B076DD" w:rsidRDefault="00FE1629">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1C66E40D" w14:textId="77777777" w:rsidR="00B076DD" w:rsidRDefault="00FE1629">
      <w:pPr>
        <w:pStyle w:val="CaptionedFigure"/>
      </w:pPr>
      <w:r>
        <w:rPr>
          <w:noProof/>
        </w:rPr>
        <w:lastRenderedPageBreak/>
        <w:drawing>
          <wp:inline distT="0" distB="0" distL="0" distR="0" wp14:anchorId="14A5DC70" wp14:editId="3A06779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334000" cy="6667499"/>
                    </a:xfrm>
                    <a:prstGeom prst="rect">
                      <a:avLst/>
                    </a:prstGeom>
                    <a:noFill/>
                    <a:ln w="9525">
                      <a:noFill/>
                      <a:headEnd/>
                      <a:tailEnd/>
                    </a:ln>
                  </pic:spPr>
                </pic:pic>
              </a:graphicData>
            </a:graphic>
          </wp:inline>
        </w:drawing>
      </w:r>
    </w:p>
    <w:p w14:paraId="324793D3" w14:textId="77777777" w:rsidR="00B076DD" w:rsidRDefault="00FE1629">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7EFEDBF7" w14:textId="77777777" w:rsidR="00B076DD" w:rsidRDefault="00FE1629">
      <w:pPr>
        <w:pStyle w:val="BodyText"/>
      </w:pPr>
      <w:r>
        <w:rPr>
          <w:i/>
        </w:rPr>
        <w:t>Additive and interactive effects of climate and DBH</w:t>
      </w:r>
    </w:p>
    <w:p w14:paraId="12499C87" w14:textId="77777777" w:rsidR="00B076DD" w:rsidRDefault="00FE1629">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2D069C05" w14:textId="77777777" w:rsidR="00B076DD" w:rsidRDefault="00FE1629">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719C2F66" w14:textId="77777777" w:rsidR="00B076DD" w:rsidRDefault="00FE1629">
      <w:pPr>
        <w:pStyle w:val="CaptionedFigure"/>
      </w:pPr>
      <w:r>
        <w:rPr>
          <w:noProof/>
        </w:rPr>
        <w:drawing>
          <wp:inline distT="0" distB="0" distL="0" distR="0" wp14:anchorId="25270A4A" wp14:editId="65C28D53">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FD3561E" w14:textId="77777777" w:rsidR="00B076DD" w:rsidRDefault="00FE1629">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399B6C54" w14:textId="77777777" w:rsidR="00B076DD" w:rsidRDefault="00FE1629">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1A97AB88" w14:textId="77777777" w:rsidR="00B076DD" w:rsidRDefault="00FE1629">
      <w:pPr>
        <w:pStyle w:val="BodyText"/>
      </w:pPr>
      <w:r>
        <w:rPr>
          <w:b/>
        </w:rPr>
        <w:t>figure on climate - DBH interactions?</w:t>
      </w:r>
      <w:r>
        <w:t xml:space="preserve"> (</w:t>
      </w:r>
      <w:r>
        <w:rPr>
          <w:i/>
        </w:rPr>
        <w:t xml:space="preserve">See </w:t>
      </w:r>
      <w:hyperlink r:id="rId24">
        <w:r>
          <w:rPr>
            <w:rStyle w:val="Hyperlink"/>
            <w:i/>
          </w:rPr>
          <w:t>ISSUE #42 in ForestGEO-climate-sensitivity</w:t>
        </w:r>
      </w:hyperlink>
      <w:r>
        <w:t>)</w:t>
      </w:r>
    </w:p>
    <w:p w14:paraId="479C5227" w14:textId="77777777" w:rsidR="00B076DD" w:rsidRDefault="00FE1629">
      <w:pPr>
        <w:pStyle w:val="Heading3"/>
      </w:pPr>
      <w:bookmarkStart w:id="32" w:name="discussion"/>
      <w:r>
        <w:t>Discussion</w:t>
      </w:r>
      <w:bookmarkEnd w:id="32"/>
    </w:p>
    <w:p w14:paraId="53088286" w14:textId="77777777" w:rsidR="00B076DD" w:rsidRDefault="00FE1629">
      <w:pPr>
        <w:pStyle w:val="FirstParagraph"/>
      </w:pPr>
      <w:r>
        <w:rPr>
          <w:i/>
        </w:rPr>
        <w:t>NOTE TO COAUTHORS: The discussion in particular is still very rough. I’d appreciate feedback on what points to emphasize here.</w:t>
      </w:r>
    </w:p>
    <w:p w14:paraId="08843F27" w14:textId="77777777" w:rsidR="00B076DD" w:rsidRDefault="00FE1629">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547760EE" w14:textId="77777777" w:rsidR="00B076DD" w:rsidRDefault="00FE1629">
      <w:pPr>
        <w:pStyle w:val="BodyText"/>
      </w:pPr>
      <w:r>
        <w:rPr>
          <w:i/>
        </w:rPr>
        <w:t>Climate sensitivity</w:t>
      </w:r>
    </w:p>
    <w:p w14:paraId="02CE7949" w14:textId="77777777" w:rsidR="00B076DD" w:rsidRDefault="00FE1629">
      <w:pPr>
        <w:pStyle w:val="BodyText"/>
      </w:pPr>
      <w:r>
        <w:t>Ideas to discuss:</w:t>
      </w:r>
    </w:p>
    <w:p w14:paraId="460F8B6F" w14:textId="77777777" w:rsidR="00B076DD" w:rsidRDefault="006B6550">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E1629">
        <w:t xml:space="preserve"> and </w:t>
      </w:r>
      <m:oMath>
        <m:r>
          <w:rPr>
            <w:rFonts w:ascii="Cambria Math" w:hAnsi="Cambria Math"/>
          </w:rPr>
          <m:t>PET</m:t>
        </m:r>
      </m:oMath>
      <w:r w:rsidR="00FE1629">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5D64F7B8" w14:textId="77777777" w:rsidR="00B076DD" w:rsidRDefault="00FE1629">
      <w:pPr>
        <w:numPr>
          <w:ilvl w:val="0"/>
          <w:numId w:val="4"/>
        </w:numPr>
      </w:pPr>
      <w:r>
        <w:t>trees tend to be sensitive to water over longer time scales (makes sense– lags caused by soil moisture storage)</w:t>
      </w:r>
    </w:p>
    <w:p w14:paraId="058028E3" w14:textId="77777777" w:rsidR="00B076DD" w:rsidRDefault="00FE1629">
      <w:pPr>
        <w:numPr>
          <w:ilvl w:val="0"/>
          <w:numId w:val="4"/>
        </w:numPr>
      </w:pPr>
      <w:r>
        <w:t>temperature sensitivity shifts from neg in warm climates to positive in cold climates (although Sniderhan &amp; Baltzer (2016) shows that the effect shifted to negative as warming progressed)</w:t>
      </w:r>
    </w:p>
    <w:p w14:paraId="20AD342E" w14:textId="77777777" w:rsidR="00B076DD" w:rsidRDefault="00FE1629">
      <w:pPr>
        <w:numPr>
          <w:ilvl w:val="0"/>
          <w:numId w:val="4"/>
        </w:numPr>
      </w:pPr>
      <w:r>
        <w:t>additive effects are prevalent and should not be overlooked</w:t>
      </w:r>
    </w:p>
    <w:p w14:paraId="2FB78687" w14:textId="77777777" w:rsidR="00B076DD" w:rsidRDefault="00FE1629">
      <w:pPr>
        <w:numPr>
          <w:ilvl w:val="0"/>
          <w:numId w:val="4"/>
        </w:numPr>
      </w:pPr>
      <w:r>
        <w:t>nonlinear effects are prevalent</w:t>
      </w:r>
    </w:p>
    <w:p w14:paraId="2EB0BD44" w14:textId="77777777" w:rsidR="00B076DD" w:rsidRDefault="00FE1629">
      <w:pPr>
        <w:pStyle w:val="FirstParagraph"/>
      </w:pPr>
      <w:r>
        <w:rPr>
          <w:i/>
        </w:rPr>
        <w:t>Influence of DBH</w:t>
      </w:r>
    </w:p>
    <w:p w14:paraId="4D599379" w14:textId="7CB8D139" w:rsidR="00B076DD" w:rsidRDefault="00FE1629">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w:t>
      </w:r>
      <w:ins w:id="33" w:author="Alan Tepley" w:date="2020-09-04T14:36:00Z">
        <w:r w:rsidR="00993791">
          <w:t xml:space="preserve">a roughly </w:t>
        </w:r>
      </w:ins>
      <w:r>
        <w:t xml:space="preserve">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w:t>
      </w:r>
      <w:commentRangeStart w:id="34"/>
      <w:r>
        <w:t>DENDRO_REFS</w:t>
      </w:r>
      <w:commentRangeEnd w:id="34"/>
      <w:r w:rsidR="00993791">
        <w:rPr>
          <w:rStyle w:val="CommentReference"/>
        </w:rPr>
        <w:commentReference w:id="34"/>
      </w:r>
      <w:r>
        <w:t>).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w:t>
      </w:r>
      <w:r>
        <w:lastRenderedPageBreak/>
        <w:t xml:space="preserve">consistent with patterns observed 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5">
        <w:r>
          <w:rPr>
            <w:rStyle w:val="Hyperlink"/>
            <w:i/>
          </w:rPr>
          <w:t>Clark et al. 2007?</w:t>
        </w:r>
      </w:hyperlink>
      <w:r>
        <w:rPr>
          <w:i/>
        </w:rPr>
        <w:t xml:space="preserve">; </w:t>
      </w:r>
      <w:hyperlink r:id="rId26">
        <w:r>
          <w:rPr>
            <w:rStyle w:val="Hyperlink"/>
            <w:i/>
          </w:rPr>
          <w:t>Schleip et al. 2015</w:t>
        </w:r>
      </w:hyperlink>
      <w:r>
        <w:t>).</w:t>
      </w:r>
    </w:p>
    <w:p w14:paraId="007B6486" w14:textId="77777777" w:rsidR="00B076DD" w:rsidRDefault="00FE1629">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18CC1ACF" w14:textId="77777777" w:rsidR="00B076DD" w:rsidRDefault="00FE1629">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692D3E88" w14:textId="77777777" w:rsidR="00B076DD" w:rsidRDefault="00FE1629">
      <w:pPr>
        <w:pStyle w:val="BodyText"/>
      </w:pPr>
      <w:r>
        <w:rPr>
          <w:i/>
        </w:rPr>
        <w:t>Additive and interactive effects of climate and DBH</w:t>
      </w:r>
    </w:p>
    <w:p w14:paraId="07C4C9C1" w14:textId="77777777" w:rsidR="00B076DD" w:rsidRDefault="00FE1629">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w:t>
      </w:r>
      <w:r>
        <w:lastRenderedPageBreak/>
        <w:t xml:space="preserve">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237CA0EB" w14:textId="77777777" w:rsidR="00B076DD" w:rsidRDefault="00FE1629">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7F362CDC" w14:textId="77777777" w:rsidR="00B076DD" w:rsidRDefault="00FE1629">
      <w:pPr>
        <w:pStyle w:val="BodyText"/>
      </w:pPr>
      <w:r>
        <w:rPr>
          <w:i/>
        </w:rPr>
        <w:t>Conclusions</w:t>
      </w:r>
    </w:p>
    <w:p w14:paraId="5C63FDCA" w14:textId="77777777" w:rsidR="00B076DD" w:rsidRDefault="00FE1629">
      <w:pPr>
        <w:pStyle w:val="BodyText"/>
      </w:pPr>
      <w:r>
        <w:t>Sets the foundation for considering other, slowly changing environmental drivers.</w:t>
      </w:r>
    </w:p>
    <w:p w14:paraId="030C109E" w14:textId="77777777" w:rsidR="00B076DD" w:rsidRDefault="00FE1629">
      <w:pPr>
        <w:pStyle w:val="Heading3"/>
      </w:pPr>
      <w:bookmarkStart w:id="35" w:name="acknowledgements"/>
      <w:r>
        <w:t>Acknowledgements</w:t>
      </w:r>
      <w:bookmarkEnd w:id="35"/>
    </w:p>
    <w:p w14:paraId="00E635E6" w14:textId="77777777" w:rsidR="00B076DD" w:rsidRDefault="00FE1629">
      <w:pPr>
        <w:pStyle w:val="FirstParagraph"/>
      </w:pPr>
      <w:r>
        <w:t>Thanks to Pete Kerby-Miller for bark thickness data. Helpful feedback was provided by Albert Kim… This analysis was funded by a Smithsonian Scholarly Studies grant to KAT, SM, HCM, and CP.</w:t>
      </w:r>
    </w:p>
    <w:p w14:paraId="1AAE6A63" w14:textId="77777777" w:rsidR="00B076DD" w:rsidRDefault="00FE1629">
      <w:pPr>
        <w:pStyle w:val="Heading3"/>
      </w:pPr>
      <w:bookmarkStart w:id="36" w:name="authors-contributions"/>
      <w:r>
        <w:t>Authors’ contributions</w:t>
      </w:r>
      <w:bookmarkEnd w:id="36"/>
    </w:p>
    <w:p w14:paraId="30341A6C" w14:textId="77777777" w:rsidR="00B076DD" w:rsidRDefault="00FE1629">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59E66C5E" w14:textId="77777777" w:rsidR="00B076DD" w:rsidRDefault="00FE1629">
      <w:pPr>
        <w:pStyle w:val="Heading3"/>
      </w:pPr>
      <w:bookmarkStart w:id="37" w:name="references"/>
      <w:r>
        <w:t>References</w:t>
      </w:r>
      <w:bookmarkEnd w:id="37"/>
    </w:p>
    <w:p w14:paraId="77D83AF8" w14:textId="77777777" w:rsidR="00B076DD" w:rsidRDefault="00FE1629">
      <w:pPr>
        <w:pStyle w:val="Bibliography"/>
      </w:pPr>
      <w:bookmarkStart w:id="38" w:name="ref-alfaro-sanchez_growth_2017"/>
      <w:bookmarkStart w:id="39"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7">
        <w:r>
          <w:rPr>
            <w:rStyle w:val="Hyperlink"/>
          </w:rPr>
          <w:t>10.1007/s00442-017-3879-3</w:t>
        </w:r>
      </w:hyperlink>
    </w:p>
    <w:p w14:paraId="3D5B40B8" w14:textId="77777777" w:rsidR="00B076DD" w:rsidRDefault="00FE1629">
      <w:pPr>
        <w:pStyle w:val="Bibliography"/>
      </w:pPr>
      <w:bookmarkStart w:id="40" w:name="X7472afe191c4e6f910d2bf0bfbf82e114a2f267"/>
      <w:bookmarkEnd w:id="38"/>
      <w:r>
        <w:t>Anderson-Teixeira, K., Gonzalez, B., ForestGEO, McGregor, I., Gonzalez-Akre, E., RHelcoski, … Terrell, A. (2020, July). Forestgeo/Climate: Pre-release for collaborative review. Zenodo. doi:</w:t>
      </w:r>
      <w:hyperlink r:id="rId28">
        <w:r>
          <w:rPr>
            <w:rStyle w:val="Hyperlink"/>
          </w:rPr>
          <w:t>10.5281/ZENODO.3958216</w:t>
        </w:r>
      </w:hyperlink>
    </w:p>
    <w:p w14:paraId="70CE99CC" w14:textId="77777777" w:rsidR="00B076DD" w:rsidRDefault="00FE1629">
      <w:pPr>
        <w:pStyle w:val="Bibliography"/>
      </w:pPr>
      <w:bookmarkStart w:id="41" w:name="X9500a36d1b54456ba99312b61e732f214f264df"/>
      <w:bookmarkEnd w:id="40"/>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9">
        <w:r>
          <w:rPr>
            <w:rStyle w:val="Hyperlink"/>
          </w:rPr>
          <w:t>10.1111/gcb.12712</w:t>
        </w:r>
      </w:hyperlink>
    </w:p>
    <w:p w14:paraId="40EF27D6" w14:textId="77777777" w:rsidR="00B076DD" w:rsidRDefault="00FE1629">
      <w:pPr>
        <w:pStyle w:val="Bibliography"/>
      </w:pPr>
      <w:bookmarkStart w:id="42" w:name="ref-anderson-teixeira_size-related_2015"/>
      <w:bookmarkEnd w:id="41"/>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30">
        <w:r>
          <w:rPr>
            <w:rStyle w:val="Hyperlink"/>
          </w:rPr>
          <w:t>10.1111/1365-2435.12470</w:t>
        </w:r>
      </w:hyperlink>
    </w:p>
    <w:p w14:paraId="31D818FB" w14:textId="77777777" w:rsidR="00B076DD" w:rsidRDefault="00FE1629">
      <w:pPr>
        <w:pStyle w:val="Bibliography"/>
      </w:pPr>
      <w:bookmarkStart w:id="43" w:name="ref-baker_suppression_2006"/>
      <w:bookmarkEnd w:id="42"/>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1">
        <w:r>
          <w:rPr>
            <w:rStyle w:val="Hyperlink"/>
          </w:rPr>
          <w:t>10.1017/S0266467406003312</w:t>
        </w:r>
      </w:hyperlink>
    </w:p>
    <w:p w14:paraId="4A431FA9" w14:textId="77777777" w:rsidR="00B076DD" w:rsidRDefault="00FE1629">
      <w:pPr>
        <w:pStyle w:val="Bibliography"/>
      </w:pPr>
      <w:bookmarkStart w:id="44" w:name="ref-banbury_morgan_global_nodate"/>
      <w:bookmarkEnd w:id="43"/>
      <w:r>
        <w:t xml:space="preserve">Banbury Morgan, B., Herrmann, V., Kunert, N., Bond-Lamberty, B., Muller-Landau, H. C., &amp; Anderson-Teixeira, K. J. (n.d.). Global patterns of forest autotrophic carbon fluxes. </w:t>
      </w:r>
      <w:r>
        <w:rPr>
          <w:i/>
        </w:rPr>
        <w:t>Global Change Biology</w:t>
      </w:r>
      <w:r>
        <w:t>.</w:t>
      </w:r>
    </w:p>
    <w:p w14:paraId="0C22855E" w14:textId="77777777" w:rsidR="00B076DD" w:rsidRDefault="00FE1629">
      <w:pPr>
        <w:pStyle w:val="Bibliography"/>
      </w:pPr>
      <w:bookmarkStart w:id="45" w:name="ref-bennett_larger_2015"/>
      <w:bookmarkEnd w:id="44"/>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2">
        <w:r>
          <w:rPr>
            <w:rStyle w:val="Hyperlink"/>
          </w:rPr>
          <w:t>10.1038/nplants.2015.139</w:t>
        </w:r>
      </w:hyperlink>
    </w:p>
    <w:p w14:paraId="23631B00" w14:textId="77777777" w:rsidR="00B076DD" w:rsidRDefault="00FE1629">
      <w:pPr>
        <w:pStyle w:val="Bibliography"/>
      </w:pPr>
      <w:bookmarkStart w:id="46" w:name="ref-brown_toward_2004"/>
      <w:bookmarkEnd w:id="45"/>
      <w:r>
        <w:t xml:space="preserve">Brown, J. H., Gillooly, J. F., Allen, A. P., Savage, V. M., &amp; West, G. B. (2004). Toward a Metabolic Theory of Ecology. </w:t>
      </w:r>
      <w:r>
        <w:rPr>
          <w:i/>
        </w:rPr>
        <w:t>Ecology</w:t>
      </w:r>
      <w:r>
        <w:t xml:space="preserve">, </w:t>
      </w:r>
      <w:r>
        <w:rPr>
          <w:i/>
        </w:rPr>
        <w:t>85</w:t>
      </w:r>
      <w:r>
        <w:t>(7), 1771–1789. doi:</w:t>
      </w:r>
      <w:hyperlink r:id="rId33">
        <w:r>
          <w:rPr>
            <w:rStyle w:val="Hyperlink"/>
          </w:rPr>
          <w:t>10.1890/03-9000</w:t>
        </w:r>
      </w:hyperlink>
    </w:p>
    <w:p w14:paraId="2C0F9D27" w14:textId="77777777" w:rsidR="00B076DD" w:rsidRDefault="00FE1629">
      <w:pPr>
        <w:pStyle w:val="Bibliography"/>
      </w:pPr>
      <w:bookmarkStart w:id="47" w:name="ref-cailleret_synthesis_2017"/>
      <w:bookmarkEnd w:id="46"/>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4">
        <w:r>
          <w:rPr>
            <w:rStyle w:val="Hyperlink"/>
          </w:rPr>
          <w:t>10.1111/gcb.13535</w:t>
        </w:r>
      </w:hyperlink>
    </w:p>
    <w:p w14:paraId="6E0CA5F3" w14:textId="77777777" w:rsidR="00B076DD" w:rsidRDefault="00FE1629">
      <w:pPr>
        <w:pStyle w:val="Bibliography"/>
      </w:pPr>
      <w:bookmarkStart w:id="48" w:name="ref-charney_observed_2016"/>
      <w:bookmarkEnd w:id="47"/>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5">
        <w:r>
          <w:rPr>
            <w:rStyle w:val="Hyperlink"/>
          </w:rPr>
          <w:t>10.1111/ele.12650</w:t>
        </w:r>
      </w:hyperlink>
    </w:p>
    <w:p w14:paraId="764751BC" w14:textId="77777777" w:rsidR="00B076DD" w:rsidRDefault="00FE1629">
      <w:pPr>
        <w:pStyle w:val="Bibliography"/>
      </w:pPr>
      <w:bookmarkStart w:id="49" w:name="ref-desoto_low_2020"/>
      <w:bookmarkEnd w:id="48"/>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6">
        <w:r>
          <w:rPr>
            <w:rStyle w:val="Hyperlink"/>
          </w:rPr>
          <w:t>10.1038/s41467-020-14300-5</w:t>
        </w:r>
      </w:hyperlink>
    </w:p>
    <w:p w14:paraId="2917A03F" w14:textId="77777777" w:rsidR="00B076DD" w:rsidRDefault="00FE1629">
      <w:pPr>
        <w:pStyle w:val="Bibliography"/>
      </w:pPr>
      <w:bookmarkStart w:id="50" w:name="ref-foster_predicting_2016"/>
      <w:bookmarkEnd w:id="49"/>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7">
        <w:r>
          <w:rPr>
            <w:rStyle w:val="Hyperlink"/>
          </w:rPr>
          <w:t>10.1111/gcb.13208</w:t>
        </w:r>
      </w:hyperlink>
    </w:p>
    <w:p w14:paraId="0A6B499C" w14:textId="77777777" w:rsidR="00B076DD" w:rsidRDefault="00FE1629">
      <w:pPr>
        <w:pStyle w:val="Bibliography"/>
      </w:pPr>
      <w:bookmarkStart w:id="51" w:name="ref-friedlingstein_climatecarbon_2006"/>
      <w:bookmarkEnd w:id="50"/>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8">
        <w:r>
          <w:rPr>
            <w:rStyle w:val="Hyperlink"/>
          </w:rPr>
          <w:t>10.1175/JCLI3800.1</w:t>
        </w:r>
      </w:hyperlink>
    </w:p>
    <w:p w14:paraId="50F3AC67" w14:textId="77777777" w:rsidR="00B076DD" w:rsidRDefault="00FE1629">
      <w:pPr>
        <w:pStyle w:val="Bibliography"/>
      </w:pPr>
      <w:bookmarkStart w:id="52" w:name="ref-graumlich_long-term_1989"/>
      <w:bookmarkEnd w:id="51"/>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9">
        <w:r>
          <w:rPr>
            <w:rStyle w:val="Hyperlink"/>
          </w:rPr>
          <w:t>10.2307/1937545</w:t>
        </w:r>
      </w:hyperlink>
    </w:p>
    <w:p w14:paraId="2F29D73E" w14:textId="77777777" w:rsidR="00B076DD" w:rsidRDefault="00FE1629">
      <w:pPr>
        <w:pStyle w:val="Bibliography"/>
      </w:pPr>
      <w:bookmarkStart w:id="53" w:name="ref-harris_updated_2014"/>
      <w:bookmarkEnd w:id="52"/>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40">
        <w:r>
          <w:rPr>
            <w:rStyle w:val="Hyperlink"/>
          </w:rPr>
          <w:t>10.1002/joc.3711</w:t>
        </w:r>
      </w:hyperlink>
    </w:p>
    <w:p w14:paraId="7333279B" w14:textId="77777777" w:rsidR="00B076DD" w:rsidRDefault="00FE1629">
      <w:pPr>
        <w:pStyle w:val="Bibliography"/>
      </w:pPr>
      <w:bookmarkStart w:id="54" w:name="ref-harris_version_2020"/>
      <w:bookmarkEnd w:id="53"/>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1">
        <w:r>
          <w:rPr>
            <w:rStyle w:val="Hyperlink"/>
          </w:rPr>
          <w:t>10.1038/s41597-020-0453-3</w:t>
        </w:r>
      </w:hyperlink>
    </w:p>
    <w:p w14:paraId="0C836D75" w14:textId="77777777" w:rsidR="00B076DD" w:rsidRDefault="00FE1629">
      <w:pPr>
        <w:pStyle w:val="Bibliography"/>
      </w:pPr>
      <w:bookmarkStart w:id="55" w:name="ref-helcoski_growing_2019"/>
      <w:bookmarkEnd w:id="54"/>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2">
        <w:r>
          <w:rPr>
            <w:rStyle w:val="Hyperlink"/>
          </w:rPr>
          <w:t>10.1111/nph.15906</w:t>
        </w:r>
      </w:hyperlink>
    </w:p>
    <w:p w14:paraId="290AD6A1" w14:textId="77777777" w:rsidR="00B076DD" w:rsidRDefault="00FE1629">
      <w:pPr>
        <w:pStyle w:val="Bibliography"/>
      </w:pPr>
      <w:bookmarkStart w:id="56" w:name="ref-klesse_sampling_2018"/>
      <w:bookmarkEnd w:id="55"/>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3">
        <w:r>
          <w:rPr>
            <w:rStyle w:val="Hyperlink"/>
          </w:rPr>
          <w:t>10.1038/s41467-018-07800-y</w:t>
        </w:r>
      </w:hyperlink>
    </w:p>
    <w:p w14:paraId="1FD8B003" w14:textId="77777777" w:rsidR="00B076DD" w:rsidRDefault="00FE1629">
      <w:pPr>
        <w:pStyle w:val="Bibliography"/>
      </w:pPr>
      <w:bookmarkStart w:id="57" w:name="ref-kumarathunge_acclimation_2019"/>
      <w:bookmarkEnd w:id="56"/>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4">
        <w:r>
          <w:rPr>
            <w:rStyle w:val="Hyperlink"/>
          </w:rPr>
          <w:t>10.1111/nph.15668</w:t>
        </w:r>
      </w:hyperlink>
    </w:p>
    <w:p w14:paraId="56E52E8B" w14:textId="77777777" w:rsidR="00B076DD" w:rsidRDefault="00FE1629">
      <w:pPr>
        <w:pStyle w:val="Bibliography"/>
      </w:pPr>
      <w:bookmarkStart w:id="58" w:name="ref-mathias_disentangling_2018"/>
      <w:bookmarkEnd w:id="57"/>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5">
        <w:r>
          <w:rPr>
            <w:rStyle w:val="Hyperlink"/>
          </w:rPr>
          <w:t>10.1111/gcb.14273</w:t>
        </w:r>
      </w:hyperlink>
    </w:p>
    <w:p w14:paraId="313760F7" w14:textId="77777777" w:rsidR="00B076DD" w:rsidRDefault="00FE1629">
      <w:pPr>
        <w:pStyle w:val="Bibliography"/>
      </w:pPr>
      <w:bookmarkStart w:id="59" w:name="ref-maxwell_declining_2016"/>
      <w:bookmarkEnd w:id="58"/>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6">
        <w:r>
          <w:rPr>
            <w:rStyle w:val="Hyperlink"/>
          </w:rPr>
          <w:t>10.1007/s10584-016-1720-3</w:t>
        </w:r>
      </w:hyperlink>
    </w:p>
    <w:p w14:paraId="348FAEBC" w14:textId="77777777" w:rsidR="00B076DD" w:rsidRDefault="00FE1629">
      <w:pPr>
        <w:pStyle w:val="Bibliography"/>
      </w:pPr>
      <w:bookmarkStart w:id="60" w:name="ref-mcdowell_pervasive_2020"/>
      <w:bookmarkEnd w:id="59"/>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7">
        <w:r>
          <w:rPr>
            <w:rStyle w:val="Hyperlink"/>
          </w:rPr>
          <w:t>10.1126/science.aaz9463</w:t>
        </w:r>
      </w:hyperlink>
    </w:p>
    <w:p w14:paraId="072F3552" w14:textId="77777777" w:rsidR="00B076DD" w:rsidRDefault="00FE1629">
      <w:pPr>
        <w:pStyle w:val="Bibliography"/>
      </w:pPr>
      <w:bookmarkStart w:id="61" w:name="ref-mcgregor_tree_nodate"/>
      <w:bookmarkEnd w:id="60"/>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391D4828" w14:textId="77777777" w:rsidR="00B076DD" w:rsidRDefault="00FE1629">
      <w:pPr>
        <w:pStyle w:val="Bibliography"/>
      </w:pPr>
      <w:bookmarkStart w:id="62" w:name="ref-muller-landau_testing_2006"/>
      <w:bookmarkEnd w:id="61"/>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8">
        <w:r>
          <w:rPr>
            <w:rStyle w:val="Hyperlink"/>
          </w:rPr>
          <w:t>http://www.blackwell-synergy.com/doi/abs/10.1111/j.1461-0248.2006.00904.x</w:t>
        </w:r>
      </w:hyperlink>
    </w:p>
    <w:p w14:paraId="3365F74E" w14:textId="77777777" w:rsidR="00B076DD" w:rsidRDefault="00FE1629">
      <w:pPr>
        <w:pStyle w:val="Bibliography"/>
      </w:pPr>
      <w:bookmarkStart w:id="63" w:name="ref-paton_barro_2019"/>
      <w:bookmarkEnd w:id="62"/>
      <w:r>
        <w:t>Paton, S. (2019). Barro Colorado Island, Clearing_Precipitation, manual. doi:</w:t>
      </w:r>
      <w:hyperlink r:id="rId49">
        <w:r>
          <w:rPr>
            <w:rStyle w:val="Hyperlink"/>
          </w:rPr>
          <w:t>10.25573/data.10042502.v3</w:t>
        </w:r>
      </w:hyperlink>
    </w:p>
    <w:p w14:paraId="69CD3DD4" w14:textId="77777777" w:rsidR="00B076DD" w:rsidRDefault="00FE1629">
      <w:pPr>
        <w:pStyle w:val="Bibliography"/>
      </w:pPr>
      <w:bookmarkStart w:id="64" w:name="ref-peters_detecting_2015"/>
      <w:bookmarkEnd w:id="63"/>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50">
        <w:r>
          <w:rPr>
            <w:rStyle w:val="Hyperlink"/>
          </w:rPr>
          <w:t>10.1111/gcb.12826</w:t>
        </w:r>
      </w:hyperlink>
    </w:p>
    <w:p w14:paraId="01C9EDB3" w14:textId="77777777" w:rsidR="00B076DD" w:rsidRDefault="00FE1629">
      <w:pPr>
        <w:pStyle w:val="Bibliography"/>
      </w:pPr>
      <w:bookmarkStart w:id="65" w:name="ref-van_de_pol_identifying_2016"/>
      <w:bookmarkEnd w:id="64"/>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1">
        <w:r>
          <w:rPr>
            <w:rStyle w:val="Hyperlink"/>
          </w:rPr>
          <w:t>10.1111/2041-210X.12590</w:t>
        </w:r>
      </w:hyperlink>
    </w:p>
    <w:p w14:paraId="3AB08CEC" w14:textId="77777777" w:rsidR="00B076DD" w:rsidRDefault="00FE1629">
      <w:pPr>
        <w:pStyle w:val="Bibliography"/>
      </w:pPr>
      <w:bookmarkStart w:id="66" w:name="ref-rayback_dendroecological_2020"/>
      <w:bookmarkEnd w:id="65"/>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2">
        <w:r>
          <w:rPr>
            <w:rStyle w:val="Hyperlink"/>
          </w:rPr>
          <w:t>10.1016/j.dendro.2020.125678</w:t>
        </w:r>
      </w:hyperlink>
    </w:p>
    <w:p w14:paraId="221B099D" w14:textId="77777777" w:rsidR="00B076DD" w:rsidRDefault="00FE1629">
      <w:pPr>
        <w:pStyle w:val="Bibliography"/>
      </w:pPr>
      <w:bookmarkStart w:id="67" w:name="ref-rejoumechain_biomass_2017"/>
      <w:bookmarkEnd w:id="66"/>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3">
        <w:r>
          <w:rPr>
            <w:rStyle w:val="Hyperlink"/>
          </w:rPr>
          <w:t>10.1111/2041-210X.12753</w:t>
        </w:r>
      </w:hyperlink>
    </w:p>
    <w:p w14:paraId="024C8848" w14:textId="77777777" w:rsidR="00B076DD" w:rsidRDefault="00FE1629">
      <w:pPr>
        <w:pStyle w:val="Bibliography"/>
      </w:pPr>
      <w:bookmarkStart w:id="68" w:name="ref-sniderhan_growth_2016"/>
      <w:bookmarkEnd w:id="67"/>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4">
        <w:r>
          <w:rPr>
            <w:rStyle w:val="Hyperlink"/>
          </w:rPr>
          <w:t>10.1002/2016JG003528</w:t>
        </w:r>
      </w:hyperlink>
    </w:p>
    <w:p w14:paraId="4D14E721" w14:textId="77777777" w:rsidR="00B076DD" w:rsidRDefault="00FE1629">
      <w:pPr>
        <w:pStyle w:val="Bibliography"/>
      </w:pPr>
      <w:bookmarkStart w:id="69" w:name="ref-stephenson_rate_2014"/>
      <w:bookmarkEnd w:id="68"/>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5">
        <w:r>
          <w:rPr>
            <w:rStyle w:val="Hyperlink"/>
          </w:rPr>
          <w:t>10.1038/nature12914</w:t>
        </w:r>
      </w:hyperlink>
    </w:p>
    <w:p w14:paraId="35F3C6F1" w14:textId="77777777" w:rsidR="00B076DD" w:rsidRDefault="00FE1629">
      <w:pPr>
        <w:pStyle w:val="Bibliography"/>
      </w:pPr>
      <w:bookmarkStart w:id="70" w:name="ref-sullivan_long-term_2020"/>
      <w:bookmarkEnd w:id="69"/>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6">
        <w:r>
          <w:rPr>
            <w:rStyle w:val="Hyperlink"/>
          </w:rPr>
          <w:t>10.1126/science.aaw7578</w:t>
        </w:r>
      </w:hyperlink>
    </w:p>
    <w:p w14:paraId="6423CFE2" w14:textId="77777777" w:rsidR="00B076DD" w:rsidRDefault="00FE1629">
      <w:pPr>
        <w:pStyle w:val="Bibliography"/>
      </w:pPr>
      <w:bookmarkStart w:id="71" w:name="ref-teets_linking_2018"/>
      <w:bookmarkEnd w:id="7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7">
        <w:r>
          <w:rPr>
            <w:rStyle w:val="Hyperlink"/>
          </w:rPr>
          <w:t>10.1016/j.agrformet.2017.08.007</w:t>
        </w:r>
      </w:hyperlink>
    </w:p>
    <w:p w14:paraId="4CEB041E" w14:textId="77777777" w:rsidR="00B076DD" w:rsidRDefault="00FE1629">
      <w:pPr>
        <w:pStyle w:val="Bibliography"/>
      </w:pPr>
      <w:bookmarkStart w:id="72" w:name="ref-teets_quantifying_2018"/>
      <w:bookmarkEnd w:id="71"/>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8">
        <w:r>
          <w:rPr>
            <w:rStyle w:val="Hyperlink"/>
          </w:rPr>
          <w:t>10.1111/gcb.14120</w:t>
        </w:r>
      </w:hyperlink>
    </w:p>
    <w:p w14:paraId="6F09C5C4" w14:textId="77777777" w:rsidR="00B076DD" w:rsidRDefault="00FE1629">
      <w:pPr>
        <w:pStyle w:val="Bibliography"/>
      </w:pPr>
      <w:bookmarkStart w:id="73" w:name="ref-tolwinski-ward_bayesian_2013"/>
      <w:bookmarkEnd w:id="72"/>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9">
        <w:r>
          <w:rPr>
            <w:rStyle w:val="Hyperlink"/>
          </w:rPr>
          <w:t>10.5194/cp-9-1481-2013</w:t>
        </w:r>
      </w:hyperlink>
    </w:p>
    <w:p w14:paraId="64F4EC5B" w14:textId="77777777" w:rsidR="00B076DD" w:rsidRDefault="00FE1629">
      <w:pPr>
        <w:pStyle w:val="Bibliography"/>
      </w:pPr>
      <w:bookmarkStart w:id="74" w:name="ref-tumajer_increasing_2017"/>
      <w:bookmarkEnd w:id="73"/>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60">
        <w:r>
          <w:rPr>
            <w:rStyle w:val="Hyperlink"/>
          </w:rPr>
          <w:t>10.1016/j.agrformet.2017.07.015</w:t>
        </w:r>
      </w:hyperlink>
    </w:p>
    <w:p w14:paraId="231C5E84" w14:textId="77777777" w:rsidR="00B076DD" w:rsidRDefault="00FE1629">
      <w:pPr>
        <w:pStyle w:val="Bibliography"/>
      </w:pPr>
      <w:bookmarkStart w:id="75" w:name="ref-vlam_temperature_2014"/>
      <w:bookmarkEnd w:id="74"/>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1">
        <w:r>
          <w:rPr>
            <w:rStyle w:val="Hyperlink"/>
          </w:rPr>
          <w:t>10.1007/s00442-013-2846-x</w:t>
        </w:r>
      </w:hyperlink>
    </w:p>
    <w:p w14:paraId="1262A04F" w14:textId="77777777" w:rsidR="00B076DD" w:rsidRDefault="00FE1629">
      <w:pPr>
        <w:pStyle w:val="Bibliography"/>
      </w:pPr>
      <w:bookmarkStart w:id="76" w:name="ref-walker_integrating_nodate"/>
      <w:bookmarkEnd w:id="75"/>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2">
        <w:r>
          <w:rPr>
            <w:rStyle w:val="Hyperlink"/>
          </w:rPr>
          <w:t>10.1111/nph.16866</w:t>
        </w:r>
      </w:hyperlink>
      <w:bookmarkEnd w:id="39"/>
      <w:bookmarkEnd w:id="76"/>
    </w:p>
    <w:sectPr w:rsidR="00B076D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lan Tepley" w:date="2020-09-04T11:49:00Z" w:initials="AJT">
    <w:p w14:paraId="445DDD2D" w14:textId="654DA3D4" w:rsidR="00950083" w:rsidRDefault="00950083">
      <w:pPr>
        <w:pStyle w:val="CommentText"/>
      </w:pPr>
      <w:r>
        <w:rPr>
          <w:rStyle w:val="CommentReference"/>
        </w:rPr>
        <w:annotationRef/>
      </w:r>
      <w:r w:rsidRPr="00A5670C">
        <w:rPr>
          <w:highlight w:val="yellow"/>
        </w:rPr>
        <w:t>Tree diameter at the time of sampling or the time-series of DBH values over the analysis period?</w:t>
      </w:r>
    </w:p>
  </w:comment>
  <w:comment w:id="2" w:author="Alan Tepley" w:date="2020-09-04T11:46:00Z" w:initials="AJT">
    <w:p w14:paraId="16C7F50A" w14:textId="5E579CCA" w:rsidR="0079552C" w:rsidRDefault="0079552C">
      <w:pPr>
        <w:pStyle w:val="CommentText"/>
      </w:pPr>
      <w:r>
        <w:rPr>
          <w:rStyle w:val="CommentReference"/>
        </w:rPr>
        <w:annotationRef/>
      </w:r>
      <w:r w:rsidRPr="00A5670C">
        <w:rPr>
          <w:highlight w:val="yellow"/>
        </w:rPr>
        <w:t>Similar climate variables operating over similar time windows?</w:t>
      </w:r>
    </w:p>
  </w:comment>
  <w:comment w:id="4" w:author="Alan Tepley" w:date="2020-09-04T11:57:00Z" w:initials="AJT">
    <w:p w14:paraId="040244BC" w14:textId="28503853" w:rsidR="001069CA" w:rsidRDefault="001069CA">
      <w:pPr>
        <w:pStyle w:val="CommentText"/>
      </w:pPr>
      <w:r>
        <w:rPr>
          <w:rStyle w:val="CommentReference"/>
        </w:rPr>
        <w:annotationRef/>
      </w:r>
      <w:r w:rsidRPr="00A5670C">
        <w:rPr>
          <w:highlight w:val="yellow"/>
        </w:rPr>
        <w:t>Ring-width index</w:t>
      </w:r>
    </w:p>
  </w:comment>
  <w:comment w:id="5" w:author="Alan Tepley" w:date="2020-09-04T11:58:00Z" w:initials="AJT">
    <w:p w14:paraId="288D8D9D" w14:textId="60B6C18E" w:rsidR="001069CA" w:rsidRDefault="001069CA">
      <w:pPr>
        <w:pStyle w:val="CommentText"/>
      </w:pPr>
      <w:r>
        <w:rPr>
          <w:rStyle w:val="CommentReference"/>
        </w:rPr>
        <w:annotationRef/>
      </w:r>
      <w:r w:rsidRPr="00A5670C">
        <w:rPr>
          <w:highlight w:val="yellow"/>
        </w:rPr>
        <w:t xml:space="preserve">Biondi, F., and C. Zang. 2015. </w:t>
      </w:r>
      <w:proofErr w:type="spellStart"/>
      <w:r w:rsidRPr="00A5670C">
        <w:rPr>
          <w:highlight w:val="yellow"/>
        </w:rPr>
        <w:t>treeclim</w:t>
      </w:r>
      <w:proofErr w:type="spellEnd"/>
      <w:r w:rsidRPr="00A5670C">
        <w:rPr>
          <w:highlight w:val="yellow"/>
        </w:rPr>
        <w:t xml:space="preserve">: </w:t>
      </w:r>
      <w:proofErr w:type="gramStart"/>
      <w:r w:rsidRPr="00A5670C">
        <w:rPr>
          <w:highlight w:val="yellow"/>
        </w:rPr>
        <w:t>an</w:t>
      </w:r>
      <w:proofErr w:type="gramEnd"/>
      <w:r w:rsidRPr="00A5670C">
        <w:rPr>
          <w:highlight w:val="yellow"/>
        </w:rPr>
        <w:t xml:space="preserve"> R package for the numerical calibration of proxy–climate relationships. </w:t>
      </w:r>
      <w:proofErr w:type="spellStart"/>
      <w:r w:rsidRPr="00A5670C">
        <w:rPr>
          <w:highlight w:val="yellow"/>
        </w:rPr>
        <w:t>Ecography</w:t>
      </w:r>
      <w:proofErr w:type="spellEnd"/>
      <w:r w:rsidRPr="00A5670C">
        <w:rPr>
          <w:highlight w:val="yellow"/>
        </w:rPr>
        <w:t xml:space="preserve"> 38:431-436.</w:t>
      </w:r>
    </w:p>
  </w:comment>
  <w:comment w:id="16" w:author="Alan Tepley" w:date="2020-09-04T12:05:00Z" w:initials="AJT">
    <w:p w14:paraId="485FC9D5" w14:textId="77777777" w:rsidR="00B07141" w:rsidRPr="00A5670C" w:rsidRDefault="00B07141">
      <w:pPr>
        <w:pStyle w:val="CommentText"/>
        <w:rPr>
          <w:highlight w:val="yellow"/>
        </w:rPr>
      </w:pPr>
      <w:r>
        <w:rPr>
          <w:rStyle w:val="CommentReference"/>
        </w:rPr>
        <w:annotationRef/>
      </w:r>
      <w:r w:rsidRPr="00A5670C">
        <w:rPr>
          <w:highlight w:val="yellow"/>
        </w:rPr>
        <w:t>Also see</w:t>
      </w:r>
    </w:p>
    <w:p w14:paraId="205341FA" w14:textId="77777777" w:rsidR="00B07141" w:rsidRPr="00A5670C" w:rsidRDefault="00B07141">
      <w:pPr>
        <w:pStyle w:val="CommentText"/>
        <w:rPr>
          <w:highlight w:val="yellow"/>
        </w:rPr>
      </w:pPr>
    </w:p>
    <w:p w14:paraId="1F56F748" w14:textId="10179932" w:rsidR="00B07141" w:rsidRDefault="00B07141">
      <w:pPr>
        <w:pStyle w:val="CommentText"/>
      </w:pPr>
      <w:proofErr w:type="spellStart"/>
      <w:r w:rsidRPr="00A5670C">
        <w:rPr>
          <w:highlight w:val="yellow"/>
        </w:rPr>
        <w:t>Beedlow</w:t>
      </w:r>
      <w:proofErr w:type="spellEnd"/>
      <w:r w:rsidRPr="00A5670C">
        <w:rPr>
          <w:highlight w:val="yellow"/>
        </w:rPr>
        <w:t xml:space="preserve">, PA, HA Lee, DT Tingley, RS </w:t>
      </w:r>
      <w:proofErr w:type="spellStart"/>
      <w:r w:rsidRPr="00A5670C">
        <w:rPr>
          <w:highlight w:val="yellow"/>
        </w:rPr>
        <w:t>Waschmann</w:t>
      </w:r>
      <w:proofErr w:type="spellEnd"/>
      <w:r w:rsidRPr="00A5670C">
        <w:rPr>
          <w:highlight w:val="yellow"/>
        </w:rPr>
        <w:t>, and CA. Burdick. 2013. The importance of seasonal temperature and moisture patterns on growth of Douglas-fir in western Oregon, USA. Agricultural and Forest Meteorology 169:174-185.</w:t>
      </w:r>
    </w:p>
  </w:comment>
  <w:comment w:id="17" w:author="Alan Tepley" w:date="2020-09-04T12:22:00Z" w:initials="AJT">
    <w:p w14:paraId="41AC9584" w14:textId="675AB5B0" w:rsidR="00024181" w:rsidRDefault="00024181">
      <w:pPr>
        <w:pStyle w:val="CommentText"/>
      </w:pPr>
      <w:r>
        <w:rPr>
          <w:rStyle w:val="CommentReference"/>
        </w:rPr>
        <w:annotationRef/>
      </w:r>
      <w:r w:rsidRPr="00F90142">
        <w:rPr>
          <w:highlight w:val="yellow"/>
        </w:rPr>
        <w:t>This paragraph suggests that we should expect parabola-shaped relationships between tree growth and temperature and other climate variables. If the climate variable is only on one side of the peak of the parabola during the period of observation, then the relationship between tree growth and climate could appear to be linear. If the climate variable goes beyond that peak in the future, then the linear relationship will poorly predict future growth. This supports a need for modeling non-linear relationships, but I don’t know if the methods presented here fully address this because they still face a problem when future climate is outside of the range of values used to model the climate-growth relationship.</w:t>
      </w:r>
      <w:r>
        <w:t xml:space="preserve"> </w:t>
      </w:r>
    </w:p>
  </w:comment>
  <w:comment w:id="18" w:author="Alan Tepley" w:date="2020-09-04T12:32:00Z" w:initials="AJT">
    <w:p w14:paraId="1DF91DD8" w14:textId="3F4A1072" w:rsidR="00024181" w:rsidRDefault="00024181">
      <w:pPr>
        <w:pStyle w:val="CommentText"/>
      </w:pPr>
      <w:r>
        <w:rPr>
          <w:rStyle w:val="CommentReference"/>
        </w:rPr>
        <w:annotationRef/>
      </w:r>
      <w:r w:rsidRPr="00F90142">
        <w:rPr>
          <w:highlight w:val="yellow"/>
        </w:rPr>
        <w:t>Cook, E</w:t>
      </w:r>
      <w:r w:rsidR="007F45E7" w:rsidRPr="00F90142">
        <w:rPr>
          <w:highlight w:val="yellow"/>
        </w:rPr>
        <w:t>R</w:t>
      </w:r>
      <w:r w:rsidRPr="00F90142">
        <w:rPr>
          <w:highlight w:val="yellow"/>
        </w:rPr>
        <w:t xml:space="preserve">, and </w:t>
      </w:r>
      <w:r w:rsidR="007F45E7" w:rsidRPr="00F90142">
        <w:rPr>
          <w:highlight w:val="yellow"/>
        </w:rPr>
        <w:t>K Peters. 1997. Calculating unbiased tree-ring indices for the study of climatic and environmental change. The Holocene 7:361-370.</w:t>
      </w:r>
    </w:p>
  </w:comment>
  <w:comment w:id="19" w:author="Alan Tepley" w:date="2020-09-04T12:38:00Z" w:initials="AJT">
    <w:p w14:paraId="6A4D8DBE" w14:textId="77777777" w:rsidR="00B6483A" w:rsidRPr="00F90142" w:rsidRDefault="00B6483A">
      <w:pPr>
        <w:pStyle w:val="CommentText"/>
        <w:rPr>
          <w:highlight w:val="yellow"/>
        </w:rPr>
      </w:pPr>
      <w:r>
        <w:rPr>
          <w:rStyle w:val="CommentReference"/>
        </w:rPr>
        <w:annotationRef/>
      </w:r>
      <w:r w:rsidRPr="00F90142">
        <w:rPr>
          <w:highlight w:val="yellow"/>
        </w:rPr>
        <w:t xml:space="preserve">Define </w:t>
      </w:r>
      <w:proofErr w:type="spellStart"/>
      <w:r w:rsidRPr="00F90142">
        <w:rPr>
          <w:rFonts w:ascii="Calibri" w:hAnsi="Calibri" w:cs="Calibri"/>
          <w:highlight w:val="yellow"/>
        </w:rPr>
        <w:t>Δ</w:t>
      </w:r>
      <w:r w:rsidRPr="00F90142">
        <w:rPr>
          <w:highlight w:val="yellow"/>
        </w:rPr>
        <w:t>r</w:t>
      </w:r>
      <w:proofErr w:type="spellEnd"/>
    </w:p>
    <w:p w14:paraId="2197E688" w14:textId="5D1F29AB" w:rsidR="00B6483A" w:rsidRDefault="00B6483A">
      <w:pPr>
        <w:pStyle w:val="CommentText"/>
      </w:pPr>
      <w:r w:rsidRPr="00F90142">
        <w:rPr>
          <w:highlight w:val="yellow"/>
        </w:rPr>
        <w:t>It’s common to use RW = ring width or RWI = ring-width index</w:t>
      </w:r>
      <w:r w:rsidR="009B47CD" w:rsidRPr="00F90142">
        <w:rPr>
          <w:highlight w:val="yellow"/>
        </w:rPr>
        <w:t xml:space="preserve"> (after detrending)</w:t>
      </w:r>
      <w:r w:rsidRPr="00F90142">
        <w:rPr>
          <w:highlight w:val="yellow"/>
        </w:rPr>
        <w:t>.</w:t>
      </w:r>
    </w:p>
  </w:comment>
  <w:comment w:id="22" w:author="Alan Tepley" w:date="2020-09-04T12:47:00Z" w:initials="AJT">
    <w:p w14:paraId="77D60263" w14:textId="77777777" w:rsidR="009B47CD" w:rsidRPr="008D6148" w:rsidRDefault="009B47CD">
      <w:pPr>
        <w:pStyle w:val="CommentText"/>
        <w:rPr>
          <w:highlight w:val="yellow"/>
        </w:rPr>
      </w:pPr>
      <w:r>
        <w:rPr>
          <w:rStyle w:val="CommentReference"/>
        </w:rPr>
        <w:annotationRef/>
      </w:r>
      <w:proofErr w:type="spellStart"/>
      <w:r w:rsidRPr="008D6148">
        <w:rPr>
          <w:highlight w:val="yellow"/>
        </w:rPr>
        <w:t>Applequist</w:t>
      </w:r>
      <w:proofErr w:type="spellEnd"/>
      <w:r w:rsidRPr="008D6148">
        <w:rPr>
          <w:highlight w:val="yellow"/>
        </w:rPr>
        <w:t xml:space="preserve"> 1958. Journal of Forestry.</w:t>
      </w:r>
    </w:p>
    <w:p w14:paraId="177B46AD" w14:textId="4113B066" w:rsidR="009B47CD" w:rsidRDefault="009B47CD">
      <w:pPr>
        <w:pStyle w:val="CommentText"/>
      </w:pPr>
      <w:r w:rsidRPr="008D6148">
        <w:rPr>
          <w:highlight w:val="yellow"/>
        </w:rPr>
        <w:t>Duncan 1989. New Zealand Natural Sciences</w:t>
      </w:r>
    </w:p>
  </w:comment>
  <w:comment w:id="26" w:author="Alan Tepley" w:date="2020-09-04T12:51:00Z" w:initials="AJT">
    <w:p w14:paraId="59F8644F" w14:textId="73C44C94" w:rsidR="00DE76B5" w:rsidRDefault="00DE76B5">
      <w:pPr>
        <w:pStyle w:val="CommentText"/>
      </w:pPr>
      <w:r>
        <w:rPr>
          <w:rStyle w:val="CommentReference"/>
        </w:rPr>
        <w:annotationRef/>
      </w:r>
      <w:r>
        <w:t>To remove low-frequency variation that most likely represents responses to non-climatic drivers…</w:t>
      </w:r>
    </w:p>
  </w:comment>
  <w:comment w:id="27" w:author="Alan Tepley" w:date="2020-09-04T12:53:00Z" w:initials="AJT">
    <w:p w14:paraId="4CBAC40C" w14:textId="39AE50D9" w:rsidR="00DE76B5" w:rsidRDefault="00DE76B5">
      <w:pPr>
        <w:pStyle w:val="CommentText"/>
      </w:pPr>
      <w:r>
        <w:rPr>
          <w:rStyle w:val="CommentReference"/>
        </w:rPr>
        <w:annotationRef/>
      </w:r>
      <w:r w:rsidR="00091B22">
        <w:t xml:space="preserve">Maybe replace residual with “standardized growth index” or “residual growth index” </w:t>
      </w:r>
    </w:p>
  </w:comment>
  <w:comment w:id="28" w:author="Alan Tepley" w:date="2020-09-04T12:54:00Z" w:initials="AJT">
    <w:p w14:paraId="2B534674" w14:textId="77777777" w:rsidR="00091B22" w:rsidRDefault="00091B22">
      <w:pPr>
        <w:pStyle w:val="CommentText"/>
      </w:pPr>
      <w:r>
        <w:rPr>
          <w:rStyle w:val="CommentReference"/>
        </w:rPr>
        <w:annotationRef/>
      </w:r>
      <w:r>
        <w:t>All possible combinations of consecutive months?</w:t>
      </w:r>
    </w:p>
    <w:p w14:paraId="28763116" w14:textId="77777777" w:rsidR="00C65D65" w:rsidRDefault="00C65D65">
      <w:pPr>
        <w:pStyle w:val="CommentText"/>
      </w:pPr>
    </w:p>
    <w:p w14:paraId="6F6055CB" w14:textId="41049087" w:rsidR="00C65D65" w:rsidRDefault="00C65D65">
      <w:pPr>
        <w:pStyle w:val="CommentText"/>
      </w:pPr>
      <w:r>
        <w:t>Can climwin identify strong correlations over non-consecutive months (e.g., last fall and current spring)?</w:t>
      </w:r>
    </w:p>
  </w:comment>
  <w:comment w:id="29" w:author="Alan Tepley" w:date="2020-09-04T12:58:00Z" w:initials="AJT">
    <w:p w14:paraId="6CD54728" w14:textId="13456032" w:rsidR="00091B22" w:rsidRDefault="00091B22">
      <w:pPr>
        <w:pStyle w:val="CommentText"/>
      </w:pPr>
      <w:r>
        <w:rPr>
          <w:rStyle w:val="CommentReference"/>
        </w:rPr>
        <w:annotationRef/>
      </w:r>
      <w:proofErr w:type="spellStart"/>
      <w:r>
        <w:t>Prewhitening</w:t>
      </w:r>
      <w:proofErr w:type="spellEnd"/>
      <w:r>
        <w:t>?</w:t>
      </w:r>
    </w:p>
  </w:comment>
  <w:comment w:id="30" w:author="Alan Tepley" w:date="2020-09-04T12:59:00Z" w:initials="AJT">
    <w:p w14:paraId="678827E4" w14:textId="19D4DBB9" w:rsidR="00091B22" w:rsidRDefault="00091B22">
      <w:pPr>
        <w:pStyle w:val="CommentText"/>
      </w:pPr>
      <w:r>
        <w:rPr>
          <w:rStyle w:val="CommentReference"/>
        </w:rPr>
        <w:annotationRef/>
      </w:r>
      <w:r>
        <w:t>Is the benefit of the new approach that it is a more objective way to reach the same interpretation, or are there cases when it would produce a different interpretation?</w:t>
      </w:r>
    </w:p>
  </w:comment>
  <w:comment w:id="34" w:author="Alan Tepley" w:date="2020-09-04T14:37:00Z" w:initials="AJT">
    <w:p w14:paraId="593F6FE4" w14:textId="1D236497" w:rsidR="00993791" w:rsidRDefault="00993791">
      <w:pPr>
        <w:pStyle w:val="CommentText"/>
      </w:pPr>
      <w:r>
        <w:rPr>
          <w:rStyle w:val="CommentReference"/>
        </w:rPr>
        <w:annotationRef/>
      </w:r>
      <w:r>
        <w:t xml:space="preserve">See refs in Biondi and </w:t>
      </w:r>
      <w:proofErr w:type="spellStart"/>
      <w:r>
        <w:t>Qeadan</w:t>
      </w:r>
      <w:proofErr w:type="spellEnd"/>
      <w:r>
        <w:t xml:space="preserve"> 2008. Tree-Ring Research 64:81-96.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5DDD2D" w15:done="0"/>
  <w15:commentEx w15:paraId="16C7F50A" w15:done="0"/>
  <w15:commentEx w15:paraId="040244BC" w15:done="0"/>
  <w15:commentEx w15:paraId="288D8D9D" w15:done="0"/>
  <w15:commentEx w15:paraId="1F56F748" w15:done="0"/>
  <w15:commentEx w15:paraId="41AC9584" w15:done="0"/>
  <w15:commentEx w15:paraId="1DF91DD8" w15:done="0"/>
  <w15:commentEx w15:paraId="2197E688" w15:done="0"/>
  <w15:commentEx w15:paraId="177B46AD" w15:done="0"/>
  <w15:commentEx w15:paraId="59F8644F" w15:done="0"/>
  <w15:commentEx w15:paraId="4CBAC40C" w15:done="0"/>
  <w15:commentEx w15:paraId="6F6055CB" w15:done="0"/>
  <w15:commentEx w15:paraId="6CD54728" w15:done="0"/>
  <w15:commentEx w15:paraId="678827E4" w15:done="0"/>
  <w15:commentEx w15:paraId="593F6F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A830" w16cex:dateUtc="2020-09-04T17:49:00Z"/>
  <w16cex:commentExtensible w16cex:durableId="22FCA79F" w16cex:dateUtc="2020-09-04T17:46:00Z"/>
  <w16cex:commentExtensible w16cex:durableId="22FCAA13" w16cex:dateUtc="2020-09-04T17:57:00Z"/>
  <w16cex:commentExtensible w16cex:durableId="22FCAA63" w16cex:dateUtc="2020-09-04T17:58:00Z"/>
  <w16cex:commentExtensible w16cex:durableId="22FCAC1E" w16cex:dateUtc="2020-09-04T18:05:00Z"/>
  <w16cex:commentExtensible w16cex:durableId="22FCAFF8" w16cex:dateUtc="2020-09-04T18:22:00Z"/>
  <w16cex:commentExtensible w16cex:durableId="22FCB25B" w16cex:dateUtc="2020-09-04T18:32:00Z"/>
  <w16cex:commentExtensible w16cex:durableId="22FCB3B6" w16cex:dateUtc="2020-09-04T18:38:00Z"/>
  <w16cex:commentExtensible w16cex:durableId="22FCB5CC" w16cex:dateUtc="2020-09-04T18:47:00Z"/>
  <w16cex:commentExtensible w16cex:durableId="22FCB6CA" w16cex:dateUtc="2020-09-04T18:51:00Z"/>
  <w16cex:commentExtensible w16cex:durableId="22FCB730" w16cex:dateUtc="2020-09-04T18:53:00Z"/>
  <w16cex:commentExtensible w16cex:durableId="22FCB7A2" w16cex:dateUtc="2020-09-04T18:54:00Z"/>
  <w16cex:commentExtensible w16cex:durableId="22FCB85B" w16cex:dateUtc="2020-09-04T18:58:00Z"/>
  <w16cex:commentExtensible w16cex:durableId="22FCB8AF" w16cex:dateUtc="2020-09-04T18:59:00Z"/>
  <w16cex:commentExtensible w16cex:durableId="22FCCF9F" w16cex:dateUtc="2020-09-04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5DDD2D" w16cid:durableId="22FCA830"/>
  <w16cid:commentId w16cid:paraId="16C7F50A" w16cid:durableId="22FCA79F"/>
  <w16cid:commentId w16cid:paraId="040244BC" w16cid:durableId="22FCAA13"/>
  <w16cid:commentId w16cid:paraId="288D8D9D" w16cid:durableId="22FCAA63"/>
  <w16cid:commentId w16cid:paraId="1F56F748" w16cid:durableId="22FCAC1E"/>
  <w16cid:commentId w16cid:paraId="41AC9584" w16cid:durableId="22FCAFF8"/>
  <w16cid:commentId w16cid:paraId="1DF91DD8" w16cid:durableId="22FCB25B"/>
  <w16cid:commentId w16cid:paraId="2197E688" w16cid:durableId="22FCB3B6"/>
  <w16cid:commentId w16cid:paraId="177B46AD" w16cid:durableId="22FCB5CC"/>
  <w16cid:commentId w16cid:paraId="59F8644F" w16cid:durableId="22FCB6CA"/>
  <w16cid:commentId w16cid:paraId="4CBAC40C" w16cid:durableId="22FCB730"/>
  <w16cid:commentId w16cid:paraId="6F6055CB" w16cid:durableId="22FCB7A2"/>
  <w16cid:commentId w16cid:paraId="6CD54728" w16cid:durableId="22FCB85B"/>
  <w16cid:commentId w16cid:paraId="678827E4" w16cid:durableId="22FCB8AF"/>
  <w16cid:commentId w16cid:paraId="593F6FE4" w16cid:durableId="22FCCF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5DA05" w14:textId="77777777" w:rsidR="006B6550" w:rsidRDefault="006B6550">
      <w:pPr>
        <w:spacing w:after="0"/>
      </w:pPr>
      <w:r>
        <w:separator/>
      </w:r>
    </w:p>
  </w:endnote>
  <w:endnote w:type="continuationSeparator" w:id="0">
    <w:p w14:paraId="73144567" w14:textId="77777777" w:rsidR="006B6550" w:rsidRDefault="006B65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8D258" w14:textId="77777777" w:rsidR="006B6550" w:rsidRDefault="006B6550">
      <w:r>
        <w:separator/>
      </w:r>
    </w:p>
  </w:footnote>
  <w:footnote w:type="continuationSeparator" w:id="0">
    <w:p w14:paraId="61419448" w14:textId="77777777" w:rsidR="006B6550" w:rsidRDefault="006B65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05635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270200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80A480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an Tepley">
    <w15:presenceInfo w15:providerId="None" w15:userId="Alan Tepley"/>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4181"/>
    <w:rsid w:val="00046ECD"/>
    <w:rsid w:val="00091B22"/>
    <w:rsid w:val="001069CA"/>
    <w:rsid w:val="001E06B3"/>
    <w:rsid w:val="00311956"/>
    <w:rsid w:val="004C6D93"/>
    <w:rsid w:val="004E29B3"/>
    <w:rsid w:val="00590D07"/>
    <w:rsid w:val="006B6550"/>
    <w:rsid w:val="00784D58"/>
    <w:rsid w:val="0079552C"/>
    <w:rsid w:val="007F45E7"/>
    <w:rsid w:val="008A0EDF"/>
    <w:rsid w:val="008D6148"/>
    <w:rsid w:val="008D6863"/>
    <w:rsid w:val="00950083"/>
    <w:rsid w:val="0098553C"/>
    <w:rsid w:val="00993791"/>
    <w:rsid w:val="009B47CD"/>
    <w:rsid w:val="009E5423"/>
    <w:rsid w:val="00A5670C"/>
    <w:rsid w:val="00B07141"/>
    <w:rsid w:val="00B076DD"/>
    <w:rsid w:val="00B6483A"/>
    <w:rsid w:val="00B86B75"/>
    <w:rsid w:val="00BC48D5"/>
    <w:rsid w:val="00C36279"/>
    <w:rsid w:val="00C542D3"/>
    <w:rsid w:val="00C65D65"/>
    <w:rsid w:val="00C94DAD"/>
    <w:rsid w:val="00DE76B5"/>
    <w:rsid w:val="00E315A3"/>
    <w:rsid w:val="00F329E7"/>
    <w:rsid w:val="00F90142"/>
    <w:rsid w:val="00FE16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233E"/>
  <w15:docId w15:val="{45B062F7-0570-4F10-B586-6B6D8DF6B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7955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9552C"/>
    <w:rPr>
      <w:rFonts w:ascii="Segoe UI" w:hAnsi="Segoe UI" w:cs="Segoe UI"/>
      <w:sz w:val="18"/>
      <w:szCs w:val="18"/>
    </w:rPr>
  </w:style>
  <w:style w:type="character" w:styleId="CommentReference">
    <w:name w:val="annotation reference"/>
    <w:basedOn w:val="DefaultParagraphFont"/>
    <w:semiHidden/>
    <w:unhideWhenUsed/>
    <w:rsid w:val="0079552C"/>
    <w:rPr>
      <w:sz w:val="16"/>
      <w:szCs w:val="16"/>
    </w:rPr>
  </w:style>
  <w:style w:type="paragraph" w:styleId="CommentText">
    <w:name w:val="annotation text"/>
    <w:basedOn w:val="Normal"/>
    <w:link w:val="CommentTextChar"/>
    <w:semiHidden/>
    <w:unhideWhenUsed/>
    <w:rsid w:val="0079552C"/>
    <w:rPr>
      <w:sz w:val="20"/>
      <w:szCs w:val="20"/>
    </w:rPr>
  </w:style>
  <w:style w:type="character" w:customStyle="1" w:styleId="CommentTextChar">
    <w:name w:val="Comment Text Char"/>
    <w:basedOn w:val="DefaultParagraphFont"/>
    <w:link w:val="CommentText"/>
    <w:semiHidden/>
    <w:rsid w:val="0079552C"/>
    <w:rPr>
      <w:sz w:val="20"/>
      <w:szCs w:val="20"/>
    </w:rPr>
  </w:style>
  <w:style w:type="paragraph" w:styleId="CommentSubject">
    <w:name w:val="annotation subject"/>
    <w:basedOn w:val="CommentText"/>
    <w:next w:val="CommentText"/>
    <w:link w:val="CommentSubjectChar"/>
    <w:semiHidden/>
    <w:unhideWhenUsed/>
    <w:rsid w:val="0079552C"/>
    <w:rPr>
      <w:b/>
      <w:bCs/>
    </w:rPr>
  </w:style>
  <w:style w:type="character" w:customStyle="1" w:styleId="CommentSubjectChar">
    <w:name w:val="Comment Subject Char"/>
    <w:basedOn w:val="CommentTextChar"/>
    <w:link w:val="CommentSubject"/>
    <w:semiHidden/>
    <w:rsid w:val="007955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linelibrary-wiley-com.smithsonian.idm.oclc.org/doi/abs/10.1002/env.2324" TargetMode="External"/><Relationship Id="rId21" Type="http://schemas.openxmlformats.org/officeDocument/2006/relationships/hyperlink" Target="https://github.com/EcoClimLab/ForestGEO-climate-sensitivity/issues/25" TargetMode="External"/><Relationship Id="rId34" Type="http://schemas.openxmlformats.org/officeDocument/2006/relationships/hyperlink" Target="https://doi.org/10.1111/gcb.13535" TargetMode="External"/><Relationship Id="rId42" Type="http://schemas.openxmlformats.org/officeDocument/2006/relationships/hyperlink" Target="https://doi.org/10.1111/nph.15906" TargetMode="External"/><Relationship Id="rId47" Type="http://schemas.openxmlformats.org/officeDocument/2006/relationships/hyperlink" Target="https://doi.org/10.1126/science.aaz9463" TargetMode="External"/><Relationship Id="rId50" Type="http://schemas.openxmlformats.org/officeDocument/2006/relationships/hyperlink" Target="https://doi.org/10.1111/gcb.12826" TargetMode="External"/><Relationship Id="rId55" Type="http://schemas.openxmlformats.org/officeDocument/2006/relationships/hyperlink" Target="https://doi.org/10.1038/nature1291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EcoClimLab/ForestGEO-climate-sensitivity/issues/25" TargetMode="External"/><Relationship Id="rId29" Type="http://schemas.openxmlformats.org/officeDocument/2006/relationships/hyperlink" Target="https://doi.org/10.1111/gcb.12712" TargetMode="External"/><Relationship Id="rId11" Type="http://schemas.microsoft.com/office/2016/09/relationships/commentsIds" Target="commentsIds.xml"/><Relationship Id="rId24" Type="http://schemas.openxmlformats.org/officeDocument/2006/relationships/hyperlink" Target="https://github.com/EcoClimLab/ForestGEO-climate-sensitivity/issues/42" TargetMode="External"/><Relationship Id="rId32" Type="http://schemas.openxmlformats.org/officeDocument/2006/relationships/hyperlink" Target="https://doi.org/10.1038/nplants.2015.139" TargetMode="External"/><Relationship Id="rId37" Type="http://schemas.openxmlformats.org/officeDocument/2006/relationships/hyperlink" Target="https://doi.org/10.1111/gcb.13208" TargetMode="External"/><Relationship Id="rId40" Type="http://schemas.openxmlformats.org/officeDocument/2006/relationships/hyperlink" Target="https://doi.org/10.1002/joc.3711" TargetMode="External"/><Relationship Id="rId45" Type="http://schemas.openxmlformats.org/officeDocument/2006/relationships/hyperlink" Target="https://doi.org/10.1111/gcb.14273" TargetMode="External"/><Relationship Id="rId53" Type="http://schemas.openxmlformats.org/officeDocument/2006/relationships/hyperlink" Target="https://doi.org/10.1111/2041-210X.12753" TargetMode="External"/><Relationship Id="rId58" Type="http://schemas.openxmlformats.org/officeDocument/2006/relationships/hyperlink" Target="https://doi.org/10.1111/gcb.14120" TargetMode="External"/><Relationship Id="rId5" Type="http://schemas.openxmlformats.org/officeDocument/2006/relationships/webSettings" Target="webSettings.xml"/><Relationship Id="rId61" Type="http://schemas.openxmlformats.org/officeDocument/2006/relationships/hyperlink" Target="https://doi.org/10.1007/s00442-013-2846-x"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doi.org/10.1007/s00442-017-3879-3" TargetMode="External"/><Relationship Id="rId30" Type="http://schemas.openxmlformats.org/officeDocument/2006/relationships/hyperlink" Target="https://doi.org/10.1111/1365-2435.12470" TargetMode="External"/><Relationship Id="rId35" Type="http://schemas.openxmlformats.org/officeDocument/2006/relationships/hyperlink" Target="https://doi.org/10.1111/ele.12650" TargetMode="External"/><Relationship Id="rId43" Type="http://schemas.openxmlformats.org/officeDocument/2006/relationships/hyperlink" Target="https://doi.org/10.1038/s41467-018-07800-y" TargetMode="External"/><Relationship Id="rId48" Type="http://schemas.openxmlformats.org/officeDocument/2006/relationships/hyperlink" Target="http://www.blackwell-synergy.com/doi/abs/10.1111/j.1461-0248.2006.00904.x" TargetMode="External"/><Relationship Id="rId56" Type="http://schemas.openxmlformats.org/officeDocument/2006/relationships/hyperlink" Target="https://doi.org/10.1126/science.aaw7578" TargetMode="External"/><Relationship Id="rId64" Type="http://schemas.microsoft.com/office/2011/relationships/people" Target="people.xml"/><Relationship Id="rId8" Type="http://schemas.openxmlformats.org/officeDocument/2006/relationships/hyperlink" Target="mailto:teixeirak@si.edu" TargetMode="External"/><Relationship Id="rId51" Type="http://schemas.openxmlformats.org/officeDocument/2006/relationships/hyperlink" Target="https://doi.org/10.1111/2041-210X.12590"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github.com/EcoClimLab/ForestGEO-climate-sensitivity/issues/35" TargetMode="External"/><Relationship Id="rId25" Type="http://schemas.openxmlformats.org/officeDocument/2006/relationships/hyperlink" Target="https://esajournals-onlinelibrary-wiley-com.smithsonian.idm.oclc.org/doi/epdf/10.1890/06-1039.1" TargetMode="External"/><Relationship Id="rId33" Type="http://schemas.openxmlformats.org/officeDocument/2006/relationships/hyperlink" Target="https://doi.org/10.1890/03-9000" TargetMode="External"/><Relationship Id="rId38" Type="http://schemas.openxmlformats.org/officeDocument/2006/relationships/hyperlink" Target="https://doi.org/10.1175/JCLI3800.1" TargetMode="External"/><Relationship Id="rId46" Type="http://schemas.openxmlformats.org/officeDocument/2006/relationships/hyperlink" Target="https://doi.org/10.1007/s10584-016-1720-3" TargetMode="External"/><Relationship Id="rId59" Type="http://schemas.openxmlformats.org/officeDocument/2006/relationships/hyperlink" Target="https://doi.org/10.5194/cp-9-1481-2013" TargetMode="External"/><Relationship Id="rId20" Type="http://schemas.openxmlformats.org/officeDocument/2006/relationships/image" Target="media/image4.png"/><Relationship Id="rId41" Type="http://schemas.openxmlformats.org/officeDocument/2006/relationships/hyperlink" Target="https://doi.org/10.1038/s41597-020-0453-3" TargetMode="External"/><Relationship Id="rId54" Type="http://schemas.openxmlformats.org/officeDocument/2006/relationships/hyperlink" Target="https://doi.org/10.1002/2016JG003528" TargetMode="External"/><Relationship Id="rId62" Type="http://schemas.openxmlformats.org/officeDocument/2006/relationships/hyperlink" Target="https://doi.org/10.1111/nph.168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EcoClimLab/ForestGEO-climate-sensitivity/issues/51" TargetMode="External"/><Relationship Id="rId23" Type="http://schemas.openxmlformats.org/officeDocument/2006/relationships/image" Target="media/image6.png"/><Relationship Id="rId28" Type="http://schemas.openxmlformats.org/officeDocument/2006/relationships/hyperlink" Target="https://doi.org/10.5281/ZENODO.3958216" TargetMode="External"/><Relationship Id="rId36" Type="http://schemas.openxmlformats.org/officeDocument/2006/relationships/hyperlink" Target="https://doi.org/10.1038/s41467-020-14300-5" TargetMode="External"/><Relationship Id="rId49" Type="http://schemas.openxmlformats.org/officeDocument/2006/relationships/hyperlink" Target="https://doi.org/10.25573/data.10042502.v3" TargetMode="External"/><Relationship Id="rId57" Type="http://schemas.openxmlformats.org/officeDocument/2006/relationships/hyperlink" Target="https://doi.org/10.1016/j.agrformet.2017.08.007" TargetMode="External"/><Relationship Id="rId10" Type="http://schemas.microsoft.com/office/2011/relationships/commentsExtended" Target="commentsExtended.xml"/><Relationship Id="rId31" Type="http://schemas.openxmlformats.org/officeDocument/2006/relationships/hyperlink" Target="https://doi.org/10.1017/S0266467406003312" TargetMode="External"/><Relationship Id="rId44" Type="http://schemas.openxmlformats.org/officeDocument/2006/relationships/hyperlink" Target="https://doi.org/10.1111/nph.15668" TargetMode="External"/><Relationship Id="rId52" Type="http://schemas.openxmlformats.org/officeDocument/2006/relationships/hyperlink" Target="https://doi.org/10.1016/j.dendro.2020.125678" TargetMode="External"/><Relationship Id="rId60" Type="http://schemas.openxmlformats.org/officeDocument/2006/relationships/hyperlink" Target="https://doi.org/10.1016/j.agrformet.2017.07.01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github.com/EcoClimLab/ForestGEO-climate-sensitivity/issues/42" TargetMode="External"/><Relationship Id="rId39" Type="http://schemas.openxmlformats.org/officeDocument/2006/relationships/hyperlink" Target="https://doi.org/10.2307/19375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F6BE4-E2F1-4C79-84AB-85647453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21</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 Tepley</dc:creator>
  <cp:keywords/>
  <cp:lastModifiedBy>Teixeira, Kristina A.</cp:lastModifiedBy>
  <cp:revision>16</cp:revision>
  <dcterms:created xsi:type="dcterms:W3CDTF">2020-09-04T17:47:00Z</dcterms:created>
  <dcterms:modified xsi:type="dcterms:W3CDTF">2020-10-17T13:13:00Z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