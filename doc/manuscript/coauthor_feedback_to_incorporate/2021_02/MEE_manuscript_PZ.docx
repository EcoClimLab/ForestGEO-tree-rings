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A1338" w14:textId="77777777" w:rsidR="0022186F" w:rsidRDefault="003343E2">
      <w:pPr>
        <w:pStyle w:val="FirstParagraph"/>
      </w:pPr>
      <w:r>
        <w:rPr>
          <w:b/>
        </w:rPr>
        <w:t>Title:</w:t>
      </w:r>
      <w:r>
        <w:t xml:space="preserve"> </w:t>
      </w:r>
      <w:r>
        <w:t>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ins w:id="3" w:author="Zuidema, Pieter" w:date="2021-02-23T12:37:00Z"/>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w:t>
      </w:r>
      <w:r>
        <w:t>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w:t>
      </w:r>
      <w:r>
        <w:t>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4" w:author="Zuidema, Pieter" w:date="2021-02-23T12:37:00Z">
        <w:r w:rsidR="002E4CC5">
          <w:instrText xml:space="preserve">HYPERLINK "C:\\Users\\Zuide015\\AppData\\Local\\Microsoft\\Windows\\INetCache\\Content.Outlook\\7QJ5A9MI\\0000-0003-1780-6310" \h </w:instrText>
        </w:r>
      </w:ins>
      <w:del w:id="5" w:author="Zuidema, Pieter" w:date="2021-02-23T12:37:00Z">
        <w:r w:rsidDel="002E4CC5">
          <w:delInstrText xml:space="preserve"> HYPERLINK "0000-0003-1780-6310" \h </w:delInstrText>
        </w:r>
      </w:del>
      <w:ins w:id="6" w:author="Zuidema, Pieter" w:date="2021-02-23T12:37:00Z"/>
      <w:r>
        <w:fldChar w:fldCharType="separate"/>
      </w:r>
      <w:r>
        <w:rPr>
          <w:rStyle w:val="Hyperlink"/>
        </w:rPr>
        <w:t>Jakub Kašpar</w:t>
      </w:r>
      <w:r>
        <w:rPr>
          <w:rStyle w:val="Hyperlink"/>
        </w:rPr>
        <w:fldChar w:fldCharType="end"/>
      </w:r>
      <w:r>
        <w:rPr>
          <w:vertAlign w:val="superscript"/>
        </w:rPr>
        <w:t>14</w:t>
      </w:r>
      <w:r>
        <w:t xml:space="preserve">, </w:t>
      </w:r>
      <w:r>
        <w:fldChar w:fldCharType="begin"/>
      </w:r>
      <w:ins w:id="7" w:author="Zuidema, Pieter" w:date="2021-02-23T12:37:00Z">
        <w:r w:rsidR="002E4CC5">
          <w:instrText xml:space="preserve">HYPERLINK "C:\\Users\\Zuide015\\AppData\\Local\\Microsoft\\Windows\\INetCache\\Content.Outlook\\7QJ5A9MI\\0000-0002-2560-0710" \h </w:instrText>
        </w:r>
      </w:ins>
      <w:del w:id="8" w:author="Zuidema, Pieter" w:date="2021-02-23T12:37:00Z">
        <w:r w:rsidDel="002E4CC5">
          <w:delInstrText xml:space="preserve"> HYPERLINK "0000-0002-2560-0710" \h </w:delInstrText>
        </w:r>
      </w:del>
      <w:ins w:id="9" w:author="Zuidema, Pieter" w:date="2021-02-23T12:37:00Z"/>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10" w:author="Zuidema, Pieter" w:date="2021-02-23T12:37:00Z">
        <w:r w:rsidR="002E4CC5">
          <w:instrText xml:space="preserve">HYPERLINK "C:\\Users\\Zuide015\\AppData\\Local\\Microsoft\\Windows\\INetCache\\Content.Outlook\\7QJ5A9MI\\0000-0002-7722-8797" \h </w:instrText>
        </w:r>
      </w:ins>
      <w:del w:id="11" w:author="Zuidema, Pieter" w:date="2021-02-23T12:37:00Z">
        <w:r w:rsidDel="002E4CC5">
          <w:delInstrText xml:space="preserve"> </w:delInstrText>
        </w:r>
        <w:r w:rsidDel="002E4CC5">
          <w:delInstrText xml:space="preserve">HYPERLINK "0000-0002-7722-8797" \h </w:delInstrText>
        </w:r>
      </w:del>
      <w:ins w:id="12" w:author="Zuidema, Pieter" w:date="2021-02-23T12:37:00Z"/>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13" w:author="Zuidema, Pieter" w:date="2021-02-23T12:37:00Z">
        <w:r w:rsidR="002E4CC5">
          <w:instrText xml:space="preserve">HYPERLINK "C:\\Users\\Zuide015\\AppData\\Local\\Microsoft\\Windows\\INetCache\\Content.Outlook\\7QJ5A9MI\\0000-0002-6070-5956" \h </w:instrText>
        </w:r>
      </w:ins>
      <w:del w:id="14" w:author="Zuidema, Pieter" w:date="2021-02-23T12:37:00Z">
        <w:r w:rsidDel="002E4CC5">
          <w:delInstrText xml:space="preserve"> HYPERLINK "0000-0002-6070-5956" \h </w:delInstrText>
        </w:r>
      </w:del>
      <w:ins w:id="15" w:author="Zuidema, Pieter" w:date="2021-02-23T12:37:00Z"/>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w:t>
      </w:r>
      <w:ins w:id="16" w:author="Zuidema, Pieter" w:date="2021-02-23T12:23:00Z">
        <w:r w:rsidR="002E4CC5">
          <w:t xml:space="preserve"> A.</w:t>
        </w:r>
      </w:ins>
      <w:r>
        <w:t xml:space="preserve"> Zuidema</w:t>
      </w:r>
      <w:r>
        <w:rPr>
          <w:vertAlign w:val="superscript"/>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w:t>
      </w:r>
      <w:r>
        <w:t xml:space="preserve">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w:t>
      </w:r>
      <w:r>
        <w: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w:t>
      </w:r>
      <w:r>
        <w:t>,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w:t>
      </w:r>
      <w:r>
        <w:t>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w:t>
      </w:r>
      <w:r>
        <w:t>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w:t>
      </w:r>
      <w:r>
        <w:t>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w:t>
        </w:r>
        <w:r>
          <w:rPr>
            <w:rStyle w:val="Hyperlink"/>
          </w:rPr>
          <w:t>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7" w:name="Abstract"/>
      <w:r>
        <w:lastRenderedPageBreak/>
        <w:t>Abstract</w:t>
      </w:r>
    </w:p>
    <w:p w14:paraId="0EDA84D5" w14:textId="77777777" w:rsidR="0022186F" w:rsidRDefault="003343E2">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w:t>
      </w:r>
      <w:r>
        <w:t>ant canopy individuals–into residual chronologies, and therefore cannot simultaneously account for the effects of climate, tree size, and slowly changing environmental drivers. This has limited the potential to use tree-rings to understand forest productiv</w:t>
      </w:r>
      <w:r>
        <w:t xml:space="preserve">ity, its climate sensitivity, and its global change responses. Here, we </w:t>
      </w:r>
      <w:commentRangeStart w:id="18"/>
      <w:r>
        <w:t xml:space="preserve">develop a </w:t>
      </w:r>
      <w:commentRangeEnd w:id="18"/>
      <w:r w:rsidR="002E4CC5">
        <w:rPr>
          <w:rStyle w:val="CommentReference"/>
        </w:rPr>
        <w:commentReference w:id="18"/>
      </w:r>
      <w:r>
        <w:t>new method to simultaneously model non-linear effects of objectively determined principle climate drivers, reconstructed tree diameter (</w:t>
      </w:r>
      <m:oMath>
        <m:r>
          <w:rPr>
            <w:rFonts w:ascii="Cambria Math" w:hAnsi="Cambria Math"/>
          </w:rPr>
          <m:t>DBH</m:t>
        </m:r>
      </m:oMath>
      <w:r>
        <w:t>), and year in generalized least</w:t>
      </w:r>
      <w:r>
        <w:t xml:space="preserve"> squares models that account for the temporal autocorrelation inherent to each individual tree’s growth. We apply this method to tree-ring data from 3811 trees representing 40 species at ten globally distributed sites. Our analysis identified similar clima</w:t>
      </w:r>
      <w:r>
        <w:t>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w:t>
      </w:r>
      <w:r>
        <w:t xml:space="preserve">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w:t>
      </w:r>
      <w:r>
        <w:t>most species– declining in 90%. These trends were largely attributable to successional stand dynamics as cohorts and stands age, which remain challenging to parse from global change drivers. As a rigorous analytical framework for statistically modeling tre</w:t>
      </w:r>
      <w:r>
        <w:t xml:space="preserv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w:t>
      </w:r>
      <w:r>
        <w:t xml:space="preserve">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9" w:name="Introduction"/>
      <w:bookmarkEnd w:id="17"/>
      <w:commentRangeStart w:id="20"/>
      <w:r>
        <w:lastRenderedPageBreak/>
        <w:t>Introduction</w:t>
      </w:r>
      <w:commentRangeEnd w:id="20"/>
      <w:r w:rsidR="0026679F">
        <w:rPr>
          <w:rStyle w:val="CommentReference"/>
          <w:rFonts w:eastAsiaTheme="minorHAnsi" w:cstheme="minorBidi"/>
          <w:b w:val="0"/>
          <w:bCs w:val="0"/>
          <w:color w:val="auto"/>
        </w:rPr>
        <w:commentReference w:id="20"/>
      </w:r>
    </w:p>
    <w:p w14:paraId="3842AE15" w14:textId="77777777" w:rsidR="0022186F" w:rsidRDefault="003343E2">
      <w:pPr>
        <w:pStyle w:val="FirstParagraph"/>
      </w:pPr>
      <w:r>
        <w:t xml:space="preserve">Tree rings </w:t>
      </w:r>
      <w:r>
        <w:t>provide a long-term record of annual growth increments that is invaluable for understanding forests in an era of global change (Amoroso et al., 2017; Fritts &amp; Swetnam, 1989). Spanning time scales of decades to centuries or even millennia, they provide by f</w:t>
      </w:r>
      <w:r>
        <w:t xml:space="preserve">ar the most robust method for characterization of the interannual climate sensitivity of tree growth (Bräker, 2002; Fritts, 1976) and how it is changing (Babst et al., 2019; Maxwell et al., 2016; Sniderhan &amp; Baltzer, 2016; Wilmking et al., 2020). Combined </w:t>
      </w:r>
      <w:r>
        <w:t xml:space="preserve">with forest censuses, they can be used to estimate forest woody productivity (Davis et al., 2009; Dye et al., 2016; </w:t>
      </w:r>
      <w:commentRangeStart w:id="21"/>
      <m:oMath>
        <m:r>
          <w:rPr>
            <w:rFonts w:ascii="Cambria Math" w:hAnsi="Cambria Math"/>
          </w:rPr>
          <m:t>ANP</m:t>
        </m:r>
        <w:commentRangeEnd w:id="21"/>
        <m:r>
          <m:rPr>
            <m:sty m:val="p"/>
          </m:rPr>
          <w:rPr>
            <w:rStyle w:val="CommentReference"/>
          </w:rPr>
          <w:commentReference w:id="21"/>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w:t>
      </w:r>
      <w:r>
        <w:t>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w:t>
      </w:r>
      <w:r>
        <w:t>influencing tree growth and forest productivity (e.g., Levesque et al., 2017; Mathias &amp; Thomas, 2018; Walker et al., 2020). This information is critical to predicting forest responses to climate change, and thereby reducing the enormous uncertainty surroun</w:t>
      </w:r>
      <w:r>
        <w:t>ding future contributions of Earth’s forests to the global carbon cycle (Friedlingstein et al., 2006). Yet, collection and analysis of dendrochronological records has traditionally been optimized to detect climate signals rather than to predict forest prod</w:t>
      </w:r>
      <w:r>
        <w:t xml:space="preserve">uctivity, its climate sensitivity, and how it may be </w:t>
      </w:r>
      <w:commentRangeStart w:id="22"/>
      <w:r>
        <w:t xml:space="preserve">changing </w:t>
      </w:r>
      <w:commentRangeEnd w:id="22"/>
      <w:r w:rsidR="001E6C95">
        <w:rPr>
          <w:rStyle w:val="CommentReference"/>
        </w:rPr>
        <w:commentReference w:id="22"/>
      </w:r>
      <w:r>
        <w:t>(Babst et al., 2018; Cherubini et al., 1998; Klesse et al., 2018; Nehrbass-Ahles et al., 2014; Wilmking et al., 2020). As a result, prevailing approaches hold a number of limitations for using t</w:t>
      </w:r>
      <w:r>
        <w:t>ree-rings to address pressing questions concerning forest productivity in the current era of rapid environmental change.</w:t>
      </w:r>
    </w:p>
    <w:p w14:paraId="711D1F96" w14:textId="77777777" w:rsidR="0022186F" w:rsidRDefault="003343E2">
      <w:pPr>
        <w:pStyle w:val="BodyText"/>
      </w:pPr>
      <w:commentRangeStart w:id="23"/>
      <w:r>
        <w:t>D</w:t>
      </w:r>
      <w:commentRangeEnd w:id="23"/>
      <w:r w:rsidR="00D13461">
        <w:rPr>
          <w:rStyle w:val="CommentReference"/>
        </w:rPr>
        <w:commentReference w:id="23"/>
      </w:r>
      <w:r>
        <w:t>endrochronological methods to characterize the climate sensitivity of tree growth have been optimized to obtain the strongest possible</w:t>
      </w:r>
      <w:r>
        <w:t xml:space="preserv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Traditional methods begin by fitting a function (commonly a spline) to the growth record ca</w:t>
      </w:r>
      <w:r>
        <w:t>ptured by each core, extracting residuals around the long-term trends, and then standardizing and averaging the residuals across cores to form a species-level ring-width index chronology (Fritts, 1976; Speer, 2010). Climate signals are then identified by e</w:t>
      </w:r>
      <w:r>
        <w:t xml:space="preserve">xamining month-by-month or seasonal correlations of the ring-width index chronology to one or more climate variables over the current year and, typically, previous year (e.g., Fritts, 1976; Meko et al., 2011; Zang &amp; Biondi, 2015). Following identification </w:t>
      </w:r>
      <w:r>
        <w:t xml:space="preserve">of the top climate driver(s), statistical models describing their relationships to tree growth can be used for applications such as climate reconstruction (e.g., Buntgen et al., 2011) or projection of tree growth responses to climate change (e.g., Charney </w:t>
      </w:r>
      <w:r>
        <w:t>et al., 2016). An important caveat for the latter, however, is that the slopes of correlations between climate variables and ring-width index chronologies are not identical to the mean sensitivity of individuals within the population, as the process of bui</w:t>
      </w:r>
      <w:r>
        <w:t xml:space="preserve">lding species chronologies fundamentally alters and obfuscates individual-level responses (Pederson et al., 2020). </w:t>
      </w:r>
      <w:commentRangeStart w:id="24"/>
      <w:r>
        <w:t>A</w:t>
      </w:r>
      <w:commentRangeEnd w:id="24"/>
      <w:r w:rsidR="00C84C4D">
        <w:rPr>
          <w:rStyle w:val="CommentReference"/>
        </w:rPr>
        <w:commentReference w:id="24"/>
      </w:r>
      <w:r>
        <w:t>lthough population-level climate responses have been approximated based on climate sensitives derived from species chronologies (e.g., Charn</w:t>
      </w:r>
      <w:r>
        <w:t xml:space="preserve">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w:t>
      </w:r>
      <w:r>
        <w:t>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5"/>
      <w:r>
        <w:t>D</w:t>
      </w:r>
      <w:commentRangeEnd w:id="25"/>
      <w:r w:rsidR="00584E5B">
        <w:rPr>
          <w:rStyle w:val="CommentReference"/>
        </w:rPr>
        <w:commentReference w:id="25"/>
      </w:r>
      <w:r>
        <w:t>endrochronol</w:t>
      </w:r>
      <w:r>
        <w:t>ogical studies most commonly focus on linear climate responses to single climate drivers and the settings in which these occur, thereby missing nonlinearities and additive or interactive climate effects known to be widespread within forest settings (Wilmki</w:t>
      </w:r>
      <w:r>
        <w:t xml:space="preserve">ng et al., 2020). Nonlinearities in climate sensitivities of tree metabolism and growth have been observed across a wide range spatio-temporal scales. </w:t>
      </w:r>
      <w:commentRangeStart w:id="26"/>
      <w:r>
        <w:t>Over time frames of seconds to days, photosynthesis and respiration display a unimodal relationships to t</w:t>
      </w:r>
      <w:r>
        <w:t xml:space="preserve">emporal variation in temperature, typically peaking at temperatures reflective of the environment to which the plant is adapted and acclimated (Kumarathunge et al., 2019). </w:t>
      </w:r>
      <w:commentRangeEnd w:id="26"/>
      <w:r w:rsidR="00D85FDA">
        <w:rPr>
          <w:rStyle w:val="CommentReference"/>
        </w:rPr>
        <w:commentReference w:id="26"/>
      </w:r>
      <w:r>
        <w:t>Across broad geographical climate gradients, annual forest productivity generally in</w:t>
      </w:r>
      <w:r>
        <w:t>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w:t>
      </w:r>
      <w:r>
        <w:t>l responses and the global gradients representing millennia of community assembly and species adaptation, the annual growth records of tree-rings capture tree growth responses to interannual climatic variation. Yet, because non-linearities are very problem</w:t>
      </w:r>
      <w:r>
        <w:t>atic for reconstructing climate variables (Esper &amp; Frank, 2009), systems exhibiting these are typically avoided–e.g., by sampling climate-limited forest boundaries</w:t>
      </w:r>
      <w:commentRangeStart w:id="27"/>
      <w:r>
        <w:t>,</w:t>
      </w:r>
      <w:commentRangeEnd w:id="27"/>
      <w:r w:rsidR="005D3BD7">
        <w:rPr>
          <w:rStyle w:val="CommentReference"/>
        </w:rPr>
        <w:commentReference w:id="27"/>
      </w:r>
      <w:r>
        <w:t xml:space="preserve"> and traditional analysis methods are designed around first-order linear growth-climate rela</w:t>
      </w:r>
      <w:r>
        <w:t xml:space="preserve">tionships (Fritts, 1976 </w:t>
      </w:r>
      <w:r>
        <w:rPr>
          <w:b/>
        </w:rPr>
        <w:t>(dendro coauthors, does this ref work?)</w:t>
      </w:r>
      <w:r>
        <w:t>). Dendrochronological studies allowing for nonlinear or threshold responses of tree growth to climate are less common (Cavin &amp; Jump, 2017; Cook &amp; Johnson, 1989; Ljungqvist et al., 2020; Rollin</w:t>
      </w:r>
      <w:r>
        <w:t>son et al., 2021; Tolwinski-Ward et al., 2013; Tumajer et al., 2017; Woodhouse, 1999), and we therefore know little about the nonlinearities in growth responses to interannual variation in climate that occur for trees within forest settings. Furthermore, t</w:t>
      </w:r>
      <w:r>
        <w:t>emperature and moisture are known to jointly shape tree growth (Beedlow et al., 2013; Foster et al., 2016) and forest productivity (e.g., Alexander et al., 2018; Banbury Morgan et al., in press), yet growth sensitivity to their additive or interactive effe</w:t>
      </w:r>
      <w:r>
        <w:t>cts, potentially operating over different time windows, is not commonly considered (but see Foster et al., 2016; Meko et al., 2011; Sánchez-Salguero et al., 2015</w:t>
      </w:r>
      <w:commentRangeStart w:id="28"/>
      <w:r>
        <w:t>)</w:t>
      </w:r>
      <w:commentRangeEnd w:id="28"/>
      <w:r w:rsidR="000C48D8">
        <w:rPr>
          <w:rStyle w:val="CommentReference"/>
        </w:rPr>
        <w:commentReference w:id="28"/>
      </w:r>
      <w:r>
        <w:t>.</w:t>
      </w:r>
    </w:p>
    <w:p w14:paraId="2A74582C" w14:textId="77777777" w:rsidR="0022186F" w:rsidRDefault="003343E2">
      <w:pPr>
        <w:pStyle w:val="BodyText"/>
      </w:pPr>
      <w:r>
        <w:t>Tree diameter at breast height (</w:t>
      </w:r>
      <m:oMath>
        <m:r>
          <w:rPr>
            <w:rFonts w:ascii="Cambria Math" w:hAnsi="Cambria Math"/>
          </w:rPr>
          <m:t>DBH</m:t>
        </m:r>
      </m:oMath>
      <w:r>
        <w:t>) is closely correlated with numerous variables affecting tree growth rate (e.g., height, crown size and position, root mass, Enquist &amp; Niklas, 2002) and therefore is one of the most important variables influencing growth (e.g., Foster et al., 2016; Muller</w:t>
      </w:r>
      <w:r>
        <w:t xml:space="preserve">-Landau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w:t>
      </w:r>
      <w:r>
        <w:t>ed through detrending (Cook &amp; Peters, 1997). Moreover, many studies constrain sampling to only larger size classes. While convenient for identifying climate signals (Fritts, 1976), this approach is not optimal for subsequent inference of the climate sensit</w:t>
      </w:r>
      <w:r>
        <w: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w:t>
      </w:r>
      <w:r>
        <w:t xml:space="preserve">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w:t>
      </w:r>
      <w:r>
        <w:t xml:space="preserve">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w:t>
      </w:r>
      <w:r>
        <w:t xml:space="preserve">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w:t>
      </w:r>
      <w:r>
        <w:t>2020) and its potential climate interactions (e.g., Rollinson et al., 2021).</w:t>
      </w:r>
    </w:p>
    <w:p w14:paraId="4C674B7A" w14:textId="77777777" w:rsidR="0022186F" w:rsidRDefault="003343E2">
      <w:pPr>
        <w:pStyle w:val="BodyText"/>
      </w:pPr>
      <w:r>
        <w:t xml:space="preserve">Characterizing how tree growth and forest productivity are responding to slowly-changing environmental drivers is very challenging and uncertain. </w:t>
      </w:r>
      <w:commentRangeStart w:id="29"/>
      <w:r>
        <w:t xml:space="preserve">Directional </w:t>
      </w:r>
      <w:commentRangeEnd w:id="29"/>
      <w:r w:rsidR="007062A2">
        <w:rPr>
          <w:rStyle w:val="CommentReference"/>
        </w:rPr>
        <w:commentReference w:id="29"/>
      </w:r>
      <w:r>
        <w:t>climate change (as op</w:t>
      </w:r>
      <w:r>
        <w:t>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30"/>
      <w:r>
        <w:t>.</w:t>
      </w:r>
      <w:commentRangeEnd w:id="30"/>
      <w:r w:rsidR="00F5113A">
        <w:rPr>
          <w:rStyle w:val="CommentReference"/>
        </w:rPr>
        <w:commentReference w:id="30"/>
      </w:r>
      <w:r>
        <w:t xml:space="preserve"> At</w:t>
      </w:r>
      <w:r>
        <w:t xml:space="preserve"> the same time, stand dynamics influence growth: tree growth rates are sensitive to competition, the intensity of which tends to increase as forests mature, and to canopy position, which can change directionally as trees overtop or are overtopped by their </w:t>
      </w:r>
      <w:r>
        <w:t>neighbors. Moreover, carbon allocation to woody growth – as opposed to leaf or root production, reproduction, defenses, etc. – is known to decline as individual trees and forest stands stands age (Goulden et al., 2011; Pregitzer &amp; Euskirchen, 2004; Thomas,</w:t>
      </w:r>
      <w:r>
        <w:t xml:space="preserve">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w:t>
      </w:r>
      <w:r>
        <w:t>t al., 2017, 2012; Cherubini et al., 1998; Hember et al., 2019; Nehrbass-Ahles et al., 2014; Peters et al., 2015; P. F. Sullivan et al., 2016). Continued improvement of analytical methods, in combination with sampling approaches that minimize potential bia</w:t>
      </w:r>
      <w:r>
        <w:t xml:space="preserve">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1"/>
      <w:r>
        <w:t xml:space="preserve">develop a </w:t>
      </w:r>
      <w:commentRangeEnd w:id="31"/>
      <w:r w:rsidR="0099566C">
        <w:rPr>
          <w:rStyle w:val="CommentReference"/>
        </w:rPr>
        <w:commentReference w:id="31"/>
      </w:r>
      <w:r>
        <w:t>new method that allows simultaneous consideration of the effects of principle climate drivers (pre-selected in an objective manner), tree s</w:t>
      </w:r>
      <w:r>
        <w:t xml:space="preserve">ize, and </w:t>
      </w:r>
      <w:ins w:id="32" w:author="Zuidema, Pieter" w:date="2021-02-23T13:05:00Z">
        <w:r w:rsidR="00EC3C91">
          <w:t xml:space="preserve">calendar </w:t>
        </w:r>
      </w:ins>
      <w:r>
        <w:t xml:space="preserve">year on annual tree growth. This approach allows us to </w:t>
      </w:r>
      <w:del w:id="33" w:author="Zuidema, Pieter" w:date="2021-02-23T13:06:00Z">
        <w:r w:rsidDel="00EC3C91">
          <w:delText>ask</w:delText>
        </w:r>
      </w:del>
      <w:ins w:id="34" w:author="Zuidema, Pieter" w:date="2021-02-23T13:06:00Z">
        <w:r w:rsidR="00EC3C91">
          <w:t xml:space="preserve">answer the following questions for a </w:t>
        </w:r>
        <w:r w:rsidR="0051084A">
          <w:t>globally distributed tree-ring dataset</w:t>
        </w:r>
      </w:ins>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w:t>
      </w:r>
      <w:r>
        <w:t>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35" w:name="Materials"/>
      <w:bookmarkEnd w:id="19"/>
      <w:r>
        <w:t>Materials and Methods</w:t>
      </w:r>
    </w:p>
    <w:p w14:paraId="040D429B" w14:textId="77777777" w:rsidR="0022186F" w:rsidRDefault="003343E2">
      <w:pPr>
        <w:pStyle w:val="Heading2"/>
      </w:pPr>
      <w:r>
        <w:t xml:space="preserve">Data sources </w:t>
      </w:r>
      <w:r>
        <w:t>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w:t>
      </w:r>
      <w:r>
        <w:t xml:space="preserve">s and needleleaf evergreen, and boreal needleleaf evergreen (Tables 1, S1, S2). Nine of these sites (exception: LT) </w:t>
      </w:r>
      <w:del w:id="36" w:author="Zuidema, Pieter" w:date="2021-02-23T13:07:00Z">
        <w:r w:rsidDel="00130D45">
          <w:delText xml:space="preserve">are </w:delText>
        </w:r>
      </w:del>
      <w:ins w:id="37" w:author="Zuidema, Pieter" w:date="2021-02-23T13:07:00Z">
        <w:r w:rsidR="00130D45">
          <w:t>also contain??</w:t>
        </w:r>
        <w:r w:rsidR="00130D45">
          <w:t xml:space="preserve"> </w:t>
        </w:r>
      </w:ins>
      <w:r>
        <w:lastRenderedPageBreak/>
        <w:t xml:space="preserve">large forest dynamics plots of the Forest Global Earth Observatory (ForestGEO, K. J. Anderson-Teixeira, Davies, et al., 2015; Davies et </w:t>
      </w:r>
      <w:r>
        <w:t>al., 2021). Trees of species represented within the ForestGEO plots were cored within the plot (n=5) and/or nearby within similar forest types (n=5), following a variety of sampling protocols designed to meet the varied objectives of the original studies (</w:t>
      </w:r>
      <w:r>
        <w:t>Tables S1, S3). There was wide variation in the distribution of record start years, which reflect–with some error–the age distribution of trees cored (Figs. S1-S10). In using this diversity of data sources, we ensured that our approach was able to handle c</w:t>
      </w:r>
      <w:r>
        <w:t>hallenges presented by varying methodologies and forest types.</w:t>
      </w:r>
    </w:p>
    <w:p w14:paraId="0172083D" w14:textId="77777777" w:rsidR="0022186F" w:rsidRDefault="003343E2">
      <w:pPr>
        <w:pStyle w:val="BodyText"/>
      </w:pPr>
      <w:r>
        <w:rPr>
          <w:b/>
        </w:rPr>
        <w:t>Table 1 | Sites included in this analysis</w:t>
      </w:r>
      <w:r>
        <w:t>. Here and throughout, sites are ordered by descending mean annual temperature. Additional site information is provided in Appendix S1 and Table S1, and</w:t>
      </w:r>
      <w:r>
        <w:t xml:space="preserve">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4"/>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t>
      </w:r>
      <w:r>
        <w:t xml:space="preserve">we excluded cores for which we detected errors (e.g., labeling inconsistencies, obvious dating errors) that could not be resolved before finalizing the analysis. We also excluded records that had to be excluded due to insufficient sample size or anomalous </w:t>
      </w:r>
      <w:r>
        <w:t>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w:t>
      </w:r>
      <w:r>
        <w:t xml:space="preserve">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w:t>
      </w:r>
      <w:r>
        <w:t xml:space="preserve">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w:t>
      </w:r>
      <w:r>
        <w:t xml:space="preserve">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For each year i</w:t>
      </w:r>
      <w:r>
        <w:t xml:space="preserve">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w:t>
      </w:r>
      <w:r>
        <w:t>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 xml:space="preserve">Monthly climate data for 1901-2019 were obtained from CRU v.4.04 (I. Harris et al., 2014; Ian Harris et al., 2020), and in a few cases corrected based on more local records (Appendix S3). Variables considered here included average daily minimum, maximum, </w:t>
      </w:r>
      <w:r>
        <w:t>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w:t>
      </w:r>
      <w:r>
        <w:t xml:space="preserve">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5">
        <w:r>
          <w:rPr>
            <w:rStyle w:val="Hyperlink"/>
          </w:rPr>
          <w:t>https://waterdata.usgs.gov/nwis/uv/?site_no=06461500&amp;agency_cd=USGS&amp;referred_module=sw</w:t>
        </w:r>
      </w:hyperlink>
      <w:r>
        <w:t>). All ForestGEO climate records used here are archived in the ForestGEO Climate Data Portal, v1.0</w:t>
      </w:r>
      <w:r>
        <w:t xml:space="preserve"> (K. Anderson-Teixeira et al., 2020).</w:t>
      </w:r>
    </w:p>
    <w:p w14:paraId="21C71A0C" w14:textId="77777777" w:rsidR="0022186F" w:rsidRDefault="003343E2">
      <w:pPr>
        <w:pStyle w:val="Heading2"/>
      </w:pPr>
      <w:bookmarkStart w:id="38"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w:t>
      </w:r>
      <w:r>
        <w:t>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step 1 could be performed separately for each site-species combination, </w:t>
      </w:r>
      <w:r>
        <w:t>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6"/>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w:t>
      </w:r>
      <w:r>
        <w:t>climwin</w:t>
      </w:r>
      <w:r>
        <w:t xml:space="preserve"> (van de Pol et al., 2016) is used to identify the most important climate drivers </w:t>
      </w:r>
      <w:r>
        <w:t xml:space="preserve">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w:t>
      </w:r>
      <w:r>
        <w:t xml:space="preserv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w:t>
      </w:r>
      <w:r>
        <w:t>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low-frequency variation that </w:t>
      </w:r>
      <w:r>
        <w:t>most likely represents responses to non-climatic drivers (</w:t>
      </w:r>
      <w:r>
        <w:rPr>
          <w:i/>
        </w:rPr>
        <w:t>e.g.</w:t>
      </w:r>
      <w:r>
        <w:t>, growth and aging of the tree, change in competitive dynamics, atmospheric pollution), we detrended the response variables by fiting penalized thin plate regression splines in generalized addit</w:t>
      </w:r>
      <w:r>
        <w:t xml:space="preserve">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w:t>
      </w:r>
      <w:r>
        <w:t xml:space="preserve">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w:t>
      </w:r>
      <w:r>
        <w:t xml:space="preserve">sponse. Within </w:t>
      </w:r>
      <w:r>
        <w:rPr>
          <w:i/>
        </w:rPr>
        <w:t>climwin</w:t>
      </w:r>
      <w:r>
        <w:t xml:space="preserve">, we specified a mixed effects model using species (when </w:t>
      </w:r>
      <m:oMath>
        <m:r>
          <w:rPr>
            <w:rFonts w:ascii="Cambria Math" w:hAnsi="Cambria Math"/>
          </w:rPr>
          <m:t>n</m:t>
        </m:r>
        <m:r>
          <w:rPr>
            <w:rFonts w:ascii="Cambria Math" w:hAnsi="Cambria Math"/>
          </w:rPr>
          <m:t>≥3</m:t>
        </m:r>
      </m:oMath>
      <w:r>
        <w:t xml:space="preserve">) and core identity as random effects (noting that these effects should be minimal given that residuals are centered around zero): </w:t>
      </w:r>
      <w:r>
        <w:rPr>
          <w:rStyle w:val="VerbatimChar"/>
        </w:rPr>
        <w:t>residual growth index ~ [climate] + (1 | s</w:t>
      </w:r>
      <w:r>
        <w:rPr>
          <w:rStyle w:val="VerbatimChar"/>
        </w:rPr>
        <w:t>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w:t>
      </w:r>
      <w:r>
        <w:t xml:space="preserve">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w:t>
      </w:r>
      <w:r>
        <w:t xml:space="preserve">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We tested whether this process identified similar climate variable-month combinations as what wo</w:t>
      </w:r>
      <w:r>
        <w:t>uld be identified using traditional methods for individual species, as detailed in Appendix S4. Furthermore, we explored alternate methods of climate variable selection for the two sites that have undergone the most rapid changes in climate and tree growth</w:t>
      </w:r>
      <w:r>
        <w:t>: LT, where increasingly warm drought has dramatically reduced growth (Touchan et al., 2011; Williams et al., 2013), and SC, where rapidly rising temperatures are causing melting permafrost, summer moisture stress, and growth declines (Sniderhan &amp; Baltzer,</w:t>
      </w:r>
      <w:r>
        <w:t xml:space="preserve"> 2016). We ultimately determined that the method described above was adequate for the purposes of this analysis (Appendix </w:t>
      </w:r>
      <w:commentRangeStart w:id="39"/>
      <w:r>
        <w:t>S5</w:t>
      </w:r>
      <w:commentRangeEnd w:id="39"/>
      <w:r w:rsidR="00D46EC1">
        <w:rPr>
          <w:rStyle w:val="CommentReference"/>
        </w:rPr>
        <w:commentReference w:id="39"/>
      </w:r>
      <w:r>
        <w:t>).</w:t>
      </w:r>
    </w:p>
    <w:p w14:paraId="51F54B43" w14:textId="77777777" w:rsidR="0022186F" w:rsidRDefault="003343E2">
      <w:pPr>
        <w:pStyle w:val="Heading3"/>
      </w:pPr>
      <w:bookmarkStart w:id="40" w:name="Combining"/>
      <w:commentRangeStart w:id="41"/>
      <w:r>
        <w:t>Combining drivers in GLS model</w:t>
      </w:r>
      <w:commentRangeEnd w:id="41"/>
      <w:r w:rsidR="00C04489">
        <w:rPr>
          <w:rStyle w:val="CommentReference"/>
          <w:rFonts w:eastAsiaTheme="minorHAnsi" w:cstheme="minorBidi"/>
          <w:i w:val="0"/>
          <w:iCs w:val="0"/>
          <w:color w:val="auto"/>
        </w:rPr>
        <w:commentReference w:id="41"/>
      </w:r>
    </w:p>
    <w:p w14:paraId="4A553D1B" w14:textId="77777777" w:rsidR="0022186F" w:rsidRDefault="003343E2">
      <w:pPr>
        <w:pStyle w:val="FirstParagraph"/>
      </w:pPr>
      <w:r>
        <w:t>Having identified candidate climate drivers in temperature and precipitation variable groups, we n</w:t>
      </w:r>
      <w:r>
        <w:t xml:space="preserve">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w:t>
      </w:r>
      <w:r>
        <w:t xml:space="preserve">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w:t>
      </w:r>
      <w:r>
        <w:t xml:space="preserve">variables were </w:t>
      </w:r>
      <m:oMath>
        <m:r>
          <w:rPr>
            <w:rFonts w:ascii="Cambria Math" w:hAnsi="Cambria Math"/>
          </w:rPr>
          <m:t>log</m:t>
        </m:r>
        <m:r>
          <w:rPr>
            <w:rFonts w:ascii="Cambria Math" w:hAnsi="Cambria Math"/>
          </w:rPr>
          <m:t>[</m:t>
        </m:r>
        <m:r>
          <w:rPr>
            <w:rFonts w:ascii="Cambria Math" w:hAnsi="Cambria Math"/>
          </w:rPr>
          <m:t>Δr</m:t>
        </m:r>
        <m:r>
          <w:rPr>
            <w:rFonts w:ascii="Cambria Math" w:hAnsi="Cambria Math"/>
          </w:rPr>
          <m:t>]</m:t>
        </m:r>
      </m:oMath>
      <w:r>
        <w:t xml:space="preserve">, </w:t>
      </w:r>
      <m:oMath>
        <m:r>
          <w:rPr>
            <w:rFonts w:ascii="Cambria Math" w:hAnsi="Cambria Math"/>
          </w:rPr>
          <m:t>log</m:t>
        </m:r>
        <m:r>
          <w:rPr>
            <w:rFonts w:ascii="Cambria Math" w:hAnsi="Cambria Math"/>
          </w:rPr>
          <m:t>[</m:t>
        </m:r>
        <m:r>
          <w:rPr>
            <w:rFonts w:ascii="Cambria Math" w:hAnsi="Cambria Math"/>
          </w:rPr>
          <m:t>BAI</m:t>
        </m:r>
        <m:r>
          <w:rPr>
            <w:rFonts w:ascii="Cambria Math" w:hAnsi="Cambria Math"/>
          </w:rPr>
          <m:t>]</m:t>
        </m:r>
      </m:oMath>
      <w:r>
        <w:t xml:space="preserve">, or </w:t>
      </w:r>
      <m:oMath>
        <m:r>
          <w:rPr>
            <w:rFonts w:ascii="Cambria Math" w:hAnsi="Cambria Math"/>
          </w:rPr>
          <m:t>log</m:t>
        </m:r>
        <m:r>
          <w:rPr>
            <w:rFonts w:ascii="Cambria Math" w:hAnsi="Cambria Math"/>
          </w:rPr>
          <m:t>[</m:t>
        </m:r>
        <m:r>
          <w:rPr>
            <w:rFonts w:ascii="Cambria Math" w:hAnsi="Cambria Math"/>
          </w:rPr>
          <m:t>ΔAGB</m:t>
        </m:r>
        <m:r>
          <w:rPr>
            <w:rFonts w:ascii="Cambria Math" w:hAnsi="Cambria Math"/>
          </w:rPr>
          <m:t>]</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w:t>
      </w:r>
      <w:r>
        <w:t>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m:t>
        </m:r>
        <m:r>
          <w:rPr>
            <w:rFonts w:ascii="Cambria Math" w:hAnsi="Cambria Math"/>
          </w:rPr>
          <m:t>[</m:t>
        </m:r>
        <m:r>
          <w:rPr>
            <w:rFonts w:ascii="Cambria Math" w:hAnsi="Cambria Math"/>
          </w:rPr>
          <m:t>RW</m:t>
        </m:r>
        <m:r>
          <w:rPr>
            <w:rFonts w:ascii="Cambria Math" w:hAnsi="Cambria Math"/>
          </w:rPr>
          <m:t>]</m:t>
        </m:r>
      </m:oMath>
      <w:r>
        <w:t xml:space="preserve"> w</w:t>
      </w:r>
      <w:r>
        <w:t xml:space="preserve">ould look like this in </w:t>
      </w:r>
      <w:r>
        <w:rPr>
          <w:i/>
        </w:rPr>
        <w:t>R</w:t>
      </w:r>
      <w:r>
        <w:t>:</w:t>
      </w:r>
    </w:p>
    <w:p w14:paraId="53209EED" w14:textId="77777777" w:rsidR="0022186F" w:rsidRDefault="003343E2">
      <w:pPr>
        <w:pStyle w:val="BodyText"/>
      </w:pPr>
      <w:r>
        <w:rPr>
          <w:i/>
        </w:rPr>
        <w:t>lme(</w:t>
      </w:r>
      <m:oMath>
        <m:r>
          <w:rPr>
            <w:rFonts w:ascii="Cambria Math" w:hAnsi="Cambria Math"/>
          </w:rPr>
          <m:t>log</m:t>
        </m:r>
        <m:r>
          <w:rPr>
            <w:rFonts w:ascii="Cambria Math" w:hAnsi="Cambria Math"/>
          </w:rPr>
          <m:t>[</m:t>
        </m:r>
        <m:r>
          <w:rPr>
            <w:rFonts w:ascii="Cambria Math" w:hAnsi="Cambria Math"/>
          </w:rPr>
          <m:t>RW</m:t>
        </m:r>
        <m:r>
          <w:rPr>
            <w:rFonts w:ascii="Cambria Math" w:hAnsi="Cambria Math"/>
          </w:rPr>
          <m:t>]</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w:t>
      </w:r>
      <w:r>
        <w:t xml:space="preserve">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m:t>
        </m:r>
        <m:r>
          <w:rPr>
            <w:rFonts w:ascii="Cambria Math" w:hAnsi="Cambria Math"/>
          </w:rPr>
          <m:t>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w:t>
      </w:r>
      <w:r>
        <w:t xml:space="preserve">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42"/>
      <w:r>
        <w:t>n= 8</w:t>
      </w:r>
      <w:commentRangeEnd w:id="42"/>
      <w:r w:rsidR="00B119F9">
        <w:rPr>
          <w:rStyle w:val="CommentReference"/>
        </w:rPr>
        <w:commentReference w:id="42"/>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w:t>
      </w:r>
      <w:r>
        <w:t xml:space="preserve">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m:t>
        </m:r>
        <m:r>
          <w:rPr>
            <w:rFonts w:ascii="Cambria Math" w:hAnsi="Cambria Math"/>
          </w:rPr>
          <m:t>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m:t>
        </m:r>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w:t>
      </w:r>
      <w:r>
        <w:t>owest AIC.</w:t>
      </w:r>
    </w:p>
    <w:p w14:paraId="21202EA2" w14:textId="77777777" w:rsidR="0022186F" w:rsidRDefault="003343E2">
      <w:pPr>
        <w:pStyle w:val="Heading1"/>
      </w:pPr>
      <w:bookmarkStart w:id="43" w:name="Results"/>
      <w:bookmarkEnd w:id="40"/>
      <w:bookmarkEnd w:id="38"/>
      <w:bookmarkEnd w:id="35"/>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w:t>
      </w:r>
      <w:r>
        <w:t>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w:t>
      </w:r>
      <w:r>
        <w:rPr>
          <w:b/>
        </w:rPr>
        <w:t>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w:t>
      </w:r>
      <w:r>
        <w:t xml:space="preserve">d using the bootRes package in R, Zang &amp; Biondi, 2013). Black rectangle represents the period selected by </w:t>
      </w:r>
      <w:r>
        <w:t>climwin</w:t>
      </w:r>
      <w:r>
        <w:t xml:space="preserve"> as the most influential window. Panels (</w:t>
      </w:r>
      <w:r>
        <w:rPr>
          <w:b/>
        </w:rPr>
        <w:t>b-d</w:t>
      </w:r>
      <w:r>
        <w:t xml:space="preserve">) give statistics for time windows tested in </w:t>
      </w:r>
      <w:r>
        <w:t>climwin</w:t>
      </w:r>
      <w:r>
        <w:t>, where window open and close indicate months p</w:t>
      </w:r>
      <w:r>
        <w:t xml:space="preserve">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w:t>
      </w:r>
      <w:r>
        <w:t xml:space="preserve">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r>
        <w:t>climwin</w:t>
      </w:r>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w:t>
      </w:r>
      <w:r>
        <w:t>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exhibited similar strength of correlation and direction of response to climate variables across the range of potential time windows, but the optimal time window or even the top climate variable sometimes differed (Figs. S15-S34). In 8 of 20 cases</w:t>
      </w:r>
      <w:r>
        <w:t xml:space="preserve">,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w:t>
      </w:r>
      <w:r>
        <w:t xml:space="preserve">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w:t>
      </w:r>
      <w:r>
        <w:t xml:space="preserve">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w:t>
      </w:r>
      <w:r>
        <w:t xml:space="preserve"> tested for first- and negative second- order linear effects of both a precipitation and a temperature variable, both a precipitation and a temperature variable were included in the top model for 78% of site-species combinations (n=36 of 46; Fig. 3). There</w:t>
      </w:r>
      <w:r>
        <w:t xml:space="preserv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w:t>
      </w:r>
      <w:r>
        <w:t xml:space="preserve">o significant climate responses. Precipitation and temperature variables were rarely influential over the same time window (exception: LDW). </w:t>
      </w:r>
      <w:r>
        <w:t>Below</w:t>
      </w:r>
      <w:r>
        <w:t>, we summarize the precipitation and temperature variables included in these models and their direction of res</w:t>
      </w:r>
      <w:r>
        <w:t>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r>
        <w:t>Climwin</w:t>
      </w:r>
      <w:r>
        <w:t>-selected climate variables are coded on the x-axes as the climate variable name followed by the range of months (p=p</w:t>
      </w:r>
      <w:r>
        <w:t>revious year, c=current year) over which it is most influential. For each species (color-coded as in Fig. 4), relationships are plotted if included in top model. For each relationship shown, other terms in the model are held constant at their median. Best-</w:t>
      </w:r>
      <w:r>
        <w:t>fit polynomials are plotted with solid lines when both first- and second-order terms are significant (t-test’s p-value &lt;0.05), dashed lines when only one term is significant, and dotted lines when neither is significant. Transparent ribbons indicate 95% co</w:t>
      </w:r>
      <w:r>
        <w:t>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were included in the best model for all but two species, and were predom</w:t>
      </w:r>
      <w:r>
        <w:t xml:space="preserve">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w:t>
      </w:r>
      <w:r>
        <w:t>e windows most commonly coincided at least partially with the months of most active growth in the current year (Fig. 3; Table S1): wet seasons in the tropics (BCNM and HKK) or late spring/ early summer in the extratropics (n= 5 of 8). In the tropics, the l</w:t>
      </w:r>
      <w:r>
        <w:t>ong time windows over which precipitation was influential (12 mo at BCNM, 9 mo at HKK) also included the majority (BCNM) or all (HKK) of the dry season. In the extratropics, the most influential windows were limited to the current spring and early summer a</w:t>
      </w:r>
      <w:r>
        <w:t xml:space="preserve">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w:t>
      </w:r>
      <w:r>
        <w:t xml:space="preserv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w:t>
      </w:r>
      <w:r>
        <w:t>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A temperature variable was included in the best model f</w:t>
      </w:r>
      <w:r>
        <w:t>or all but eight site-species combinations, with predominantly negative responses, particularly at the higher end of the temperature range (81%; 34% with negative first-order term, 47% with positive first-order term but negative second-order term; Fig. 3).</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t>
      </w:r>
      <w:r>
        <w:t xml:space="preserve">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w:t>
      </w:r>
      <w:r>
        <w:t xml:space="preserve">g the peak growing season of the current year (n= 5 of 10 sites), but there were cases where optimal windows occurred during the preceding dry season (BCNM), late winter/early spring (HF, ZOF), or the previous growing season (NIO, CB). Within the tropics, </w:t>
      </w:r>
      <w:r>
        <w:t xml:space="preserve">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w:t>
      </w:r>
      <w:r>
        <w:t>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w:t>
      </w:r>
      <w:r>
        <w:t xml:space="preserve">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w:t>
      </w:r>
      <w:r>
        <w:t xml:space="preserv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44" w:name="Influence"/>
      <w:r>
        <w:lastRenderedPageBreak/>
        <w:t>Influence of DBH</w:t>
      </w:r>
    </w:p>
    <w:p w14:paraId="24CC7AF9" w14:textId="77777777" w:rsidR="0022186F" w:rsidRDefault="003343E2">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w:t>
      </w:r>
      <w:r>
        <w:t xml:space="preserv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followed by fairly rapid decline</w:t>
      </w:r>
      <w:r>
        <w:t xml:space="preserv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w:t>
      </w:r>
      <w:r>
        <w:t xml:space="preserve">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and subsequently declined. These inc</w:t>
      </w:r>
      <w:r>
        <w:t xml:space="preserve">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w:t>
      </w:r>
      <w:r>
        <w:t>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w:t>
      </w:r>
      <w:r>
        <w:t xml:space="preserve">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t>
      </w:r>
      <w:r>
        <w:t xml:space="preserve">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w:t>
      </w:r>
      <w:r>
        <w:t xml:space="preserve">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45"/>
      <w:r>
        <w:rPr>
          <w:b/>
        </w:rPr>
        <w:t xml:space="preserve">Figure </w:t>
      </w:r>
      <w:commentRangeEnd w:id="45"/>
      <w:r w:rsidR="00090446">
        <w:rPr>
          <w:rStyle w:val="CommentReference"/>
          <w:i w:val="0"/>
        </w:rPr>
        <w:commentReference w:id="45"/>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w:t>
      </w:r>
      <w:r>
        <w:t>Relationships for species are plotted when included in the top model. Other terms in the model are held constant at their median. Best-fit polynomials are plotted with solid lines when both first- and second-order terms are significant (t-test’s p-value &lt;0</w:t>
      </w:r>
      <w:r>
        <w:t>.05),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46" w:name="Additive"/>
      <w:bookmarkEnd w:id="44"/>
      <w:r>
        <w:t>Additive and interactive effects of climate and DBH</w:t>
      </w:r>
    </w:p>
    <w:p w14:paraId="1BA8A40F" w14:textId="77777777" w:rsidR="0022186F" w:rsidRDefault="003343E2">
      <w:pPr>
        <w:pStyle w:val="FirstParagraph"/>
      </w:pPr>
      <w:commentRangeStart w:id="47"/>
      <w:r>
        <w:t>When a precipitation variable, a temperature vari</w:t>
      </w:r>
      <w:r>
        <w:t xml:space="preserve">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47"/>
      <w:r w:rsidR="000F25BC">
        <w:rPr>
          <w:rStyle w:val="CommentReference"/>
        </w:rPr>
        <w:commentReference w:id="47"/>
      </w:r>
      <w:r>
        <w:t xml:space="preserve">Climate responses were generally similar to those described above for models without a </w:t>
      </w:r>
      <m:oMath>
        <m:r>
          <w:rPr>
            <w:rFonts w:ascii="Cambria Math" w:hAnsi="Cambria Math"/>
          </w:rPr>
          <m:t>D</m:t>
        </m:r>
        <m:r>
          <w:rPr>
            <w:rFonts w:ascii="Cambria Math" w:hAnsi="Cambria Math"/>
          </w:rPr>
          <m:t>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w:t>
      </w:r>
      <w:r>
        <w:t xml:space="preserve">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w:t>
      </w:r>
      <w:r>
        <w:t xml:space="preserve">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48"/>
      <w:r>
        <w:t xml:space="preserve">for 90 of the 203 (44%) </w:t>
      </w:r>
      <w:commentRangeEnd w:id="48"/>
      <w:r w:rsidR="00AC293C">
        <w:rPr>
          <w:rStyle w:val="CommentReference"/>
        </w:rPr>
        <w:commentReference w:id="48"/>
      </w:r>
      <w:r>
        <w:t>species-variable combinations for which they were tested. For precipitat</w:t>
      </w:r>
      <w:r>
        <w:t xml:space="preserve">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m:t>
        </m:r>
        <m:r>
          <w:rPr>
            <w:rFonts w:ascii="Cambria Math" w:hAnsi="Cambria Math"/>
          </w:rPr>
          <m:t>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w:t>
      </w:r>
      <w:r>
        <w:t>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m:t>
        </m:r>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w:t>
      </w:r>
      <w:r>
        <w:t xml:space="preserve">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xml:space="preserve">, more negative/ less positive response of larger trees to higher temperatures) occurred in the more water-limited forests (HKK, LT, CB; Fig. 5), whereas positive interactions were more common </w:t>
      </w:r>
      <w:r>
        <w:t>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49"/>
      <w:r>
        <w:rPr>
          <w:b/>
        </w:rPr>
        <w:t xml:space="preserve">Examples </w:t>
      </w:r>
      <w:commentRangeEnd w:id="49"/>
      <w:r w:rsidR="00720607">
        <w:rPr>
          <w:rStyle w:val="CommentReference"/>
          <w:i w:val="0"/>
        </w:rPr>
        <w:commentReference w:id="49"/>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w:t>
      </w:r>
      <w:r>
        <w:t>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50" w:name="Effects"/>
      <w:bookmarkEnd w:id="46"/>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w:t>
      </w:r>
      <w:r>
        <w:t xml:space="preserve">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w:t>
      </w:r>
      <w:r>
        <w:t xml:space="preserve">In 90-91% of cases (depending on growth metric), the growth trend over time was negative. </w:t>
      </w:r>
      <w:commentRangeStart w:id="51"/>
      <w:r>
        <w:t xml:space="preserve">Declines were particularly dramatic for </w:t>
      </w:r>
      <w:r>
        <w:rPr>
          <w:i/>
        </w:rPr>
        <w:t>Picea mariana</w:t>
      </w:r>
      <w:r>
        <w:t xml:space="preserve"> at SC, </w:t>
      </w:r>
      <w:r>
        <w:rPr>
          <w:i/>
        </w:rPr>
        <w:t>Pinus ponderosa</w:t>
      </w:r>
      <w:r>
        <w:t xml:space="preserve"> at LT, all </w:t>
      </w:r>
      <w:r>
        <w:lastRenderedPageBreak/>
        <w:t>four species at HF, and several species at SCBI (Fig. 6). In such cases, model</w:t>
      </w:r>
      <w:r>
        <w:t xml:space="preserve">s without </w:t>
      </w:r>
      <w:r>
        <w:rPr>
          <w:rStyle w:val="VerbatimChar"/>
        </w:rPr>
        <w:t>year</w:t>
      </w:r>
      <w:r>
        <w:t xml:space="preserve"> predicted declines in growth at large DBH that should more properly be attributed to the effect of year (Figs. S35-S54). </w:t>
      </w:r>
      <w:commentRangeEnd w:id="51"/>
      <w:r w:rsidR="00C10761">
        <w:rPr>
          <w:rStyle w:val="CommentReference"/>
        </w:rPr>
        <w:commentReference w:id="51"/>
      </w:r>
      <w:r>
        <w:t xml:space="preserve">Significant positive growth trends were observed for only three species, </w:t>
      </w:r>
      <w:r>
        <w:rPr>
          <w:i/>
        </w:rPr>
        <w:t>Fagus sylvatica</w:t>
      </w:r>
      <w:r>
        <w:t xml:space="preserve"> at ZOF, </w:t>
      </w:r>
      <w:r>
        <w:rPr>
          <w:i/>
        </w:rPr>
        <w:t>Picea pungens</w:t>
      </w:r>
      <w:r>
        <w:t xml:space="preserve"> and </w:t>
      </w:r>
      <w:r>
        <w:rPr>
          <w:i/>
        </w:rPr>
        <w:t>Pinus</w:t>
      </w:r>
      <w:r>
        <w:rPr>
          <w:i/>
        </w:rPr>
        <w:t xml:space="preserve">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w:t>
      </w:r>
      <w:r>
        <w:rPr>
          <w:i/>
        </w:rPr>
        <w:t>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year in </w:t>
      </w:r>
      <w:del w:id="52" w:author="Zuidema, Pieter" w:date="2021-02-23T15:01:00Z">
        <w:r w:rsidDel="008158F2">
          <w:delText xml:space="preserve">in </w:delText>
        </w:r>
      </w:del>
      <w:r>
        <w:t xml:space="preserve">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 xml:space="preserve">Figure 6 | Effect of </w:t>
      </w:r>
      <w:r>
        <w:rPr>
          <w:b/>
        </w:rPr>
        <w:t>year, when included in the best model, on BAI.</w:t>
      </w:r>
      <w:r>
        <w:t xml:space="preserve"> For each species (all listed), relationships are plotted if the year effect could be analyzed and was included in top model. Other terms in the model are held constant at their median. Best-fit polynomials are</w:t>
      </w:r>
      <w:r>
        <w:t xml:space="preserv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53" w:name="Discussion"/>
      <w:bookmarkEnd w:id="50"/>
      <w:bookmarkEnd w:id="43"/>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w:t>
      </w:r>
      <w:r>
        <w:t xml:space="preserve">hat would be obtained using conventional methods (Figs. 2, S11-S14; Table S5) </w:t>
      </w:r>
      <w:commentRangeStart w:id="54"/>
      <w:r>
        <w:t xml:space="preserve">while offering a fuller picture of the drivers of tree growth in an era of global change. </w:t>
      </w:r>
      <w:commentRangeEnd w:id="54"/>
      <w:r w:rsidR="00AF6E29">
        <w:rPr>
          <w:rStyle w:val="CommentReference"/>
        </w:rPr>
        <w:commentReference w:id="54"/>
      </w:r>
      <w:r>
        <w:t>Below, we summarize how our results on the effects of climate, tree size, and year corro</w:t>
      </w:r>
      <w:r>
        <w:t>borate current understanding of the drivers of tree growth while yielding new insights made possible by the approach.</w:t>
      </w:r>
    </w:p>
    <w:p w14:paraId="045C0823" w14:textId="77777777" w:rsidR="0022186F" w:rsidRDefault="003343E2">
      <w:pPr>
        <w:pStyle w:val="Heading2"/>
      </w:pPr>
      <w:bookmarkStart w:id="55" w:name="Climate"/>
      <w:r>
        <w:t>Climate sensitivity</w:t>
      </w:r>
    </w:p>
    <w:p w14:paraId="59B0E56E" w14:textId="77777777" w:rsidR="0022186F" w:rsidRDefault="003343E2">
      <w:pPr>
        <w:pStyle w:val="FirstParagraph"/>
      </w:pPr>
      <w:r>
        <w:t>Across diverse climates and forest types (Tables 1, S2), growth rates of 40 tree species generally responded positivel</w:t>
      </w:r>
      <w:r>
        <w:t>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w:t>
      </w:r>
      <w:r>
        <w:t>ese findings are generally consistent with the global-scale analysis of (Babst et al., 2019</w:t>
      </w:r>
      <w:commentRangeStart w:id="56"/>
      <w:r>
        <w:t>)</w:t>
      </w:r>
      <w:commentRangeEnd w:id="56"/>
      <w:r w:rsidR="005C79A1">
        <w:rPr>
          <w:rStyle w:val="CommentReference"/>
        </w:rPr>
        <w:commentReference w:id="56"/>
      </w:r>
      <w:r>
        <w:t>, which shows that the majority of forests globally are moisture limited and respond negatively to temperature, with a shrinking area of temperature-limited forests</w:t>
      </w:r>
      <w:r>
        <w:t xml:space="preserve"> in cold, humid regions (with SC falling near the transition zone). Within warmer regions, forests in humid climates can sometimes benefit from warm winter or spring temperatures (Babst et al., 2019; Tumajer et al., 2017), as we show for all three species </w:t>
      </w:r>
      <w:r>
        <w:t xml:space="preserve">at ZOF and one of our species at HF (Fig. 3). However, the predominantly negative temperature responses (Fig. 3) imply that in most forests, tree growth is likely to be reduced by </w:t>
      </w:r>
      <w:commentRangeStart w:id="57"/>
      <w:r>
        <w:t>warming temperatures</w:t>
      </w:r>
      <w:commentRangeEnd w:id="57"/>
      <w:r w:rsidR="002E5408">
        <w:rPr>
          <w:rStyle w:val="CommentReference"/>
        </w:rPr>
        <w:commentReference w:id="57"/>
      </w:r>
      <w:r>
        <w:t>.</w:t>
      </w:r>
    </w:p>
    <w:p w14:paraId="725E8812" w14:textId="77777777" w:rsidR="0022186F" w:rsidRDefault="003343E2">
      <w:pPr>
        <w:pStyle w:val="BodyText"/>
      </w:pPr>
      <w:r>
        <w:rPr>
          <w:b/>
        </w:rPr>
        <w:t>(</w:t>
      </w:r>
      <w:commentRangeStart w:id="58"/>
      <w:r>
        <w:rPr>
          <w:b/>
        </w:rPr>
        <w:t>should I remove this paragraph</w:t>
      </w:r>
      <w:commentRangeEnd w:id="58"/>
      <w:r w:rsidR="00835785">
        <w:rPr>
          <w:rStyle w:val="CommentReference"/>
        </w:rPr>
        <w:commentReference w:id="58"/>
      </w:r>
      <w:r>
        <w:rPr>
          <w:b/>
        </w:rPr>
        <w:t>?)</w:t>
      </w:r>
      <w:r>
        <w:t xml:space="preserve"> While our approach i</w:t>
      </w:r>
      <w:r>
        <w:t>dentifies similar climate sensitivities to those that would be identified using conventional methods (Figs. 2, S11-S14; Table S5), it differs in some substantive ways. First, in determining the most important climate drivers (step 1; Fig. 1), we consider t</w:t>
      </w:r>
      <w:r>
        <w:t>he full sample of individual cores, as opposed to a residual chronology in which variance has been standardized and the individual cores have been averaged. Some differences in variables identified and the slope between growth and climate are to be expecte</w:t>
      </w:r>
      <w:r>
        <w:t>d giving the methodological differences (Appendix S4); however, as a whole the identified drivers and directions of response are consistent with conventional methods (2, S11-S14; Table S5). Another way in which the current analysis differed from convention</w:t>
      </w:r>
      <w:r>
        <w:t>al methods is that we pooled species by site when determining the top climate drivers (step 1; Fig. 1). This decision was motivated by the expectation that differences in optimal climate windows across species in one site would be minimal compared to cross</w:t>
      </w:r>
      <w:r>
        <w:t xml:space="preserve">-site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w:t>
      </w:r>
      <w:r>
        <w:t>om most conventional approaches was in testing for non-linear responses of growth to climate, finding that nonlinear responses were prevalent Fig. 3). This result, which is consistent with physiological expectations (REFS, Wilmking et al., 2020), indicates</w:t>
      </w:r>
      <w:r>
        <w:t xml:space="preserve"> that the majority of tree-ring records examined here cover climate variation beyond the range over which the response is linear. The nonlinear form of most climate growth responses implies that as the climate changes, non-stationary climate responses, alr</w:t>
      </w:r>
      <w:r>
        <w:t>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59"/>
      <w:r>
        <w:t xml:space="preserve">conventional approaches in the use of GLS models </w:t>
      </w:r>
      <w:commentRangeEnd w:id="59"/>
      <w:r w:rsidR="002B29AA">
        <w:rPr>
          <w:rStyle w:val="CommentReference"/>
        </w:rPr>
        <w:commentReference w:id="59"/>
      </w:r>
      <w:r>
        <w:t xml:space="preserve">to simultaneously quantify the effects of climate, </w:t>
      </w:r>
      <m:oMath>
        <m:r>
          <w:rPr>
            <w:rFonts w:ascii="Cambria Math" w:hAnsi="Cambria Math"/>
          </w:rPr>
          <m:t>DBH</m:t>
        </m:r>
      </m:oMath>
      <w:r>
        <w:t>, and year, while accounting for idiosyn</w:t>
      </w:r>
      <w:r>
        <w:t xml:space="preserve">cratic growth trends of individual trees through an autocorrelation structure (step 2, Fig. 1; see also Evans et al., 2017; Rollinson et al., 2021). This approach allowed the consideration of additive and interactive effects of climate with variables that </w:t>
      </w:r>
      <w:r>
        <w:t xml:space="preserve">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w:t>
      </w:r>
      <w:r>
        <w:t>rn observed in this analysis was a tendency for larger trees to be more sensitive to precipitation and high temperatures (Fig. 5), consistent with widespread observations that larger trees are more sensitive to drought (e.g., Bennett et al., 2015; Gillerot</w:t>
      </w:r>
      <w:r>
        <w:t xml:space="preserve"> et al., 2020; Hacket-Pain et al., 2016; McGregor et al., 2020; Pretzsch et al., 2018). An analytical structure that can account for this and other such DBH-climate interactions (e.g., Rollinson et al., 2021; Rossi et al., 2007) will be critical to using t</w:t>
      </w:r>
      <w:r>
        <w:t xml:space="preserve">ree-ring records to understand and forecast the effects of climate on tree growth and forest productivity. We note that a modification of our analysis method (modeling </w:t>
      </w:r>
      <m:oMath>
        <m:r>
          <w:rPr>
            <w:rFonts w:ascii="Cambria Math" w:hAnsi="Cambria Math"/>
          </w:rPr>
          <m:t>year</m:t>
        </m:r>
        <m:r>
          <w:rPr>
            <w:rFonts w:ascii="Cambria Math" w:hAnsi="Cambria Math"/>
          </w:rPr>
          <m:t>×</m:t>
        </m:r>
      </m:oMath>
      <w:r>
        <w:t xml:space="preserve"> climate interactions instead of </w:t>
      </w:r>
      <m:oMath>
        <m:r>
          <w:rPr>
            <w:rFonts w:ascii="Cambria Math" w:hAnsi="Cambria Math"/>
          </w:rPr>
          <m:t>climate</m:t>
        </m:r>
        <m:r>
          <w:rPr>
            <w:rFonts w:ascii="Cambria Math" w:hAnsi="Cambria Math"/>
          </w:rPr>
          <m:t>×</m:t>
        </m:r>
      </m:oMath>
      <w:r>
        <w:t xml:space="preserve"> climate interactions) could po</w:t>
      </w:r>
      <w:r>
        <w:t>tentially be used to account for directional changes in climate sensitivity, which have commonly been documented (e.g., Helcoski et al., 2019; Maxwell et al., 2016; Peltier &amp; Ogle, 2020; Zuidema et al., 2020). In fact, a recent literature survey revealed t</w:t>
      </w:r>
      <w:r>
        <w:t>hat such non-stationarity in the climate sensitivity of tree growth occurs globally and in the majority of tested cases (Wilmking et al., 2020).</w:t>
      </w:r>
    </w:p>
    <w:p w14:paraId="5A6138EC" w14:textId="77777777" w:rsidR="0022186F" w:rsidRDefault="003343E2">
      <w:pPr>
        <w:pStyle w:val="Heading2"/>
      </w:pPr>
      <w:bookmarkStart w:id="60" w:name="Variation"/>
      <w:bookmarkEnd w:id="55"/>
      <w:commentRangeStart w:id="61"/>
      <w:r>
        <w:t xml:space="preserve">Variation with </w:t>
      </w:r>
      <m:oMath>
        <m:r>
          <m:rPr>
            <m:sty m:val="bi"/>
          </m:rPr>
          <w:rPr>
            <w:rFonts w:ascii="Cambria Math" w:hAnsi="Cambria Math"/>
          </w:rPr>
          <m:t>DBH</m:t>
        </m:r>
        <w:commentRangeEnd w:id="61"/>
        <m:r>
          <m:rPr>
            <m:sty m:val="p"/>
          </m:rPr>
          <w:rPr>
            <w:rStyle w:val="CommentReference"/>
            <w:rFonts w:eastAsiaTheme="minorHAnsi" w:cstheme="minorBidi"/>
            <w:b w:val="0"/>
            <w:bCs w:val="0"/>
            <w:color w:val="auto"/>
          </w:rPr>
          <w:commentReference w:id="61"/>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w:t>
      </w:r>
      <w:r>
        <w:t>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followed by a roughly exponential decline. Such patterns are consistent with dendrochronology’s “textbook” patterns of studies primarily based on trees that established in high-light environments (Biondi &amp; Qeadan, 2008; Fritts, 1976). However, within the</w:t>
      </w:r>
      <w:r>
        <w:t xml:space="preserv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a “cross-</w:t>
      </w:r>
      <w:r>
        <w:t xml:space="preserve">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We found evidence of</w:t>
      </w:r>
      <w:r>
        <w:t xml:space="preserve">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w:t>
      </w:r>
      <w:r>
        <w:t xml:space="preserve">h has also been observed in tree-rings (Foster et al., 2016). In large part, this discrepancy can be explained by differences between cross-sectional analyses and “longitudinal” patterns of individual trees </w:t>
      </w:r>
      <w:r>
        <w:lastRenderedPageBreak/>
        <w:t>through time (Forrester, 2021; Sheil et al., 2017</w:t>
      </w:r>
      <w:r>
        <w:t xml:space="preserve">).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w:t>
      </w:r>
      <w:r>
        <w:t xml:space="preserve">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w:t>
      </w:r>
      <w:r>
        <w:t xml:space="preserve">ar than that of </w:t>
      </w:r>
      <m:oMath>
        <m:r>
          <w:rPr>
            <w:rFonts w:ascii="Cambria Math" w:hAnsi="Cambria Math"/>
          </w:rPr>
          <m:t>DBH</m:t>
        </m:r>
      </m:oMath>
      <w:r>
        <w:t>.</w:t>
      </w:r>
    </w:p>
    <w:p w14:paraId="3C175C43" w14:textId="77777777" w:rsidR="0022186F" w:rsidRDefault="003343E2">
      <w:pPr>
        <w:pStyle w:val="Heading2"/>
      </w:pPr>
      <w:bookmarkStart w:id="62" w:name="Changing"/>
      <w:bookmarkEnd w:id="60"/>
      <w:r>
        <w:t>Changing growth rates</w:t>
      </w:r>
    </w:p>
    <w:p w14:paraId="673B3DD2" w14:textId="77777777" w:rsidR="0022186F" w:rsidRDefault="003343E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w:t>
      </w:r>
      <w:r>
        <w: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w:t>
      </w:r>
      <w:r>
        <w:t xml:space="preserve">analysis of several methods commonly used to detect growth trends, </w:t>
      </w:r>
      <w:commentRangeStart w:id="63"/>
      <w:r>
        <w:t xml:space="preserve">an approach parallel to that employed here (regional curve standardization) </w:t>
      </w:r>
      <w:commentRangeEnd w:id="63"/>
      <w:r w:rsidR="005948A3">
        <w:rPr>
          <w:rStyle w:val="CommentReference"/>
        </w:rPr>
        <w:commentReference w:id="63"/>
      </w:r>
      <w:r>
        <w:t>performed better at growth trend detection (Peters et al., 2015) than two of the most commonly used methods for a</w:t>
      </w:r>
      <w:r>
        <w:t xml:space="preserve">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w:t>
      </w:r>
      <w:r>
        <w:t xml:space="preserve">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w:t>
      </w:r>
      <w:r>
        <w:t xml:space="preserve"> influence overall trends in positive or negative directions (Brienen et al., 2017, Fig. 6, 2012; Groenendijk et al., 2015; Nehrbass-Ahles et al., 2014</w:t>
      </w:r>
      <w:commentRangeStart w:id="64"/>
      <w:r>
        <w:t>)</w:t>
      </w:r>
      <w:commentRangeEnd w:id="64"/>
      <w:r w:rsidR="00B212C7">
        <w:rPr>
          <w:rStyle w:val="CommentReference"/>
        </w:rPr>
        <w:commentReference w:id="64"/>
      </w:r>
      <w:r>
        <w:t>. While our analysis was designed to avoid some of the most severe potential biases (Brienen et al., 201</w:t>
      </w:r>
      <w:r>
        <w:t>2), it is difficult, if not impossible, to control for all potential demography and survivorship biases, or to design sampling in a way that ensures unbiased representation of a species’ growth rate at all points in the history of a stand (Bowman et al., 2</w:t>
      </w:r>
      <w:r>
        <w:t xml:space="preserve">013; Brienen et al., 2017, 2012). The </w:t>
      </w:r>
      <w:commentRangeStart w:id="65"/>
      <w:r>
        <w:t xml:space="preserve">observed trends </w:t>
      </w:r>
      <w:commentRangeEnd w:id="65"/>
      <w:r w:rsidR="00743C2A">
        <w:rPr>
          <w:rStyle w:val="CommentReference"/>
        </w:rPr>
        <w:commentReference w:id="65"/>
      </w:r>
      <w:r>
        <w:t>should therefore be interpreted with caution, and as representative of only the sampled trees, as opposed to all individuals of the species that existed throughout the time frame analyzed. Within this c</w:t>
      </w:r>
      <w:r>
        <w:t>ontext, signals of changing growth rate over time are attributable to some combination of stand dynamics (e.g., recruitment and succession, changing stand structure) and environmental driver</w:t>
      </w:r>
      <w:r>
        <w:t>s</w:t>
      </w:r>
      <w:r>
        <w:t xml:space="preserve"> (e.g., </w:t>
      </w:r>
      <w:commentRangeStart w:id="66"/>
      <w:r>
        <w:t xml:space="preserve">climate drivers other than those selected by </w:t>
      </w:r>
      <w:proofErr w:type="spellStart"/>
      <w:r>
        <w:rPr>
          <w:i/>
        </w:rPr>
        <w:t>climwin</w:t>
      </w:r>
      <w:commentRangeEnd w:id="66"/>
      <w:proofErr w:type="spellEnd"/>
      <w:r w:rsidR="00C81A17">
        <w:rPr>
          <w:rStyle w:val="CommentReference"/>
        </w:rPr>
        <w:commentReference w:id="66"/>
      </w:r>
      <w:r>
        <w:t>, ris</w:t>
      </w:r>
      <w:r>
        <w:t>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The majority of negative growth trends observed here (Fig. 6) are probably attributable to successional stand dynamics as cohorts and stands age. For species exhibiting a pulse of recruitment in the past fol</w:t>
      </w:r>
      <w:r>
        <w:t xml:space="preserve">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w:t>
      </w:r>
      <w:r>
        <w:t>hresholds earlier (Brienen et al., 2017). Such a trend is not indicative of a directional response to changing environmental conditions that would be generalizable across stands (e.g., rising atmospheric CO</w:t>
      </w:r>
      <w:r>
        <w:rPr>
          <w:vertAlign w:val="subscript"/>
        </w:rPr>
        <w:t>2</w:t>
      </w:r>
      <w:r>
        <w:t>), but it does indicate declining growth of the s</w:t>
      </w:r>
      <w:r>
        <w:t xml:space="preserve">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w:t>
      </w:r>
      <w:r>
        <w:t>lasses as time proceeds</w:t>
      </w:r>
      <w:commentRangeStart w:id="67"/>
      <w:r>
        <w:t>.</w:t>
      </w:r>
      <w:commentRangeEnd w:id="67"/>
      <w:r w:rsidR="000F0440">
        <w:rPr>
          <w:rStyle w:val="CommentReference"/>
        </w:rPr>
        <w:commentReference w:id="67"/>
      </w:r>
      <w:r>
        <w:t xml:space="preserve"> In secondary stands, particularly those where many of the sampled species recruited in pulses that were followed by low recruitment (e.g., SCBI, HF; Appendix S1, Figs. S1-S10), growth declines are consistent with the tendency for f</w:t>
      </w:r>
      <w:r>
        <w:t>aster tree growth during early succession (</w:t>
      </w:r>
      <w:r>
        <w:rPr>
          <w:b/>
        </w:rPr>
        <w:t>REFS</w:t>
      </w:r>
      <w:r>
        <w:t>), and with increasing competition and declining woody productivity as young stands mature (e.g., Goulden et al., 2011; Pregitzer &amp; Euskirchen, 2004). Even within older forests, light-demanding species that es</w:t>
      </w:r>
      <w:r>
        <w:t xml:space="preserve">tablish in gaps (e.g., </w:t>
      </w:r>
      <w:r>
        <w:rPr>
          <w:i/>
        </w:rPr>
        <w:t>Jacaranda copaia</w:t>
      </w:r>
      <w:r>
        <w:t xml:space="preserve"> at BCNM, </w:t>
      </w:r>
      <w:commentRangeStart w:id="68"/>
      <w:r>
        <w:rPr>
          <w:i/>
        </w:rPr>
        <w:t xml:space="preserve">Populus </w:t>
      </w:r>
      <w:proofErr w:type="spellStart"/>
      <w:r>
        <w:rPr>
          <w:i/>
        </w:rPr>
        <w:t>tremuloides</w:t>
      </w:r>
      <w:proofErr w:type="spellEnd"/>
      <w:r>
        <w:t xml:space="preserve"> at CB; </w:t>
      </w:r>
      <w:commentRangeEnd w:id="68"/>
      <w:r w:rsidR="00092657">
        <w:rPr>
          <w:rStyle w:val="CommentReference"/>
        </w:rPr>
        <w:commentReference w:id="68"/>
      </w:r>
      <w:r>
        <w:t>Table S2) would tend to experience an increasingly competitive environment through time. For more shade-tolerant species in stands with no known major disturbance within the past 1</w:t>
      </w:r>
      <w:r>
        <w:t>.5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In a few instances, directional cha</w:t>
      </w:r>
      <w:r>
        <w:t>nges in growth are likely attributable to abiotic drivers. In the Czech Republic (ZOF), acid deposition dramatically reduced growth in the late 20th century, with peak influence between the 1970s and the early 1990s (Elling et al., 2009; Šamonil &amp; Vrška, 2</w:t>
      </w:r>
      <w:r>
        <w:t xml:space="preserve">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w:t>
      </w:r>
      <w:r>
        <w:t xml:space="preserve">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w:t>
      </w:r>
      <w:r>
        <w:t>apture a strong regional drying trend (Touchan et al., 2011; Williams et al., 2013), although sampling biases remain possible. At Scotty Creek, where rapid warming and melting permafrost are altering hydraulic conditions, resulting in high mortality, growt</w:t>
      </w:r>
      <w:r>
        <w:t xml:space="preserve">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w:t>
      </w:r>
      <w:r>
        <w:t>th rates of any species benefited substantially from increasing CO</w:t>
      </w:r>
      <w:r>
        <w:rPr>
          <w:vertAlign w:val="subscript"/>
        </w:rPr>
        <w:t>2</w:t>
      </w:r>
      <w:r>
        <w:t xml:space="preserve">, corroborating previous analyses from HKK </w:t>
      </w:r>
      <w:commentRangeStart w:id="69"/>
      <w:r>
        <w:t>Brienen et al. (2017)</w:t>
      </w:r>
      <w:commentRangeEnd w:id="69"/>
      <w:r w:rsidR="00646144">
        <w:rPr>
          <w:rStyle w:val="CommentReference"/>
        </w:rPr>
        <w:commentReference w:id="69"/>
      </w:r>
      <w:r>
        <w:t xml:space="preserve"> With a few potential exceptions (</w:t>
      </w:r>
      <w:r>
        <w:rPr>
          <w:i/>
        </w:rPr>
        <w:t>Fagus sylvatica</w:t>
      </w:r>
      <w:r>
        <w:t xml:space="preserve"> at ZOF, </w:t>
      </w:r>
      <w:r>
        <w:rPr>
          <w:i/>
        </w:rPr>
        <w:t>Picea pungens</w:t>
      </w:r>
      <w:r>
        <w:t xml:space="preserve"> and </w:t>
      </w:r>
      <w:r>
        <w:rPr>
          <w:i/>
        </w:rPr>
        <w:t>Pinus flexilis</w:t>
      </w:r>
      <w:r>
        <w:t xml:space="preserve"> </w:t>
      </w:r>
      <w:r>
        <w:t>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w:t>
      </w:r>
      <w:r>
        <w:t>ing CO</w:t>
      </w:r>
      <w:r>
        <w:rPr>
          <w:vertAlign w:val="subscript"/>
        </w:rPr>
        <w:t>2</w:t>
      </w:r>
      <w:r>
        <w:t xml:space="preserve"> (e.g., Girardin et al., 2016; Groenendijk et al., 2015; Hararuk et al., 2019; Walker et al., 2020), albeit contrasting with some (e.g., Hember et al., 2019; Voelker et al., 2006). </w:t>
      </w:r>
      <w:commentRangeStart w:id="70"/>
      <w:r>
        <w:t xml:space="preserve">A growth benefit </w:t>
      </w:r>
      <w:commentRangeEnd w:id="70"/>
      <w:r w:rsidR="00FD70DE">
        <w:rPr>
          <w:rStyle w:val="CommentReference"/>
        </w:rPr>
        <w:commentReference w:id="70"/>
      </w:r>
      <w:r>
        <w:t>of CO</w:t>
      </w:r>
      <w:r>
        <w:rPr>
          <w:vertAlign w:val="subscript"/>
        </w:rPr>
        <w:t>2</w:t>
      </w:r>
      <w:r>
        <w:t xml:space="preserve"> is potentially expected based on physiologic</w:t>
      </w:r>
      <w:r>
        <w:t>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w:t>
      </w:r>
      <w:r>
        <w:t xml:space="preserve">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71" w:name="Conclusions"/>
      <w:bookmarkEnd w:id="62"/>
      <w:r>
        <w:lastRenderedPageBreak/>
        <w:t>Conclusions</w:t>
      </w:r>
    </w:p>
    <w:p w14:paraId="618CEF83" w14:textId="77777777" w:rsidR="0022186F" w:rsidRDefault="003343E2">
      <w:pPr>
        <w:pStyle w:val="FirstParagraph"/>
      </w:pPr>
      <w:r>
        <w:t>Altogether, our analysis method reveals a much richer picture of the factors influencing tree growth than has previously been</w:t>
      </w:r>
      <w:r>
        <w:t xml:space="preserve">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w:t>
      </w:r>
      <w:r>
        <w:t xml:space="preserve"> 3 and 5, respectively), </w:t>
      </w:r>
      <w:commentRangeStart w:id="72"/>
      <w:r>
        <w:t xml:space="preserve">that growth–measured by any metric–almost universally varies with </w:t>
      </w:r>
      <m:oMath>
        <m:r>
          <w:rPr>
            <w:rFonts w:ascii="Cambria Math" w:hAnsi="Cambria Math"/>
          </w:rPr>
          <m:t>DBH</m:t>
        </m:r>
      </m:oMath>
      <w:r>
        <w:t xml:space="preserve"> (Fig. 4), </w:t>
      </w:r>
      <w:commentRangeEnd w:id="72"/>
      <w:r w:rsidR="00EA6953">
        <w:rPr>
          <w:rStyle w:val="CommentReference"/>
        </w:rPr>
        <w:commentReference w:id="72"/>
      </w:r>
      <w:r>
        <w:t>and that current or recently living trees commonly show growth declines in response to some combination of stand dynamics and environmental change (</w:t>
      </w:r>
      <w:r>
        <w:t>Fig. 6). While traditional dendrochronology methods, particularly those focused on climate reconstruction, generally sample and analyze data in order to minimize many of these effects, they are critical for understanding forest productivity in an era of gl</w:t>
      </w:r>
      <w:r>
        <w:t xml:space="preserve">obal change. </w:t>
      </w:r>
      <w:commentRangeStart w:id="73"/>
      <w:r>
        <w:t>As global change pressures intensify and the need to understand changing forest dynamics becomes increasingly urgent (REFS, McDowell et al., 2020), we expect that this approach will prove valuable to understanding drivers of tree growth and fo</w:t>
      </w:r>
      <w:r>
        <w:t>rest change.</w:t>
      </w:r>
      <w:commentRangeEnd w:id="73"/>
      <w:r w:rsidR="007C363F">
        <w:rPr>
          <w:rStyle w:val="CommentReference"/>
        </w:rPr>
        <w:commentReference w:id="73"/>
      </w:r>
    </w:p>
    <w:p w14:paraId="76CD56E5" w14:textId="77777777" w:rsidR="0022186F" w:rsidRDefault="003343E2">
      <w:pPr>
        <w:pStyle w:val="Heading1"/>
      </w:pPr>
      <w:bookmarkStart w:id="74" w:name="Acknowledgements"/>
      <w:bookmarkEnd w:id="71"/>
      <w:bookmarkEnd w:id="53"/>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w:t>
      </w:r>
      <w:r>
        <w:t>,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75" w:name="Authors"/>
      <w:bookmarkEnd w:id="74"/>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w:t>
      </w:r>
      <w:r>
        <w:t xml:space="preserve"> approval for publication.</w:t>
      </w:r>
    </w:p>
    <w:p w14:paraId="68851316" w14:textId="77777777" w:rsidR="0022186F" w:rsidRDefault="003343E2">
      <w:pPr>
        <w:pStyle w:val="Heading1"/>
      </w:pPr>
      <w:bookmarkStart w:id="76" w:name="Data"/>
      <w:bookmarkEnd w:id="75"/>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 . Data for [# TBD] of the sites are archived in th</w:t>
      </w:r>
      <w:r>
        <w:t>e The DendroEcological Network (DEN) database [SCBI, … ; Rayback et al. (2020)] and or the International Tree-Ring Data Bank, ITRDB (CB; …).</w:t>
      </w:r>
    </w:p>
    <w:p w14:paraId="5788B9CF" w14:textId="77777777" w:rsidR="0022186F" w:rsidRDefault="003343E2">
      <w:pPr>
        <w:pStyle w:val="Heading1"/>
      </w:pPr>
      <w:bookmarkStart w:id="77" w:name="Supplementary"/>
      <w:bookmarkEnd w:id="76"/>
      <w:commentRangeStart w:id="78"/>
      <w:r>
        <w:t xml:space="preserve">Supplementary </w:t>
      </w:r>
      <w:commentRangeEnd w:id="78"/>
      <w:r w:rsidR="006D59AA">
        <w:rPr>
          <w:rStyle w:val="CommentReference"/>
          <w:rFonts w:eastAsiaTheme="minorHAnsi" w:cstheme="minorBidi"/>
          <w:b w:val="0"/>
          <w:bCs w:val="0"/>
          <w:color w:val="auto"/>
        </w:rPr>
        <w:commentReference w:id="78"/>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lastRenderedPageBreak/>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w:t>
      </w:r>
      <w:r>
        <w:t>s for climate data evaluation and correction</w:t>
      </w:r>
    </w:p>
    <w:p w14:paraId="11A20F73" w14:textId="77777777" w:rsidR="0022186F" w:rsidRDefault="003343E2">
      <w:pPr>
        <w:pStyle w:val="BodyText"/>
      </w:pPr>
      <w:r>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w:t>
      </w:r>
      <w:r>
        <w:t>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w:t>
      </w:r>
      <w:r>
        <w:t>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w:t>
      </w:r>
      <w:r>
        <w:t>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r>
        <w:t>.</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80" w:name="References"/>
      <w:bookmarkEnd w:id="77"/>
      <w:r>
        <w:t>References</w:t>
      </w:r>
    </w:p>
    <w:p w14:paraId="0902589C" w14:textId="77777777" w:rsidR="0022186F" w:rsidRDefault="003343E2">
      <w:pPr>
        <w:pStyle w:val="Bibliography"/>
      </w:pPr>
      <w:bookmarkStart w:id="81" w:name="ref-alexander_potential_2019"/>
      <w:bookmarkStart w:id="82" w:name="refs"/>
      <w:r>
        <w:t>Alexander, M. R., Pearl, J. K., Bishop, D. A., Cook, E. R., Anchukaiti</w:t>
      </w:r>
      <w:r>
        <w:t xml:space="preserve">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2">
        <w:r>
          <w:rPr>
            <w:rStyle w:val="Hyperlink"/>
          </w:rPr>
          <w:t>https://doi.org/10.1017/qua.2019.33</w:t>
        </w:r>
      </w:hyperlink>
    </w:p>
    <w:p w14:paraId="3A0E06AE" w14:textId="77777777" w:rsidR="0022186F" w:rsidRDefault="003343E2">
      <w:pPr>
        <w:pStyle w:val="Bibliography"/>
      </w:pPr>
      <w:bookmarkStart w:id="83" w:name="ref-alexander_relative_2018"/>
      <w:bookmarkEnd w:id="81"/>
      <w:r>
        <w:t xml:space="preserve">Alexander, M. R., Rollinson, C. R., Babst, F., Trouet, V., &amp; Moore, D. J. P. (2018). Relative influences of multiple sources of uncertainty on cumulative and incremental tree-ring-derived aboveground biomass estimates. </w:t>
      </w:r>
      <w:r>
        <w:rPr>
          <w:i/>
        </w:rPr>
        <w:t>T</w:t>
      </w:r>
      <w:r>
        <w:rPr>
          <w:i/>
        </w:rPr>
        <w:t>rees</w:t>
      </w:r>
      <w:r>
        <w:t xml:space="preserve">, </w:t>
      </w:r>
      <w:r>
        <w:rPr>
          <w:i/>
        </w:rPr>
        <w:t>32</w:t>
      </w:r>
      <w:r>
        <w:t xml:space="preserve">(1), 265–276. </w:t>
      </w:r>
      <w:hyperlink r:id="rId23">
        <w:r>
          <w:rPr>
            <w:rStyle w:val="Hyperlink"/>
          </w:rPr>
          <w:t>https://doi.org/10.1007/s00468-017-1629-0</w:t>
        </w:r>
      </w:hyperlink>
    </w:p>
    <w:p w14:paraId="472308EB" w14:textId="77777777" w:rsidR="0022186F" w:rsidRDefault="003343E2">
      <w:pPr>
        <w:pStyle w:val="Bibliography"/>
      </w:pPr>
      <w:bookmarkStart w:id="84" w:name="ref-alfaro-sanchez_growth_2017"/>
      <w:bookmarkEnd w:id="83"/>
      <w:r>
        <w:t>Alfaro-Sánchez, R., Muller-Landau, H. C., Wright, S. J., &amp; Camarero, J. J. (2017). Growth and reproduction respond differently to c</w:t>
      </w:r>
      <w:r>
        <w:t xml:space="preserve">limate in three Neotropical tree species. </w:t>
      </w:r>
      <w:r>
        <w:rPr>
          <w:i/>
        </w:rPr>
        <w:t>Oecologia</w:t>
      </w:r>
      <w:r>
        <w:t xml:space="preserve">. </w:t>
      </w:r>
      <w:hyperlink r:id="rId24">
        <w:r>
          <w:rPr>
            <w:rStyle w:val="Hyperlink"/>
          </w:rPr>
          <w:t>https://doi.org/10.1007/s00442-017-3879-3</w:t>
        </w:r>
      </w:hyperlink>
    </w:p>
    <w:p w14:paraId="2619F2B1" w14:textId="77777777" w:rsidR="0022186F" w:rsidRDefault="003343E2">
      <w:pPr>
        <w:pStyle w:val="Bibliography"/>
      </w:pPr>
      <w:bookmarkStart w:id="85" w:name="ref-amoroso_dendroecology_2017"/>
      <w:bookmarkEnd w:id="84"/>
      <w:r>
        <w:lastRenderedPageBreak/>
        <w:t xml:space="preserve">Amoroso, M. M., Daniels, L., Baker, P. J., &amp; Camarero, J. J. (Eds.). (2017). </w:t>
      </w:r>
      <w:r>
        <w:rPr>
          <w:i/>
        </w:rPr>
        <w:t>Dendroecology: Tree-Rin</w:t>
      </w:r>
      <w:r>
        <w:rPr>
          <w:i/>
        </w:rPr>
        <w:t>g Analyses Applied to Ecological Studies</w:t>
      </w:r>
      <w:r>
        <w:t xml:space="preserve">. Springer International Publishing. </w:t>
      </w:r>
      <w:hyperlink r:id="rId25">
        <w:r>
          <w:rPr>
            <w:rStyle w:val="Hyperlink"/>
          </w:rPr>
          <w:t>https://doi.org/10.1007/978-3-319-61669-8</w:t>
        </w:r>
      </w:hyperlink>
    </w:p>
    <w:p w14:paraId="4C80498A" w14:textId="77777777" w:rsidR="0022186F" w:rsidRDefault="003343E2">
      <w:pPr>
        <w:pStyle w:val="Bibliography"/>
      </w:pPr>
      <w:bookmarkStart w:id="86" w:name="X7472afe191c4e6f910d2bf0bfbf82e114a2f267"/>
      <w:bookmarkEnd w:id="85"/>
      <w:r>
        <w:t>Anderson-Teixeira, K., Gonzalez, B., ForestGEO, McGregor, I., Gonzalez-Akre,</w:t>
      </w:r>
      <w:r>
        <w:t xml:space="preserve"> E., RHelcoski, Herrmann, V., Kim, A. Y., Terrell, A., &amp; Camerondow35. (2020). </w:t>
      </w:r>
      <w:r>
        <w:rPr>
          <w:i/>
        </w:rPr>
        <w:t>Forestgeo/Climate: Initial release</w:t>
      </w:r>
      <w:r>
        <w:t xml:space="preserve">. Zenodo. </w:t>
      </w:r>
      <w:hyperlink r:id="rId26">
        <w:r>
          <w:rPr>
            <w:rStyle w:val="Hyperlink"/>
          </w:rPr>
          <w:t>https://doi.org/10.5281/ZENODO.3958215</w:t>
        </w:r>
      </w:hyperlink>
    </w:p>
    <w:p w14:paraId="709219C8" w14:textId="77777777" w:rsidR="0022186F" w:rsidRDefault="003343E2">
      <w:pPr>
        <w:pStyle w:val="Bibliography"/>
      </w:pPr>
      <w:bookmarkStart w:id="87" w:name="X004b0b0adcb3b0fd197baeba21c22fc647d3498"/>
      <w:bookmarkEnd w:id="86"/>
      <w:r>
        <w:t>Anderson-Teixeira, K. J., Davies, S. J., Bennett, A. C., Gonzalez-Akre, E. B., Muller-Landau, H. C., Joseph Wright, S., Abu Salim, K., Almeyda Zambrano, A. M., Alonso, A., Baltzer, J. L., Basset, Y., Bourg, N. A., Broadbent, E. N., Brockelman, W. Y., Bunya</w:t>
      </w:r>
      <w:r>
        <w:t xml:space="preserve">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7">
        <w:r>
          <w:rPr>
            <w:rStyle w:val="Hyperlink"/>
          </w:rPr>
          <w:t>https://doi.org/10.1111/gcb.12712</w:t>
        </w:r>
      </w:hyperlink>
    </w:p>
    <w:p w14:paraId="2FF40804" w14:textId="77777777" w:rsidR="0022186F" w:rsidRDefault="003343E2">
      <w:pPr>
        <w:pStyle w:val="Bibliography"/>
      </w:pPr>
      <w:bookmarkStart w:id="88" w:name="ref-anderson-teixeira_size-related_2015"/>
      <w:bookmarkEnd w:id="87"/>
      <w:r>
        <w:t>Anderson-Teixeira, K. J., McGarvey, J. C., Muller-Landau, H. C., Park, J. Y., Gonzalez-Akre, E. B., Herrmann, V., Bennett, A. C., So, C. V., Bourg, N. A., Thompson, J. R., McMahon, S. M., &amp; McShea, W. J. (201</w:t>
      </w:r>
      <w:r>
        <w:t xml:space="preserve">5). Size-related scaling of tree form and function in a mixed-age forest. </w:t>
      </w:r>
      <w:r>
        <w:rPr>
          <w:i/>
        </w:rPr>
        <w:t>Functional Ecology</w:t>
      </w:r>
      <w:r>
        <w:t xml:space="preserve">, </w:t>
      </w:r>
      <w:r>
        <w:rPr>
          <w:i/>
        </w:rPr>
        <w:t>29</w:t>
      </w:r>
      <w:r>
        <w:t xml:space="preserve">(12), 1587–1602. </w:t>
      </w:r>
      <w:hyperlink r:id="rId28">
        <w:r>
          <w:rPr>
            <w:rStyle w:val="Hyperlink"/>
          </w:rPr>
          <w:t>https://doi.org/10.1111/1365-2435.12470</w:t>
        </w:r>
      </w:hyperlink>
    </w:p>
    <w:p w14:paraId="3FE44CC2" w14:textId="77777777" w:rsidR="0022186F" w:rsidRDefault="003343E2">
      <w:pPr>
        <w:pStyle w:val="Bibliography"/>
      </w:pPr>
      <w:bookmarkStart w:id="89" w:name="ref-babst_when_2018"/>
      <w:bookmarkEnd w:id="88"/>
      <w:r>
        <w:t>Babst, F., Bodesheim, P., Charney, N., Frien</w:t>
      </w:r>
      <w:r>
        <w:t>d, A. D., Girardin, M. P., Klesse, S., Moore, D. J. P., Seftigen, K., Björklund, J., Bouriaud, O., Dawson, A., DeRose, R. J., Dietze, M. C., Eckes, A. H., Enquist, B., Frank, D. C., Mahecha, M. D., Poulter, B., Record, S., … Evans, M. E. K. (2018). When tr</w:t>
      </w:r>
      <w:r>
        <w:t xml:space="preserve">ee rings go global: Challenges and opportunities for retro- and prospective insight. </w:t>
      </w:r>
      <w:r>
        <w:rPr>
          <w:i/>
        </w:rPr>
        <w:t>Quaternary Science Reviews</w:t>
      </w:r>
      <w:r>
        <w:t xml:space="preserve">, </w:t>
      </w:r>
      <w:r>
        <w:rPr>
          <w:i/>
        </w:rPr>
        <w:t>197</w:t>
      </w:r>
      <w:r>
        <w:t xml:space="preserve">, 1–20. </w:t>
      </w:r>
      <w:hyperlink r:id="rId29">
        <w:r>
          <w:rPr>
            <w:rStyle w:val="Hyperlink"/>
          </w:rPr>
          <w:t>https://doi.org/10.1016/j.quascirev.2018.07.009</w:t>
        </w:r>
      </w:hyperlink>
    </w:p>
    <w:p w14:paraId="34617702" w14:textId="77777777" w:rsidR="0022186F" w:rsidRDefault="003343E2">
      <w:pPr>
        <w:pStyle w:val="Bibliography"/>
      </w:pPr>
      <w:bookmarkStart w:id="90" w:name="ref-babst_twentieth_2019"/>
      <w:bookmarkEnd w:id="89"/>
      <w:r>
        <w:t>Babst, F., Bouria</w:t>
      </w:r>
      <w:r>
        <w:t xml:space="preserve">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0">
        <w:r>
          <w:rPr>
            <w:rStyle w:val="Hyperlink"/>
          </w:rPr>
          <w:t>https://doi.org</w:t>
        </w:r>
        <w:r>
          <w:rPr>
            <w:rStyle w:val="Hyperlink"/>
          </w:rPr>
          <w:t>/10.1126/sciadv.aat4313</w:t>
        </w:r>
      </w:hyperlink>
    </w:p>
    <w:p w14:paraId="1A1F5AF9" w14:textId="77777777" w:rsidR="0022186F" w:rsidRDefault="003343E2">
      <w:pPr>
        <w:pStyle w:val="Bibliography"/>
      </w:pPr>
      <w:bookmarkStart w:id="91" w:name="ref-banbury_morgan_global_nodate"/>
      <w:bookmarkEnd w:id="90"/>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92" w:name="ref-beedlow_importance_2013"/>
      <w:bookmarkEnd w:id="91"/>
      <w:r>
        <w:t>Beedlow, P. A., Lee, E. H., Ti</w:t>
      </w:r>
      <w:r>
        <w:t xml:space="preserve">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1">
        <w:r>
          <w:rPr>
            <w:rStyle w:val="Hyperlink"/>
          </w:rPr>
          <w:t>https://doi.org/10.1016/j.agrformet.2012.10.010</w:t>
        </w:r>
      </w:hyperlink>
    </w:p>
    <w:p w14:paraId="3B7ACE58" w14:textId="77777777" w:rsidR="0022186F" w:rsidRDefault="003343E2">
      <w:pPr>
        <w:pStyle w:val="Bibliography"/>
      </w:pPr>
      <w:bookmarkStart w:id="93" w:name="ref-bennett_larger_2015"/>
      <w:bookmarkEnd w:id="92"/>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2">
        <w:r>
          <w:rPr>
            <w:rStyle w:val="Hyperlink"/>
          </w:rPr>
          <w:t>https://doi.org/10.1038/nplants.2015.139</w:t>
        </w:r>
      </w:hyperlink>
    </w:p>
    <w:p w14:paraId="714AD996" w14:textId="77777777" w:rsidR="0022186F" w:rsidRDefault="003343E2">
      <w:pPr>
        <w:pStyle w:val="Bibliography"/>
      </w:pPr>
      <w:bookmarkStart w:id="94" w:name="ref-biondi_theory-driven_2008"/>
      <w:bookmarkEnd w:id="93"/>
      <w:r>
        <w:t xml:space="preserve">Biondi, F., &amp; Qeadan, F. (2008). A Theory-Driven Approach to Tree-Ring Standardization: Defining the Biological Trend from Expected Basal Area Increment. </w:t>
      </w:r>
      <w:r>
        <w:rPr>
          <w:i/>
        </w:rPr>
        <w:t>Tre</w:t>
      </w:r>
      <w:r>
        <w:rPr>
          <w:i/>
        </w:rPr>
        <w:t>e-Ring Research</w:t>
      </w:r>
      <w:r>
        <w:t xml:space="preserve">, </w:t>
      </w:r>
      <w:r>
        <w:rPr>
          <w:i/>
        </w:rPr>
        <w:t>64</w:t>
      </w:r>
      <w:r>
        <w:t xml:space="preserve">(2), 81–96. </w:t>
      </w:r>
      <w:hyperlink r:id="rId33">
        <w:r>
          <w:rPr>
            <w:rStyle w:val="Hyperlink"/>
          </w:rPr>
          <w:t>https://doi.org/10.3959/2008-6.1</w:t>
        </w:r>
      </w:hyperlink>
    </w:p>
    <w:p w14:paraId="5F8A449A" w14:textId="77777777" w:rsidR="0022186F" w:rsidRDefault="003343E2">
      <w:pPr>
        <w:pStyle w:val="Bibliography"/>
      </w:pPr>
      <w:bookmarkStart w:id="95" w:name="ref-birch_birch_2020"/>
      <w:bookmarkEnd w:id="94"/>
      <w:r>
        <w:lastRenderedPageBreak/>
        <w:t xml:space="preserve">Birch, J. D., DeRose, R. J., &amp; Lutz, J. A. (2020a). Birch - Cedar Breaks National Monument - ABBI - ITRDB UT545. </w:t>
      </w:r>
      <w:r>
        <w:rPr>
          <w:i/>
        </w:rPr>
        <w:t>NOAA NCDC</w:t>
      </w:r>
      <w:r>
        <w:t>. https://doi.org/</w:t>
      </w:r>
      <w:hyperlink r:id="rId34">
        <w:r>
          <w:rPr>
            <w:rStyle w:val="Hyperlink"/>
          </w:rPr>
          <w:t>https://www.ncdc.noaa.gov/paleo-search/study/31994</w:t>
        </w:r>
      </w:hyperlink>
    </w:p>
    <w:p w14:paraId="5676C48D" w14:textId="77777777" w:rsidR="0022186F" w:rsidRDefault="003343E2">
      <w:pPr>
        <w:pStyle w:val="Bibliography"/>
      </w:pPr>
      <w:bookmarkStart w:id="96" w:name="ref-birch_birch_2020-2"/>
      <w:bookmarkEnd w:id="95"/>
      <w:r>
        <w:t xml:space="preserve">Birch, J. D., DeRose, R. J., &amp; Lutz, J. A. (2020b). Birch - Cedar Breaks National Monument - PCEN - ITRDB UT546. </w:t>
      </w:r>
      <w:r>
        <w:rPr>
          <w:i/>
        </w:rPr>
        <w:t>NOAA NCDC</w:t>
      </w:r>
      <w:r>
        <w:t>. https://doi</w:t>
      </w:r>
      <w:r>
        <w:t>.org/</w:t>
      </w:r>
      <w:hyperlink r:id="rId35">
        <w:r>
          <w:rPr>
            <w:rStyle w:val="Hyperlink"/>
          </w:rPr>
          <w:t>https://www.ncdc.noaa.gov/paleo-search/study/31995</w:t>
        </w:r>
      </w:hyperlink>
    </w:p>
    <w:p w14:paraId="255F31B0" w14:textId="77777777" w:rsidR="0022186F" w:rsidRDefault="003343E2">
      <w:pPr>
        <w:pStyle w:val="Bibliography"/>
      </w:pPr>
      <w:bookmarkStart w:id="97" w:name="ref-birch_birch_2020-3"/>
      <w:bookmarkEnd w:id="96"/>
      <w:r>
        <w:t xml:space="preserve">Birch, J. D., DeRose, R. J., &amp; Lutz, J. A. (2020c). Birch - Cedar Breaks National Monument - PIFL - ITRDB UT547. </w:t>
      </w:r>
      <w:r>
        <w:rPr>
          <w:i/>
        </w:rPr>
        <w:t>NOAA NCDC</w:t>
      </w:r>
      <w:r>
        <w:t>. https:</w:t>
      </w:r>
      <w:r>
        <w:t>//doi.org/</w:t>
      </w:r>
      <w:hyperlink r:id="rId36">
        <w:r>
          <w:rPr>
            <w:rStyle w:val="Hyperlink"/>
          </w:rPr>
          <w:t>https://www.ncdc.noaa.gov/paleo-search/study/31996</w:t>
        </w:r>
      </w:hyperlink>
    </w:p>
    <w:p w14:paraId="5001E5F5" w14:textId="77777777" w:rsidR="0022186F" w:rsidRDefault="003343E2">
      <w:pPr>
        <w:pStyle w:val="Bibliography"/>
      </w:pPr>
      <w:bookmarkStart w:id="98" w:name="ref-birch_birch_2020-4"/>
      <w:bookmarkEnd w:id="97"/>
      <w:r>
        <w:t xml:space="preserve">Birch, J. D., DeRose, R. J., &amp; Lutz, J. A. (2020d). Birch - Cedar Breaks National Monument - PSME - ITRDB UT548. </w:t>
      </w:r>
      <w:r>
        <w:rPr>
          <w:i/>
        </w:rPr>
        <w:t>NOAA NCDC</w:t>
      </w:r>
      <w:r>
        <w:t>. h</w:t>
      </w:r>
      <w:r>
        <w:t>ttps://doi.org/</w:t>
      </w:r>
      <w:hyperlink r:id="rId37">
        <w:r>
          <w:rPr>
            <w:rStyle w:val="Hyperlink"/>
          </w:rPr>
          <w:t>https://www.ncdc.noaa.gov/paleo-search/study/31997</w:t>
        </w:r>
      </w:hyperlink>
    </w:p>
    <w:p w14:paraId="73DFCA9B" w14:textId="77777777" w:rsidR="0022186F" w:rsidRDefault="003343E2">
      <w:pPr>
        <w:pStyle w:val="Bibliography"/>
      </w:pPr>
      <w:bookmarkStart w:id="99" w:name="ref-bowman_detecting_2013"/>
      <w:bookmarkEnd w:id="98"/>
      <w:r>
        <w:t>Bowman, D. M. J. S., Brienen, R. J. W., Gloor, E., Phillips, O. L., &amp; Prior, L. D. (2013). Detecting trends in tree grow</w:t>
      </w:r>
      <w:r>
        <w:t xml:space="preserve">th: Not so simple. </w:t>
      </w:r>
      <w:r>
        <w:rPr>
          <w:i/>
        </w:rPr>
        <w:t>Trends in Plant Science</w:t>
      </w:r>
      <w:r>
        <w:t xml:space="preserve">, </w:t>
      </w:r>
      <w:r>
        <w:rPr>
          <w:i/>
        </w:rPr>
        <w:t>18</w:t>
      </w:r>
      <w:r>
        <w:t xml:space="preserve">(1), 11–17. </w:t>
      </w:r>
      <w:hyperlink r:id="rId38">
        <w:r>
          <w:rPr>
            <w:rStyle w:val="Hyperlink"/>
          </w:rPr>
          <w:t>https://doi.org/10.1016/j.tplants.2012.08.005</w:t>
        </w:r>
      </w:hyperlink>
    </w:p>
    <w:p w14:paraId="6B6C9E02" w14:textId="77777777" w:rsidR="0022186F" w:rsidRPr="002E4CC5" w:rsidRDefault="003343E2">
      <w:pPr>
        <w:pStyle w:val="Bibliography"/>
        <w:rPr>
          <w:lang w:val="nl-NL"/>
          <w:rPrChange w:id="100" w:author="Zuidema, Pieter" w:date="2021-02-23T12:23:00Z">
            <w:rPr/>
          </w:rPrChange>
        </w:rPr>
      </w:pPr>
      <w:bookmarkStart w:id="101" w:name="ref-braker_measuring_2002"/>
      <w:bookmarkEnd w:id="99"/>
      <w:r>
        <w:t>Bräker, O. U. (2002). Measuring and data processing in tree-ring research  a methodolog</w:t>
      </w:r>
      <w:r>
        <w:t xml:space="preserve">ical introduction. </w:t>
      </w:r>
      <w:r w:rsidRPr="002E4CC5">
        <w:rPr>
          <w:i/>
          <w:lang w:val="nl-NL"/>
          <w:rPrChange w:id="102" w:author="Zuidema, Pieter" w:date="2021-02-23T12:23:00Z">
            <w:rPr>
              <w:i/>
            </w:rPr>
          </w:rPrChange>
        </w:rPr>
        <w:t>Dendrochronologia</w:t>
      </w:r>
      <w:r w:rsidRPr="002E4CC5">
        <w:rPr>
          <w:lang w:val="nl-NL"/>
          <w:rPrChange w:id="103" w:author="Zuidema, Pieter" w:date="2021-02-23T12:23:00Z">
            <w:rPr/>
          </w:rPrChange>
        </w:rPr>
        <w:t xml:space="preserve">, </w:t>
      </w:r>
      <w:r w:rsidRPr="002E4CC5">
        <w:rPr>
          <w:i/>
          <w:lang w:val="nl-NL"/>
          <w:rPrChange w:id="104" w:author="Zuidema, Pieter" w:date="2021-02-23T12:23:00Z">
            <w:rPr>
              <w:i/>
            </w:rPr>
          </w:rPrChange>
        </w:rPr>
        <w:t>20</w:t>
      </w:r>
      <w:r w:rsidRPr="002E4CC5">
        <w:rPr>
          <w:lang w:val="nl-NL"/>
          <w:rPrChange w:id="105" w:author="Zuidema, Pieter" w:date="2021-02-23T12:23:00Z">
            <w:rPr/>
          </w:rPrChange>
        </w:rPr>
        <w:t xml:space="preserve">(1), 203–216. </w:t>
      </w:r>
      <w:r>
        <w:fldChar w:fldCharType="begin"/>
      </w:r>
      <w:r w:rsidRPr="002E4CC5">
        <w:rPr>
          <w:lang w:val="nl-NL"/>
          <w:rPrChange w:id="106" w:author="Zuidema, Pieter" w:date="2021-02-23T12:23:00Z">
            <w:rPr/>
          </w:rPrChange>
        </w:rPr>
        <w:instrText xml:space="preserve"> HYPERLINK "https://doi.org/10.1078/1125-7865-00017" \h </w:instrText>
      </w:r>
      <w:r>
        <w:fldChar w:fldCharType="separate"/>
      </w:r>
      <w:r w:rsidRPr="002E4CC5">
        <w:rPr>
          <w:rStyle w:val="Hyperlink"/>
          <w:lang w:val="nl-NL"/>
          <w:rPrChange w:id="107"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08" w:name="ref-brienen_detecting_2012"/>
      <w:bookmarkEnd w:id="101"/>
      <w:r w:rsidRPr="002E4CC5">
        <w:rPr>
          <w:lang w:val="nl-NL"/>
          <w:rPrChange w:id="109" w:author="Zuidema, Pieter" w:date="2021-02-23T12:23:00Z">
            <w:rPr/>
          </w:rPrChange>
        </w:rPr>
        <w:t xml:space="preserve">Brienen, R. J. W., Gloor, E., &amp; Zuidema, P. A. (2012). </w:t>
      </w:r>
      <w:r>
        <w:t xml:space="preserve">Detecting evidence for CO </w:t>
      </w:r>
      <w:r>
        <w:rPr>
          <w:vertAlign w:val="subscript"/>
        </w:rPr>
        <w:t>2</w:t>
      </w:r>
      <w:r>
        <w:t xml:space="preserve"> fertilization from t</w:t>
      </w:r>
      <w:r>
        <w:t xml:space="preserve">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9">
        <w:r>
          <w:rPr>
            <w:rStyle w:val="Hyperlink"/>
          </w:rPr>
          <w:t>https://doi.org/10.1029/2011GB004143</w:t>
        </w:r>
      </w:hyperlink>
    </w:p>
    <w:p w14:paraId="4FE84C7D" w14:textId="77777777" w:rsidR="0022186F" w:rsidRDefault="003343E2">
      <w:pPr>
        <w:pStyle w:val="Bibliography"/>
      </w:pPr>
      <w:bookmarkStart w:id="110" w:name="ref-brienen_tree_2017"/>
      <w:bookmarkEnd w:id="108"/>
      <w:r w:rsidRPr="002E4CC5">
        <w:rPr>
          <w:lang w:val="nl-NL"/>
          <w:rPrChange w:id="111" w:author="Zuidema, Pieter" w:date="2021-02-23T12:23:00Z">
            <w:rPr/>
          </w:rPrChange>
        </w:rPr>
        <w:t>Brienen, R. J. W., Gloor</w:t>
      </w:r>
      <w:r w:rsidRPr="002E4CC5">
        <w:rPr>
          <w:lang w:val="nl-NL"/>
          <w:rPrChange w:id="112" w:author="Zuidema, Pieter" w:date="2021-02-23T12:23:00Z">
            <w:rPr/>
          </w:rPrChange>
        </w:rPr>
        <w:t xml:space="preserve">, M., &amp; </w:t>
      </w:r>
      <w:proofErr w:type="spellStart"/>
      <w:r w:rsidRPr="002E4CC5">
        <w:rPr>
          <w:lang w:val="nl-NL"/>
          <w:rPrChange w:id="113" w:author="Zuidema, Pieter" w:date="2021-02-23T12:23:00Z">
            <w:rPr/>
          </w:rPrChange>
        </w:rPr>
        <w:t>Ziv</w:t>
      </w:r>
      <w:proofErr w:type="spellEnd"/>
      <w:r w:rsidRPr="002E4CC5">
        <w:rPr>
          <w:lang w:val="nl-NL"/>
          <w:rPrChange w:id="114"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0">
        <w:r>
          <w:rPr>
            <w:rStyle w:val="Hyperlink"/>
          </w:rPr>
          <w:t>https://doi.org/10.1111/gcb.13410</w:t>
        </w:r>
      </w:hyperlink>
    </w:p>
    <w:p w14:paraId="1DCB2FFA" w14:textId="77777777" w:rsidR="0022186F" w:rsidRDefault="003343E2">
      <w:pPr>
        <w:pStyle w:val="Bibliography"/>
      </w:pPr>
      <w:bookmarkStart w:id="115" w:name="ref-bumann_assessing_2019"/>
      <w:bookmarkEnd w:id="110"/>
      <w:r>
        <w:t>Bumann, E., Awada, T., Wardlow</w:t>
      </w:r>
      <w:r>
        <w:t xml:space="preserve">,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w:t>
      </w:r>
      <w:r>
        <w:t xml:space="preserve">., Through dendroecological and remote-sensing techniques. </w:t>
      </w:r>
      <w:r>
        <w:rPr>
          <w:i/>
        </w:rPr>
        <w:t>Canadian Journal of Forest Research</w:t>
      </w:r>
      <w:r>
        <w:t xml:space="preserve">, </w:t>
      </w:r>
      <w:r>
        <w:rPr>
          <w:i/>
        </w:rPr>
        <w:t>49</w:t>
      </w:r>
      <w:r>
        <w:t xml:space="preserve">(5), 423–433. </w:t>
      </w:r>
      <w:hyperlink r:id="rId41">
        <w:r>
          <w:rPr>
            <w:rStyle w:val="Hyperlink"/>
          </w:rPr>
          <w:t>https://doi.org/10.1139/cjfr-2018-0206</w:t>
        </w:r>
      </w:hyperlink>
    </w:p>
    <w:p w14:paraId="16FC5820" w14:textId="77777777" w:rsidR="0022186F" w:rsidRDefault="003343E2">
      <w:pPr>
        <w:pStyle w:val="Bibliography"/>
      </w:pPr>
      <w:bookmarkStart w:id="116" w:name="ref-buntgen_2500_2011"/>
      <w:bookmarkEnd w:id="115"/>
      <w:r>
        <w:t>Buntgen, U., Tegel, W., Nicolussi, K., McCormic</w:t>
      </w:r>
      <w:r>
        <w:t xml:space="preserve">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2">
        <w:r>
          <w:rPr>
            <w:rStyle w:val="Hyperlink"/>
          </w:rPr>
          <w:t>https://doi.org/10.1126/science.1197175</w:t>
        </w:r>
      </w:hyperlink>
    </w:p>
    <w:p w14:paraId="69CD6FFB" w14:textId="77777777" w:rsidR="0022186F" w:rsidRDefault="003343E2">
      <w:pPr>
        <w:pStyle w:val="Bibliography"/>
      </w:pPr>
      <w:bookmarkStart w:id="117" w:name="ref-cailleret_synthesis_2017"/>
      <w:bookmarkEnd w:id="116"/>
      <w:r>
        <w:t>Cailleret, M., Jansen, S., Robert, E. M. R., Desoto, L., Aakala, T., Antos, J. A., Beikircher, B., Bigler, C., Bugmann, H., Caccianiga, M., Čada, V., Camarero, J. J., Cherubini, P., Cochard, H</w:t>
      </w:r>
      <w:r>
        <w:t xml:space="preserve">.,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3">
        <w:r>
          <w:rPr>
            <w:rStyle w:val="Hyperlink"/>
          </w:rPr>
          <w:t>https</w:t>
        </w:r>
        <w:r>
          <w:rPr>
            <w:rStyle w:val="Hyperlink"/>
          </w:rPr>
          <w:t>://doi.org/10.1111/gcb.13535</w:t>
        </w:r>
      </w:hyperlink>
    </w:p>
    <w:p w14:paraId="094DDE68" w14:textId="77777777" w:rsidR="0022186F" w:rsidRDefault="003343E2">
      <w:pPr>
        <w:pStyle w:val="Bibliography"/>
      </w:pPr>
      <w:bookmarkStart w:id="118" w:name="ref-cavin_highest_2017"/>
      <w:bookmarkEnd w:id="117"/>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(1), 36</w:t>
      </w:r>
      <w:r>
        <w:t xml:space="preserve">2–379. </w:t>
      </w:r>
      <w:hyperlink r:id="rId44">
        <w:r>
          <w:rPr>
            <w:rStyle w:val="Hyperlink"/>
          </w:rPr>
          <w:t>https://doi.org/10.1111/gcb.13366</w:t>
        </w:r>
      </w:hyperlink>
    </w:p>
    <w:p w14:paraId="0B59F6AE" w14:textId="77777777" w:rsidR="0022186F" w:rsidRDefault="003343E2">
      <w:pPr>
        <w:pStyle w:val="Bibliography"/>
      </w:pPr>
      <w:bookmarkStart w:id="119" w:name="ref-charney_observed_2016"/>
      <w:bookmarkEnd w:id="118"/>
      <w:r>
        <w:t>Charney, N. D., Babst, F., Poulter, B., Record, S., Trouet, V. M., Frank, D., Enquist, B. J., &amp; Evans, M. E. K. (2016). Observed forest sensitivity to climate imp</w:t>
      </w:r>
      <w:r>
        <w:t xml:space="preserve">lies large changes in 21st century North American forest growth. </w:t>
      </w:r>
      <w:r>
        <w:rPr>
          <w:i/>
        </w:rPr>
        <w:t>Ecology Letters</w:t>
      </w:r>
      <w:r>
        <w:t xml:space="preserve">, </w:t>
      </w:r>
      <w:r>
        <w:rPr>
          <w:i/>
        </w:rPr>
        <w:t>19</w:t>
      </w:r>
      <w:r>
        <w:t xml:space="preserve">(9), 1119–1128. </w:t>
      </w:r>
      <w:hyperlink r:id="rId45">
        <w:r>
          <w:rPr>
            <w:rStyle w:val="Hyperlink"/>
          </w:rPr>
          <w:t>https://doi.org/10.1111/ele.12650</w:t>
        </w:r>
      </w:hyperlink>
    </w:p>
    <w:p w14:paraId="15591BD9" w14:textId="77777777" w:rsidR="0022186F" w:rsidRDefault="003343E2">
      <w:pPr>
        <w:pStyle w:val="Bibliography"/>
      </w:pPr>
      <w:bookmarkStart w:id="120" w:name="ref-cherubini_potential_1998"/>
      <w:bookmarkEnd w:id="119"/>
      <w:r>
        <w:t>Cherubini, P., Dobbertin, M., &amp; Innes, J. L. (1998). Potential sampli</w:t>
      </w:r>
      <w:r>
        <w:t xml:space="preserve">ng bias in long-term forest growth trends reconstructed from tree rings: A case study from the Italian Alps. </w:t>
      </w:r>
      <w:r>
        <w:rPr>
          <w:i/>
        </w:rPr>
        <w:t>Forest Ecology and Management</w:t>
      </w:r>
      <w:r>
        <w:t xml:space="preserve">, </w:t>
      </w:r>
      <w:r>
        <w:rPr>
          <w:i/>
        </w:rPr>
        <w:t>109</w:t>
      </w:r>
      <w:r>
        <w:t xml:space="preserve">(1), 103–118. </w:t>
      </w:r>
      <w:hyperlink r:id="rId46">
        <w:r>
          <w:rPr>
            <w:rStyle w:val="Hyperlink"/>
          </w:rPr>
          <w:t>https://doi.org/10.1016/S0378-1127</w:t>
        </w:r>
        <w:r>
          <w:rPr>
            <w:rStyle w:val="Hyperlink"/>
          </w:rPr>
          <w:t>(98)00242-4</w:t>
        </w:r>
      </w:hyperlink>
    </w:p>
    <w:p w14:paraId="168E14DF" w14:textId="77777777" w:rsidR="0022186F" w:rsidRDefault="003343E2">
      <w:pPr>
        <w:pStyle w:val="Bibliography"/>
      </w:pPr>
      <w:bookmarkStart w:id="121" w:name="ref-cook_climate_1989"/>
      <w:bookmarkEnd w:id="120"/>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7">
        <w:r>
          <w:rPr>
            <w:rStyle w:val="Hyperlink"/>
          </w:rPr>
          <w:t>https://doi.org/10.1007/BF00282374</w:t>
        </w:r>
      </w:hyperlink>
    </w:p>
    <w:p w14:paraId="63C37BF6" w14:textId="77777777" w:rsidR="0022186F" w:rsidRDefault="003343E2">
      <w:pPr>
        <w:pStyle w:val="Bibliography"/>
      </w:pPr>
      <w:bookmarkStart w:id="122" w:name="ref-cook_calculating_1997"/>
      <w:bookmarkEnd w:id="121"/>
      <w:r>
        <w:t>Cook,</w:t>
      </w:r>
      <w:r>
        <w:t xml:space="preserve"> E. R., &amp; Peters, K. (1997). Calculating unbiased tree-ring indices for the study of climatic and environmental change. </w:t>
      </w:r>
      <w:r>
        <w:rPr>
          <w:i/>
        </w:rPr>
        <w:t>The Holocene</w:t>
      </w:r>
      <w:r>
        <w:t xml:space="preserve">, </w:t>
      </w:r>
      <w:r>
        <w:rPr>
          <w:i/>
        </w:rPr>
        <w:t>7</w:t>
      </w:r>
      <w:r>
        <w:t xml:space="preserve">(3), 361–370. </w:t>
      </w:r>
      <w:hyperlink r:id="rId48">
        <w:r>
          <w:rPr>
            <w:rStyle w:val="Hyperlink"/>
          </w:rPr>
          <w:t>https://doi.org/10.1177/095968369700700314</w:t>
        </w:r>
      </w:hyperlink>
    </w:p>
    <w:p w14:paraId="5D777B1C" w14:textId="77777777" w:rsidR="0022186F" w:rsidRDefault="003343E2">
      <w:pPr>
        <w:pStyle w:val="Bibliography"/>
      </w:pPr>
      <w:bookmarkStart w:id="123" w:name="ref-davies_forestgeo_2021"/>
      <w:bookmarkEnd w:id="122"/>
      <w:r>
        <w:t>Da</w:t>
      </w:r>
      <w:r>
        <w:t>vies, S. J., Abiem, I., Abu Salim, K., Aguilar, S., Allen, D., Alonso, A., Anderson-Teixeira, K., Andrade, A., Arellano, G., Ashton, P. S., Baker, P. J., Baker, M. E., Baltzer, J. L., Basset, Y., Bissiengou, P., Bohlman, S., Bourg, N. A., Brockelman, W. Y.</w:t>
      </w:r>
      <w:r>
        <w:t xml:space="preserve">,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9">
        <w:r>
          <w:rPr>
            <w:rStyle w:val="Hyperlink"/>
          </w:rPr>
          <w:t>https://doi.org/10</w:t>
        </w:r>
        <w:r>
          <w:rPr>
            <w:rStyle w:val="Hyperlink"/>
          </w:rPr>
          <w:t>.1016/j.biocon.2020.108907</w:t>
        </w:r>
      </w:hyperlink>
    </w:p>
    <w:p w14:paraId="4BBACCD8" w14:textId="77777777" w:rsidR="0022186F" w:rsidRDefault="003343E2">
      <w:pPr>
        <w:pStyle w:val="Bibliography"/>
      </w:pPr>
      <w:bookmarkStart w:id="124" w:name="ref-davis_forest_2009"/>
      <w:bookmarkEnd w:id="123"/>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0">
        <w:r>
          <w:rPr>
            <w:rStyle w:val="Hyperlink"/>
          </w:rPr>
          <w:t>https://doi.org/10.1016/j.foreco.2009.08.009</w:t>
        </w:r>
      </w:hyperlink>
    </w:p>
    <w:p w14:paraId="585154FB" w14:textId="77777777" w:rsidR="0022186F" w:rsidRDefault="003343E2">
      <w:pPr>
        <w:pStyle w:val="Bibliography"/>
      </w:pPr>
      <w:bookmarkStart w:id="125" w:name="ref-dearborn_permafrost_2020"/>
      <w:bookmarkEnd w:id="124"/>
      <w:r>
        <w:t>Dearborn, K. D., Wallace, C. A., Patankar, R., &amp; Baltzer, J. L. (2020). Permafrost thaw in boreal peatlands is rapidly altering forest community comp</w:t>
      </w:r>
      <w:r>
        <w:t xml:space="preserve">osition. </w:t>
      </w:r>
      <w:r>
        <w:rPr>
          <w:i/>
        </w:rPr>
        <w:t>Journal of Ecology</w:t>
      </w:r>
      <w:r>
        <w:t xml:space="preserve">. </w:t>
      </w:r>
      <w:hyperlink r:id="rId51">
        <w:r>
          <w:rPr>
            <w:rStyle w:val="Hyperlink"/>
          </w:rPr>
          <w:t>https://doi.org/10.1111/1365-2745.13569</w:t>
        </w:r>
      </w:hyperlink>
    </w:p>
    <w:p w14:paraId="43360B35" w14:textId="77777777" w:rsidR="0022186F" w:rsidRDefault="003343E2">
      <w:pPr>
        <w:pStyle w:val="Bibliography"/>
      </w:pPr>
      <w:bookmarkStart w:id="126" w:name="ref-desoto_low_2020"/>
      <w:bookmarkEnd w:id="125"/>
      <w:r>
        <w:t>DeSoto, L., Cailleret, M., Sterck, F., Jansen, S., Kramer, K., Robert, E. M. R., Aakala, T., Amoroso, M. M., Bigler, C., Camarer</w:t>
      </w:r>
      <w:r>
        <w:t xml:space="preserve">o, J. J., Čufar, K., Gea-Izquierdo, G., Gillner, S., Haavik, L. J., Hereş, A.-M., Kane, J. M., Kharuk, V. I., Kitzberger, T., Klein, T., … Martínez-Vilalta, J. (2020). Low growth resilience to drought is related to future mortality risk in trees. </w:t>
      </w:r>
      <w:r>
        <w:rPr>
          <w:i/>
        </w:rPr>
        <w:t>Nature Co</w:t>
      </w:r>
      <w:r>
        <w:rPr>
          <w:i/>
        </w:rPr>
        <w:t>mmunications</w:t>
      </w:r>
      <w:r>
        <w:t xml:space="preserve">, </w:t>
      </w:r>
      <w:r>
        <w:rPr>
          <w:i/>
        </w:rPr>
        <w:t>11</w:t>
      </w:r>
      <w:r>
        <w:t xml:space="preserve">(1). </w:t>
      </w:r>
      <w:hyperlink r:id="rId52">
        <w:r>
          <w:rPr>
            <w:rStyle w:val="Hyperlink"/>
          </w:rPr>
          <w:t>https://doi.org/10.1038/s41467-020-14300-5</w:t>
        </w:r>
      </w:hyperlink>
    </w:p>
    <w:p w14:paraId="0B58CAEC" w14:textId="77777777" w:rsidR="0022186F" w:rsidRDefault="003343E2">
      <w:pPr>
        <w:pStyle w:val="Bibliography"/>
      </w:pPr>
      <w:bookmarkStart w:id="127" w:name="ref-dye_comparing_2016"/>
      <w:bookmarkEnd w:id="126"/>
      <w:r>
        <w:t>Dye, A., Barker Plotkin, A., Bishop, D., Pederson, N., Poulter, B., &amp; Hessl, A. (2016). Comparing tree-ring and permanent plot est</w:t>
      </w:r>
      <w:r>
        <w:t xml:space="preserve">imates of aboveground net primary production in three eastern U.S. forests. </w:t>
      </w:r>
      <w:r>
        <w:rPr>
          <w:i/>
        </w:rPr>
        <w:t>Ecosphere</w:t>
      </w:r>
      <w:r>
        <w:t xml:space="preserve">, </w:t>
      </w:r>
      <w:r>
        <w:rPr>
          <w:i/>
        </w:rPr>
        <w:t>7</w:t>
      </w:r>
      <w:r>
        <w:t xml:space="preserve">(9), e01454. </w:t>
      </w:r>
      <w:hyperlink r:id="rId53">
        <w:r>
          <w:rPr>
            <w:rStyle w:val="Hyperlink"/>
          </w:rPr>
          <w:t>https://doi.org/10.1002/ecs2.1454</w:t>
        </w:r>
      </w:hyperlink>
    </w:p>
    <w:p w14:paraId="686D6AF7" w14:textId="77777777" w:rsidR="0022186F" w:rsidRDefault="003343E2">
      <w:pPr>
        <w:pStyle w:val="Bibliography"/>
      </w:pPr>
      <w:bookmarkStart w:id="128" w:name="ref-elling_dendroecological_2009"/>
      <w:bookmarkEnd w:id="127"/>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4">
        <w:r>
          <w:rPr>
            <w:rStyle w:val="Hyperlink"/>
          </w:rPr>
          <w:t>https://doi.org/10.1016/j.foreco.2008.10.014</w:t>
        </w:r>
      </w:hyperlink>
    </w:p>
    <w:p w14:paraId="48AD7E84" w14:textId="77777777" w:rsidR="0022186F" w:rsidRDefault="003343E2">
      <w:pPr>
        <w:pStyle w:val="Bibliography"/>
      </w:pPr>
      <w:bookmarkStart w:id="129" w:name="ref-enquist_global_2002"/>
      <w:bookmarkEnd w:id="128"/>
      <w:r w:rsidRPr="002E4CC5">
        <w:rPr>
          <w:lang w:val="nl-NL"/>
          <w:rPrChange w:id="130"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(5559), 1517–1520.</w:t>
      </w:r>
      <w:r>
        <w:t xml:space="preserve"> </w:t>
      </w:r>
      <w:hyperlink r:id="rId55">
        <w:r>
          <w:rPr>
            <w:rStyle w:val="Hyperlink"/>
          </w:rPr>
          <w:t>https://doi.org/10.1126/science.1066360</w:t>
        </w:r>
      </w:hyperlink>
    </w:p>
    <w:p w14:paraId="42DB604D" w14:textId="77777777" w:rsidR="0022186F" w:rsidRDefault="003343E2">
      <w:pPr>
        <w:pStyle w:val="Bibliography"/>
      </w:pPr>
      <w:bookmarkStart w:id="131" w:name="ref-esper_divergence_2009"/>
      <w:bookmarkEnd w:id="129"/>
      <w:r>
        <w:t xml:space="preserve">Esper, J., &amp; Frank, D. (2009). Divergence pitfalls in tree-ring research. </w:t>
      </w:r>
      <w:r>
        <w:rPr>
          <w:i/>
        </w:rPr>
        <w:t>Climatic Change</w:t>
      </w:r>
      <w:r>
        <w:t xml:space="preserve">, </w:t>
      </w:r>
      <w:r>
        <w:rPr>
          <w:i/>
        </w:rPr>
        <w:t>94</w:t>
      </w:r>
      <w:r>
        <w:t xml:space="preserve">(3-4), 261–266. </w:t>
      </w:r>
      <w:hyperlink r:id="rId56">
        <w:r>
          <w:rPr>
            <w:rStyle w:val="Hyperlink"/>
          </w:rPr>
          <w:t>https://doi.org/10.1007/s10584-009-9594-2</w:t>
        </w:r>
      </w:hyperlink>
    </w:p>
    <w:p w14:paraId="750A3559" w14:textId="77777777" w:rsidR="0022186F" w:rsidRDefault="003343E2">
      <w:pPr>
        <w:pStyle w:val="Bibliography"/>
      </w:pPr>
      <w:bookmarkStart w:id="132" w:name="ref-evans_fusing_2017"/>
      <w:bookmarkEnd w:id="131"/>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7">
        <w:r>
          <w:rPr>
            <w:rStyle w:val="Hyperlink"/>
          </w:rPr>
          <w:t>https://doi.org/10.1002/ecs2.1889</w:t>
        </w:r>
      </w:hyperlink>
    </w:p>
    <w:p w14:paraId="23AD8D32" w14:textId="77777777" w:rsidR="0022186F" w:rsidRDefault="003343E2">
      <w:pPr>
        <w:pStyle w:val="Bibliography"/>
      </w:pPr>
      <w:bookmarkStart w:id="133" w:name="ref-finzi_carbon_2020"/>
      <w:bookmarkEnd w:id="132"/>
      <w:r>
        <w:t>Finzi, A. C., Giasson, M.-A., Plotkin, A. A. B., Aber, J. D., Boose, E. R., Davidson, E. A., Dietze, M. C., Ellison, A. M., Frey, S. D., Goldman, E., Keenan, T. F., Meli</w:t>
      </w:r>
      <w:r>
        <w:t>llo, J. M., Munger, J. W., Nadelhoffer, K. J., Ollinger, S. V., Orwig, D. A., Pederson, N., Richardson, A. D., Savage, K., … Foster, D. R. (2020). Carbon budget of the Harvard Forest Long-Term Ecological Research site: Pattern, process, and response to glo</w:t>
      </w:r>
      <w:r>
        <w:t xml:space="preserve">bal change. </w:t>
      </w:r>
      <w:r>
        <w:rPr>
          <w:i/>
        </w:rPr>
        <w:t>Ecological Monographs</w:t>
      </w:r>
      <w:r>
        <w:t xml:space="preserve">, </w:t>
      </w:r>
      <w:r>
        <w:rPr>
          <w:i/>
        </w:rPr>
        <w:t>90</w:t>
      </w:r>
      <w:r>
        <w:t xml:space="preserve">(4), e01423. </w:t>
      </w:r>
      <w:hyperlink r:id="rId58">
        <w:r>
          <w:rPr>
            <w:rStyle w:val="Hyperlink"/>
          </w:rPr>
          <w:t>https://doi.org/10.1002/ecm.1423</w:t>
        </w:r>
      </w:hyperlink>
    </w:p>
    <w:p w14:paraId="540E865D" w14:textId="77777777" w:rsidR="0022186F" w:rsidRDefault="003343E2">
      <w:pPr>
        <w:pStyle w:val="Bibliography"/>
      </w:pPr>
      <w:bookmarkStart w:id="134" w:name="ref-forrester_does_2021"/>
      <w:bookmarkEnd w:id="133"/>
      <w:r>
        <w:t xml:space="preserve">Forrester, D. I. (2021). Does individual-tree biomass growth increase continuously with tree size? </w:t>
      </w:r>
      <w:r>
        <w:rPr>
          <w:i/>
        </w:rPr>
        <w:t>Forest Ecology and Man</w:t>
      </w:r>
      <w:r>
        <w:rPr>
          <w:i/>
        </w:rPr>
        <w:t>agement</w:t>
      </w:r>
      <w:r>
        <w:t xml:space="preserve">, </w:t>
      </w:r>
      <w:r>
        <w:rPr>
          <w:i/>
        </w:rPr>
        <w:t>481</w:t>
      </w:r>
      <w:r>
        <w:t xml:space="preserve">, 118717. </w:t>
      </w:r>
      <w:hyperlink r:id="rId59">
        <w:r>
          <w:rPr>
            <w:rStyle w:val="Hyperlink"/>
          </w:rPr>
          <w:t>https://doi.org/10.1016/j.foreco.2020.118717</w:t>
        </w:r>
      </w:hyperlink>
    </w:p>
    <w:p w14:paraId="4C457766" w14:textId="77777777" w:rsidR="0022186F" w:rsidRDefault="003343E2">
      <w:pPr>
        <w:pStyle w:val="Bibliography"/>
      </w:pPr>
      <w:bookmarkStart w:id="135" w:name="ref-foster_predicting_2016"/>
      <w:bookmarkEnd w:id="13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w:t>
      </w:r>
      <w:r>
        <w:t xml:space="preserve">. </w:t>
      </w:r>
      <w:hyperlink r:id="rId60">
        <w:r>
          <w:rPr>
            <w:rStyle w:val="Hyperlink"/>
          </w:rPr>
          <w:t>https://doi.org/10.1111/gcb.13208</w:t>
        </w:r>
      </w:hyperlink>
    </w:p>
    <w:p w14:paraId="20026730" w14:textId="77777777" w:rsidR="0022186F" w:rsidRDefault="003343E2">
      <w:pPr>
        <w:pStyle w:val="Bibliography"/>
      </w:pPr>
      <w:bookmarkStart w:id="136" w:name="ref-friedlingstein_climatecarbon_2006"/>
      <w:bookmarkEnd w:id="135"/>
      <w:r>
        <w:t>Friedlingstein, P., Cox, P., Betts, R., Bopp, L., von Bloh, W., Brovkin, V., Cadule, P., Doney, S., Eby, M., Fung, I., Bala, G., John, J., Jones, C., Joos, F., Kato, T</w:t>
      </w:r>
      <w:r>
        <w:t xml:space="preserve">.,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1">
        <w:r>
          <w:rPr>
            <w:rStyle w:val="Hyperlink"/>
          </w:rPr>
          <w:t>h</w:t>
        </w:r>
        <w:r>
          <w:rPr>
            <w:rStyle w:val="Hyperlink"/>
          </w:rPr>
          <w:t>ttps://doi.org/10.1175/JCLI3800.1</w:t>
        </w:r>
      </w:hyperlink>
    </w:p>
    <w:p w14:paraId="173D5BD4" w14:textId="77777777" w:rsidR="0022186F" w:rsidRDefault="003343E2">
      <w:pPr>
        <w:pStyle w:val="Bibliography"/>
      </w:pPr>
      <w:bookmarkStart w:id="137" w:name="ref-fritts_tree_1976"/>
      <w:bookmarkEnd w:id="136"/>
      <w:r>
        <w:t xml:space="preserve">Fritts, H. C. (1976). </w:t>
      </w:r>
      <w:r>
        <w:rPr>
          <w:i/>
        </w:rPr>
        <w:t>Tree rings and climate</w:t>
      </w:r>
      <w:r>
        <w:t>. Academic Press.</w:t>
      </w:r>
    </w:p>
    <w:p w14:paraId="27F8A11E" w14:textId="77777777" w:rsidR="0022186F" w:rsidRDefault="003343E2">
      <w:pPr>
        <w:pStyle w:val="Bibliography"/>
      </w:pPr>
      <w:bookmarkStart w:id="138" w:name="ref-fritts_dendroecology_1989"/>
      <w:bookmarkEnd w:id="137"/>
      <w:r>
        <w:t>Fritts, H. C., &amp; Swetnam, T. W. (1989). Dendroecology: A Tool for Evaluating Variations in Past and Present Forest Environments. In M. Begon, A. H. Fitter, E. D</w:t>
      </w:r>
      <w:r>
        <w:t xml:space="preserve">. Ford, &amp; A. MacFadyen (Eds.), </w:t>
      </w:r>
      <w:r>
        <w:rPr>
          <w:i/>
        </w:rPr>
        <w:t>Advances in Ecological Research</w:t>
      </w:r>
      <w:r>
        <w:t xml:space="preserve"> (Vol. 19, pp. 111–188). Academic Press. </w:t>
      </w:r>
      <w:hyperlink r:id="rId62">
        <w:r>
          <w:rPr>
            <w:rStyle w:val="Hyperlink"/>
          </w:rPr>
          <w:t>https://doi.org/10.1016/S0065-2504(08)60158-0</w:t>
        </w:r>
      </w:hyperlink>
    </w:p>
    <w:p w14:paraId="0849D238" w14:textId="77777777" w:rsidR="0022186F" w:rsidRDefault="003343E2">
      <w:pPr>
        <w:pStyle w:val="Bibliography"/>
      </w:pPr>
      <w:bookmarkStart w:id="139" w:name="ref-gillerot_tree_2020"/>
      <w:bookmarkEnd w:id="138"/>
      <w:r>
        <w:t>Gillerot, L., Forrester, D. I., Bottero, A</w:t>
      </w:r>
      <w:r>
        <w:t xml:space="preserve">., Rigling, A., &amp; Lévesque, M. (2020). Tree Neighbourhood Diversity Has Negligible Effects on Drought Resilience of European Beech, Silver Fir and Norway Spruce. </w:t>
      </w:r>
      <w:r>
        <w:rPr>
          <w:i/>
        </w:rPr>
        <w:t>Ecosystems</w:t>
      </w:r>
      <w:r>
        <w:t xml:space="preserve">. </w:t>
      </w:r>
      <w:hyperlink r:id="rId63">
        <w:r>
          <w:rPr>
            <w:rStyle w:val="Hyperlink"/>
          </w:rPr>
          <w:t>https://doi.org/10.1</w:t>
        </w:r>
        <w:r>
          <w:rPr>
            <w:rStyle w:val="Hyperlink"/>
          </w:rPr>
          <w:t>007/s10021-020-00501-y</w:t>
        </w:r>
      </w:hyperlink>
    </w:p>
    <w:p w14:paraId="13126B6A" w14:textId="77777777" w:rsidR="0022186F" w:rsidRDefault="003343E2">
      <w:pPr>
        <w:pStyle w:val="Bibliography"/>
      </w:pPr>
      <w:bookmarkStart w:id="140" w:name="ref-girardin_no_2016"/>
      <w:bookmarkEnd w:id="139"/>
      <w:r>
        <w:lastRenderedPageBreak/>
        <w:t>Girardin, M. P., Bouriaud, O., Hogg, E. H., Kurz, W., Zimmermann, N. E., Metsaranta, J. M., de Jong, R., Frank, D. C., Esper, J., Büntgen, U., Guo, X. J., &amp; Bhatti, J. (2016). No growth stimulation of Canada’s boreal forest under hal</w:t>
      </w:r>
      <w:r>
        <w:t xml:space="preserve">f-century of combined warming and CO </w:t>
      </w:r>
      <w:r>
        <w:rPr>
          <w:vertAlign w:val="subscript"/>
        </w:rPr>
        <w:t>2</w:t>
      </w:r>
      <w:r>
        <w:t xml:space="preserve"> fertilization. </w:t>
      </w:r>
      <w:r>
        <w:rPr>
          <w:i/>
        </w:rPr>
        <w:t>Proceedings of the National Academy of Sciences</w:t>
      </w:r>
      <w:r>
        <w:t xml:space="preserve">, 201610156. </w:t>
      </w:r>
      <w:hyperlink r:id="rId64">
        <w:r>
          <w:rPr>
            <w:rStyle w:val="Hyperlink"/>
          </w:rPr>
          <w:t>https://doi.org/10.1073/pnas.1610156113</w:t>
        </w:r>
      </w:hyperlink>
    </w:p>
    <w:p w14:paraId="44AF7668" w14:textId="77777777" w:rsidR="0022186F" w:rsidRDefault="003343E2">
      <w:pPr>
        <w:pStyle w:val="Bibliography"/>
      </w:pPr>
      <w:bookmarkStart w:id="141" w:name="X81070c8dded57796bffe4e046459a048702f082"/>
      <w:bookmarkEnd w:id="140"/>
      <w:r>
        <w:t>Gonzalez-Akre, E., McGregor, I., Anderson-T</w:t>
      </w:r>
      <w:r>
        <w:t xml:space="preserve">eixeira, K., Dow, C., Herrmann, V., Terrell, A., Kim, A. Y., NidhiVinod, &amp; RHelcoski. (2020). </w:t>
      </w:r>
      <w:r>
        <w:rPr>
          <w:i/>
        </w:rPr>
        <w:t>SCBI-ForestGEO/SCBI-ForestGEO-Data: First release with hydraulic traits data</w:t>
      </w:r>
      <w:r>
        <w:t xml:space="preserve">. Zenodo. </w:t>
      </w:r>
      <w:hyperlink r:id="rId65">
        <w:r>
          <w:rPr>
            <w:rStyle w:val="Hyperlink"/>
          </w:rPr>
          <w:t>https://doi.org/10</w:t>
        </w:r>
        <w:r>
          <w:rPr>
            <w:rStyle w:val="Hyperlink"/>
          </w:rPr>
          <w:t>.5281/ZENODO.4070038</w:t>
        </w:r>
      </w:hyperlink>
    </w:p>
    <w:p w14:paraId="1A5E56C4" w14:textId="77777777" w:rsidR="0022186F" w:rsidRDefault="003343E2">
      <w:pPr>
        <w:pStyle w:val="Bibliography"/>
      </w:pPr>
      <w:bookmarkStart w:id="142" w:name="ref-goulden_patterns_2011"/>
      <w:bookmarkEnd w:id="141"/>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w:t>
      </w:r>
      <w:r>
        <w:t>5–871.</w:t>
      </w:r>
    </w:p>
    <w:p w14:paraId="30334EA8" w14:textId="77777777" w:rsidR="0022186F" w:rsidRPr="002E4CC5" w:rsidRDefault="003343E2">
      <w:pPr>
        <w:pStyle w:val="Bibliography"/>
        <w:rPr>
          <w:lang w:val="nl-NL"/>
          <w:rPrChange w:id="143" w:author="Zuidema, Pieter" w:date="2021-02-23T12:23:00Z">
            <w:rPr/>
          </w:rPrChange>
        </w:rPr>
      </w:pPr>
      <w:bookmarkStart w:id="144" w:name="ref-graumlich_long-term_1989"/>
      <w:bookmarkEnd w:id="142"/>
      <w:r>
        <w:t xml:space="preserve">Graumlich, L. J., Brubaker, L. B., &amp; Grier, C. C. (1989). Long-Term Trends in Forest Net Primary Productivity: Cascade Mountains, Washington. </w:t>
      </w:r>
      <w:r w:rsidRPr="002E4CC5">
        <w:rPr>
          <w:i/>
          <w:lang w:val="nl-NL"/>
          <w:rPrChange w:id="145" w:author="Zuidema, Pieter" w:date="2021-02-23T12:23:00Z">
            <w:rPr>
              <w:i/>
            </w:rPr>
          </w:rPrChange>
        </w:rPr>
        <w:t>Ecology</w:t>
      </w:r>
      <w:r w:rsidRPr="002E4CC5">
        <w:rPr>
          <w:lang w:val="nl-NL"/>
          <w:rPrChange w:id="146" w:author="Zuidema, Pieter" w:date="2021-02-23T12:23:00Z">
            <w:rPr/>
          </w:rPrChange>
        </w:rPr>
        <w:t xml:space="preserve">, </w:t>
      </w:r>
      <w:r w:rsidRPr="002E4CC5">
        <w:rPr>
          <w:i/>
          <w:lang w:val="nl-NL"/>
          <w:rPrChange w:id="147" w:author="Zuidema, Pieter" w:date="2021-02-23T12:23:00Z">
            <w:rPr>
              <w:i/>
            </w:rPr>
          </w:rPrChange>
        </w:rPr>
        <w:t>70</w:t>
      </w:r>
      <w:r w:rsidRPr="002E4CC5">
        <w:rPr>
          <w:lang w:val="nl-NL"/>
          <w:rPrChange w:id="148" w:author="Zuidema, Pieter" w:date="2021-02-23T12:23:00Z">
            <w:rPr/>
          </w:rPrChange>
        </w:rPr>
        <w:t xml:space="preserve">(2), 405–410. </w:t>
      </w:r>
      <w:r>
        <w:fldChar w:fldCharType="begin"/>
      </w:r>
      <w:r w:rsidRPr="002E4CC5">
        <w:rPr>
          <w:lang w:val="nl-NL"/>
          <w:rPrChange w:id="149" w:author="Zuidema, Pieter" w:date="2021-02-23T12:23:00Z">
            <w:rPr/>
          </w:rPrChange>
        </w:rPr>
        <w:instrText xml:space="preserve"> HYPERLINK "https://doi.org/10.2307/1937545" \h </w:instrText>
      </w:r>
      <w:r>
        <w:fldChar w:fldCharType="separate"/>
      </w:r>
      <w:r w:rsidRPr="002E4CC5">
        <w:rPr>
          <w:rStyle w:val="Hyperlink"/>
          <w:lang w:val="nl-NL"/>
          <w:rPrChange w:id="150"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51" w:name="ref-groenendijk_no_2015"/>
      <w:bookmarkEnd w:id="144"/>
      <w:r w:rsidRPr="002E4CC5">
        <w:rPr>
          <w:lang w:val="nl-NL"/>
          <w:rPrChange w:id="152"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(10), 37</w:t>
      </w:r>
      <w:r>
        <w:t xml:space="preserve">62–3776. </w:t>
      </w:r>
      <w:hyperlink r:id="rId66">
        <w:r>
          <w:rPr>
            <w:rStyle w:val="Hyperlink"/>
          </w:rPr>
          <w:t>https://doi.org/10.1111/gcb.12955</w:t>
        </w:r>
      </w:hyperlink>
    </w:p>
    <w:p w14:paraId="07143072" w14:textId="77777777" w:rsidR="0022186F" w:rsidRDefault="003343E2">
      <w:pPr>
        <w:pStyle w:val="Bibliography"/>
      </w:pPr>
      <w:bookmarkStart w:id="153" w:name="ref-hacket-pain_consistent_2016"/>
      <w:bookmarkEnd w:id="151"/>
      <w:r>
        <w:t>Hacket-Pain, A. J., Cavin, L., Friend, A. D., &amp; Jump, A. S. (2016). Consistent limitation of growth by high temperature and low precipitation from range core to</w:t>
      </w:r>
      <w:r>
        <w:t xml:space="preserve">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2C934987" w14:textId="77777777" w:rsidR="0022186F" w:rsidRDefault="003343E2">
      <w:pPr>
        <w:pStyle w:val="Bibliography"/>
      </w:pPr>
      <w:bookmarkStart w:id="154" w:name="ref-hararuk_tree_2019"/>
      <w:bookmarkEnd w:id="153"/>
      <w:r>
        <w:t>Hararuk, O</w:t>
      </w:r>
      <w:r>
        <w:t xml:space="preserve">.,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297877CB" w14:textId="77777777" w:rsidR="0022186F" w:rsidRDefault="003343E2">
      <w:pPr>
        <w:pStyle w:val="Bibliography"/>
      </w:pPr>
      <w:bookmarkStart w:id="155" w:name="ref-harris_updated_2014"/>
      <w:bookmarkEnd w:id="154"/>
      <w:r>
        <w:t xml:space="preserve">Harris, I., Jones, P. D., Osborn, T. J., &amp; Lister, D. H. (2014). Updated high-resolution grids of monthly climatic observations - the CRU TS3.10 Dataset. </w:t>
      </w:r>
      <w:r>
        <w:rPr>
          <w:i/>
        </w:rPr>
        <w:t>International Jou</w:t>
      </w:r>
      <w:r>
        <w:rPr>
          <w:i/>
        </w:rPr>
        <w:t>rnal of Climatology</w:t>
      </w:r>
      <w:r>
        <w:t xml:space="preserve">, </w:t>
      </w:r>
      <w:r>
        <w:rPr>
          <w:i/>
        </w:rPr>
        <w:t>34</w:t>
      </w:r>
      <w:r>
        <w:t xml:space="preserve">(3), 623–642. </w:t>
      </w:r>
      <w:hyperlink r:id="rId69">
        <w:r>
          <w:rPr>
            <w:rStyle w:val="Hyperlink"/>
          </w:rPr>
          <w:t>https://doi.org/10.1002/joc.3711</w:t>
        </w:r>
      </w:hyperlink>
    </w:p>
    <w:p w14:paraId="0D985F9F" w14:textId="77777777" w:rsidR="0022186F" w:rsidRDefault="003343E2">
      <w:pPr>
        <w:pStyle w:val="Bibliography"/>
      </w:pPr>
      <w:bookmarkStart w:id="156" w:name="ref-harris_version_2020"/>
      <w:bookmarkEnd w:id="155"/>
      <w:r>
        <w:t>Harris, Ian, Osborn, T. J., Jones, P., &amp; Lister, D. (2020). Version 4 of the CRU TS monthly high-resolution gridded multivariate clima</w:t>
      </w:r>
      <w:r>
        <w:t xml:space="preserve">te dataset. </w:t>
      </w:r>
      <w:r>
        <w:rPr>
          <w:i/>
        </w:rPr>
        <w:t>Scientific Data</w:t>
      </w:r>
      <w:r>
        <w:t xml:space="preserve">, </w:t>
      </w:r>
      <w:r>
        <w:rPr>
          <w:i/>
        </w:rPr>
        <w:t>7</w:t>
      </w:r>
      <w:r>
        <w:t xml:space="preserve">(1). </w:t>
      </w:r>
      <w:hyperlink r:id="rId70">
        <w:r>
          <w:rPr>
            <w:rStyle w:val="Hyperlink"/>
          </w:rPr>
          <w:t>https://doi.org/10.1038/s41597-020-0453-3</w:t>
        </w:r>
      </w:hyperlink>
    </w:p>
    <w:p w14:paraId="29990512" w14:textId="77777777" w:rsidR="0022186F" w:rsidRDefault="003343E2">
      <w:pPr>
        <w:pStyle w:val="Bibliography"/>
      </w:pPr>
      <w:bookmarkStart w:id="157" w:name="ref-helcoski_growing_2019"/>
      <w:bookmarkEnd w:id="156"/>
      <w:r>
        <w:t>Helcoski, R., Tepley, A. J., Pederson, N., McGarvey, J. C., Meakem, V., Herrmann, V., Thompson, J. R., &amp; Anderson-Teix</w:t>
      </w:r>
      <w:r>
        <w:t xml:space="preserve">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6E6440C1" w14:textId="77777777" w:rsidR="0022186F" w:rsidRDefault="003343E2">
      <w:pPr>
        <w:pStyle w:val="Bibliography"/>
      </w:pPr>
      <w:bookmarkStart w:id="158" w:name="ref-hember_tree_2019"/>
      <w:bookmarkEnd w:id="157"/>
      <w:r>
        <w:lastRenderedPageBreak/>
        <w:t>Hembe</w:t>
      </w:r>
      <w:r>
        <w:t xml:space="preserv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17151551" w14:textId="77777777" w:rsidR="0022186F" w:rsidRDefault="003343E2">
      <w:pPr>
        <w:pStyle w:val="Bibliography"/>
      </w:pPr>
      <w:bookmarkStart w:id="159" w:name="ref-kaspar_species-specific_nodate"/>
      <w:bookmarkEnd w:id="158"/>
      <w:r>
        <w:t xml:space="preserve">Kašpar, K., Tumajer, J., Vašíčková, I., &amp; Šamonil, P. (in review). </w:t>
      </w:r>
      <w:r>
        <w:rPr>
          <w:i/>
        </w:rPr>
        <w:t>Species-specific climate-growth interactions determine the future tree species dynamics of the m</w:t>
      </w:r>
      <w:r>
        <w:rPr>
          <w:i/>
        </w:rPr>
        <w:t>ixed Central European mountain forests</w:t>
      </w:r>
      <w:r>
        <w:t>.</w:t>
      </w:r>
    </w:p>
    <w:p w14:paraId="1EDF78CE" w14:textId="77777777" w:rsidR="0022186F" w:rsidRDefault="003343E2">
      <w:pPr>
        <w:pStyle w:val="Bibliography"/>
      </w:pPr>
      <w:bookmarkStart w:id="160" w:name="ref-klesse_sampling_2018"/>
      <w:bookmarkEnd w:id="159"/>
      <w:r>
        <w:t>Klesse, S., DeRose, R. J., Guiterman, C. H., Lynch, A. M., O’Connor, C. D., Shaw, J. D., &amp; Evans, M. E. K. (2018). Sampling bias overestimates climate change impacts on forest growth in the southwestern United States</w:t>
      </w:r>
      <w:r>
        <w:t xml:space="preserve">. </w:t>
      </w:r>
      <w:r>
        <w:rPr>
          <w:i/>
        </w:rPr>
        <w:t>Nature Communications</w:t>
      </w:r>
      <w:r>
        <w:t xml:space="preserve">, </w:t>
      </w:r>
      <w:r>
        <w:rPr>
          <w:i/>
        </w:rPr>
        <w:t>9</w:t>
      </w:r>
      <w:r>
        <w:t xml:space="preserve">(1), 5336. </w:t>
      </w:r>
      <w:hyperlink r:id="rId73">
        <w:r>
          <w:rPr>
            <w:rStyle w:val="Hyperlink"/>
          </w:rPr>
          <w:t>https://doi.org/10.1038/s41467-018-07800-y</w:t>
        </w:r>
      </w:hyperlink>
    </w:p>
    <w:p w14:paraId="7E2A2909" w14:textId="77777777" w:rsidR="0022186F" w:rsidRDefault="003343E2">
      <w:pPr>
        <w:pStyle w:val="Bibliography"/>
      </w:pPr>
      <w:bookmarkStart w:id="161" w:name="ref-klesse_amplifying_2020"/>
      <w:bookmarkEnd w:id="160"/>
      <w:r>
        <w:t>Klesse, S., von Arx, G., Gossner, M. M., Hug, C., Rigling, A., &amp; Queloz, V. (2020). Amplifying feedback loop betwe</w:t>
      </w:r>
      <w:r>
        <w:t xml:space="preserv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327532EF" w14:textId="77777777" w:rsidR="0022186F" w:rsidRDefault="003343E2">
      <w:pPr>
        <w:pStyle w:val="Bibliography"/>
      </w:pPr>
      <w:bookmarkStart w:id="162" w:name="ref-kumarathunge_acclimation_2019"/>
      <w:bookmarkEnd w:id="161"/>
      <w:r>
        <w:t xml:space="preserve">Kumarathunge, D. </w:t>
      </w:r>
      <w:r>
        <w:t>P., Medlyn, B. E., Drake, J. E., Tjoelker, M. G., Aspinwall, M. J., Battaglia, M., Cano, F. J., Carter, K. R., Cavaleri, M. A., Cernusak, L. A., Chambers, J. Q., Crous, K. Y., Kauwe, M. G. D., Dillaway, D. N., Dreyer, E., Ellsworth, D. S., Ghannoum, O., Ha</w:t>
      </w:r>
      <w:r>
        <w:t xml:space="preserve">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w:t>
        </w:r>
        <w:r>
          <w:rPr>
            <w:rStyle w:val="Hyperlink"/>
          </w:rPr>
          <w:t>g/10.1111/nph.15668</w:t>
        </w:r>
      </w:hyperlink>
    </w:p>
    <w:p w14:paraId="552FCD9E" w14:textId="77777777" w:rsidR="0022186F" w:rsidRDefault="003343E2">
      <w:pPr>
        <w:pStyle w:val="Bibliography"/>
      </w:pPr>
      <w:bookmarkStart w:id="163" w:name="ref-levesque_water_2017"/>
      <w:bookmarkEnd w:id="162"/>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25F01B97" w14:textId="77777777" w:rsidR="0022186F" w:rsidRDefault="003343E2">
      <w:pPr>
        <w:pStyle w:val="Bibliography"/>
      </w:pPr>
      <w:bookmarkStart w:id="164" w:name="ref-ljungqvist_assessing_2020"/>
      <w:bookmarkEnd w:id="163"/>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075F26A2" w14:textId="77777777" w:rsidR="0022186F" w:rsidRDefault="003343E2">
      <w:pPr>
        <w:pStyle w:val="Bibliography"/>
      </w:pPr>
      <w:bookmarkStart w:id="165" w:name="ref-mathias_disentangling_2018"/>
      <w:bookmarkEnd w:id="164"/>
      <w:r>
        <w:t xml:space="preserve">Mathias, J. M., &amp; Thomas, R. B. (2018). Disentangling the effects of acidic air pollution, atmospheric CO </w:t>
      </w:r>
      <w:r>
        <w:rPr>
          <w:vertAlign w:val="subscript"/>
        </w:rPr>
        <w:t>2</w:t>
      </w:r>
      <w:r>
        <w:t xml:space="preserve"> , and climate change on recent growth of red spruce</w:t>
      </w:r>
      <w:r>
        <w:t xml:space="preserve"> trees in the Central Appalachian Mountains. </w:t>
      </w:r>
      <w:r>
        <w:rPr>
          <w:i/>
        </w:rPr>
        <w:t>Global Change Biology</w:t>
      </w:r>
      <w:r>
        <w:t xml:space="preserve">. </w:t>
      </w:r>
      <w:hyperlink r:id="rId78">
        <w:r>
          <w:rPr>
            <w:rStyle w:val="Hyperlink"/>
          </w:rPr>
          <w:t>https://doi.org/10.1111/gcb.14273</w:t>
        </w:r>
      </w:hyperlink>
    </w:p>
    <w:p w14:paraId="6859BFDC" w14:textId="77777777" w:rsidR="0022186F" w:rsidRDefault="003343E2">
      <w:pPr>
        <w:pStyle w:val="Bibliography"/>
      </w:pPr>
      <w:bookmarkStart w:id="166" w:name="ref-maxwell_declining_2016"/>
      <w:bookmarkEnd w:id="16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56223ECD" w14:textId="77777777" w:rsidR="0022186F" w:rsidRDefault="003343E2">
      <w:pPr>
        <w:pStyle w:val="Bibliography"/>
      </w:pPr>
      <w:bookmarkStart w:id="167" w:name="ref-mcdowell_pervasive_2020"/>
      <w:bookmarkEnd w:id="166"/>
      <w:r>
        <w:t xml:space="preserve">McDowell, N. G., Allen, C. D., Anderson-Teixeira, K., Aukema, B. H., Bond-Lamberty, B., Chini, L., Clark, J. S., Dietze, M., Grossiord, C., Hanbury-Brown, A., Hurtt, G. C., Jackson, R. B., Johnson, </w:t>
      </w:r>
      <w:r>
        <w:t xml:space="preserve">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w:t>
        </w:r>
        <w:r>
          <w:rPr>
            <w:rStyle w:val="Hyperlink"/>
          </w:rPr>
          <w:t>g/10.1126/science.aaz9463</w:t>
        </w:r>
      </w:hyperlink>
    </w:p>
    <w:p w14:paraId="7AD01D2E" w14:textId="77777777" w:rsidR="0022186F" w:rsidRDefault="003343E2">
      <w:pPr>
        <w:pStyle w:val="Bibliography"/>
      </w:pPr>
      <w:bookmarkStart w:id="168" w:name="ref-mcgregor_tree_2020"/>
      <w:bookmarkEnd w:id="167"/>
      <w:r>
        <w:lastRenderedPageBreak/>
        <w:t>McGregor, I. R., Helcoski, R., Kunert, N., Tepley, A. J., Gonzalez-Akre, E. B., Herrmann, V., Zailaa, J., Stovall, A. E. L., Bourg, N. A., McShea, W. J., Pederson, N., Sack, L., &amp; Anderson-Teixeira, K. J. (2020). Tree height and l</w:t>
      </w:r>
      <w:r>
        <w:t xml:space="preserve">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1CFC5E55" w14:textId="77777777" w:rsidR="0022186F" w:rsidRDefault="003343E2">
      <w:pPr>
        <w:pStyle w:val="Bibliography"/>
      </w:pPr>
      <w:bookmarkStart w:id="169" w:name="ref-meakem_role_2018"/>
      <w:bookmarkEnd w:id="168"/>
      <w:r>
        <w:t>Meakem, V., Tepley, A. J., Gonzalez-Akre, E. B., He</w:t>
      </w:r>
      <w:r>
        <w:t xml:space="preserv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18BB96A8" w14:textId="77777777" w:rsidR="0022186F" w:rsidRDefault="003343E2">
      <w:pPr>
        <w:pStyle w:val="Bibliography"/>
      </w:pPr>
      <w:bookmarkStart w:id="170" w:name="ref-meko_seascorr_2011"/>
      <w:bookmarkEnd w:id="169"/>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(9)</w:t>
      </w:r>
      <w:r>
        <w:t xml:space="preserve">, 1234–1241. </w:t>
      </w:r>
      <w:hyperlink r:id="rId83">
        <w:r>
          <w:rPr>
            <w:rStyle w:val="Hyperlink"/>
          </w:rPr>
          <w:t>https://doi.org/10.1016/j.cageo.2011.01.013</w:t>
        </w:r>
      </w:hyperlink>
    </w:p>
    <w:p w14:paraId="6F8F7236" w14:textId="77777777" w:rsidR="0022186F" w:rsidRDefault="003343E2">
      <w:pPr>
        <w:pStyle w:val="Bibliography"/>
      </w:pPr>
      <w:bookmarkStart w:id="171" w:name="ref-muller-landau_testing_2006"/>
      <w:bookmarkEnd w:id="170"/>
      <w:r>
        <w:t xml:space="preserve">Muller-Landau, H. C., Condit, R. S., Chave, J., Thomas, S. C., Bohlman, S. A., Bunyavejchewin, S., Davies, S., Foster, R., Gunatilleke, </w:t>
      </w:r>
      <w:r>
        <w:t>S., Gunatilleke, N., Harms, K. E., Hart, T., Hubbell, S. P., Itoh, A., Kassim, A. R., LaFrankie, J. V., Lee, H. S., Losos, E., Makana, J.-R., … Kiratiprayoon, S. (2006). Testing metabolic ecology theory for allometric scaling of tree size, growth and morta</w:t>
      </w:r>
      <w:r>
        <w:t xml:space="preserve">lity in tropical forests. </w:t>
      </w:r>
      <w:r>
        <w:rPr>
          <w:i/>
        </w:rPr>
        <w:t>Ecology Letters</w:t>
      </w:r>
      <w:r>
        <w:t xml:space="preserve">, </w:t>
      </w:r>
      <w:r>
        <w:rPr>
          <w:i/>
        </w:rPr>
        <w:t>9</w:t>
      </w:r>
      <w:r>
        <w:t>(5), 575–588.</w:t>
      </w:r>
    </w:p>
    <w:p w14:paraId="6D1D70E2" w14:textId="77777777" w:rsidR="0022186F" w:rsidRDefault="003343E2">
      <w:pPr>
        <w:pStyle w:val="Bibliography"/>
      </w:pPr>
      <w:bookmarkStart w:id="172" w:name="ref-naimi_where_2014"/>
      <w:bookmarkEnd w:id="171"/>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1D808444" w14:textId="77777777" w:rsidR="0022186F" w:rsidRDefault="003343E2">
      <w:pPr>
        <w:pStyle w:val="Bibliography"/>
      </w:pPr>
      <w:bookmarkStart w:id="173" w:name="ref-nehrbassahles_influence_2014"/>
      <w:bookmarkEnd w:id="172"/>
      <w:r>
        <w:t>Nehrbass-Ahles, C., Babst, F., Klesse, S., Nötzli, M., Bouriaud, O., Neukom, R., Dobbertin, M., &amp; Frank, D. (2014). The influence of sampling design</w:t>
      </w:r>
      <w:r>
        <w:t xml:space="preserve">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665EE969" w14:textId="77777777" w:rsidR="0022186F" w:rsidRDefault="003343E2">
      <w:pPr>
        <w:pStyle w:val="Bibliography"/>
      </w:pPr>
      <w:bookmarkStart w:id="174" w:name="ref-nock_longterm_2011"/>
      <w:bookmarkEnd w:id="173"/>
      <w:r>
        <w:t xml:space="preserve">Nock, C. A., Baker, P. J., Wanek, W., Leis, A., Grabner, M., Bunyavejchewin, S., &amp; Hietz, P. (2011). Long-term increases in intrinsic water-use efficiency do not lead to increased stem growth in a tropical monsoon forest in western Thailand. </w:t>
      </w:r>
      <w:r>
        <w:rPr>
          <w:i/>
        </w:rPr>
        <w:t xml:space="preserve">Global Change </w:t>
      </w:r>
      <w:r>
        <w:rPr>
          <w:i/>
        </w:rPr>
        <w:t>Biology</w:t>
      </w:r>
      <w:r>
        <w:t xml:space="preserve">, </w:t>
      </w:r>
      <w:r>
        <w:rPr>
          <w:i/>
        </w:rPr>
        <w:t>17</w:t>
      </w:r>
      <w:r>
        <w:t xml:space="preserve">(2), 1049–1063. </w:t>
      </w:r>
      <w:hyperlink r:id="rId86">
        <w:r>
          <w:rPr>
            <w:rStyle w:val="Hyperlink"/>
          </w:rPr>
          <w:t>https://doi.org/10.1111/j.1365-2486.2010.02222.x</w:t>
        </w:r>
      </w:hyperlink>
    </w:p>
    <w:p w14:paraId="622D50A3" w14:textId="77777777" w:rsidR="0022186F" w:rsidRDefault="003343E2">
      <w:pPr>
        <w:pStyle w:val="Bibliography"/>
      </w:pPr>
      <w:bookmarkStart w:id="175" w:name="ref-pederson_framework_2020"/>
      <w:bookmarkEnd w:id="174"/>
      <w:r>
        <w:t>Pederson, N., Leland, C., Bishop, D. A., Pearl, J. K., Anchukaitis, K. J., Mandra, T., Hopton-Ahmed, M., &amp; Marti</w:t>
      </w:r>
      <w:r>
        <w:t xml:space="preserve">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7F7B61D7" w14:textId="77777777" w:rsidR="0022186F" w:rsidRPr="002E4CC5" w:rsidRDefault="003343E2">
      <w:pPr>
        <w:pStyle w:val="Bibliography"/>
        <w:rPr>
          <w:lang w:val="nl-NL"/>
          <w:rPrChange w:id="176" w:author="Zuidema, Pieter" w:date="2021-02-23T12:23:00Z">
            <w:rPr/>
          </w:rPrChange>
        </w:rPr>
      </w:pPr>
      <w:bookmarkStart w:id="177" w:name="ref-peltier_tree_2020"/>
      <w:bookmarkEnd w:id="175"/>
      <w:proofErr w:type="spellStart"/>
      <w:r w:rsidRPr="002E4CC5">
        <w:rPr>
          <w:lang w:val="nl-NL"/>
          <w:rPrChange w:id="178" w:author="Zuidema, Pieter" w:date="2021-02-23T12:23:00Z">
            <w:rPr/>
          </w:rPrChange>
        </w:rPr>
        <w:t>Peltier</w:t>
      </w:r>
      <w:proofErr w:type="spellEnd"/>
      <w:r w:rsidRPr="002E4CC5">
        <w:rPr>
          <w:lang w:val="nl-NL"/>
          <w:rPrChange w:id="179" w:author="Zuidema, Pieter" w:date="2021-02-23T12:23:00Z">
            <w:rPr/>
          </w:rPrChange>
        </w:rPr>
        <w:t xml:space="preserve">, D. M. P., &amp; </w:t>
      </w:r>
      <w:proofErr w:type="spellStart"/>
      <w:r w:rsidRPr="002E4CC5">
        <w:rPr>
          <w:lang w:val="nl-NL"/>
          <w:rPrChange w:id="180" w:author="Zuidema, Pieter" w:date="2021-02-23T12:23:00Z">
            <w:rPr/>
          </w:rPrChange>
        </w:rPr>
        <w:t>Ogle</w:t>
      </w:r>
      <w:proofErr w:type="spellEnd"/>
      <w:r w:rsidRPr="002E4CC5">
        <w:rPr>
          <w:lang w:val="nl-NL"/>
          <w:rPrChange w:id="181" w:author="Zuidema, Pieter" w:date="2021-02-23T12:23:00Z">
            <w:rPr/>
          </w:rPrChange>
        </w:rPr>
        <w:t xml:space="preserve">, K. (2020). </w:t>
      </w:r>
      <w:r>
        <w:t xml:space="preserve">Tree growth sensitivity to climate is temporally variable. </w:t>
      </w:r>
      <w:r w:rsidRPr="002E4CC5">
        <w:rPr>
          <w:i/>
          <w:lang w:val="nl-NL"/>
          <w:rPrChange w:id="182" w:author="Zuidema, Pieter" w:date="2021-02-23T12:23:00Z">
            <w:rPr>
              <w:i/>
            </w:rPr>
          </w:rPrChange>
        </w:rPr>
        <w:t>Ecology Letters</w:t>
      </w:r>
      <w:r w:rsidRPr="002E4CC5">
        <w:rPr>
          <w:lang w:val="nl-NL"/>
          <w:rPrChange w:id="183" w:author="Zuidema, Pieter" w:date="2021-02-23T12:23:00Z">
            <w:rPr/>
          </w:rPrChange>
        </w:rPr>
        <w:t xml:space="preserve">, </w:t>
      </w:r>
      <w:r w:rsidRPr="002E4CC5">
        <w:rPr>
          <w:i/>
          <w:lang w:val="nl-NL"/>
          <w:rPrChange w:id="184" w:author="Zuidema, Pieter" w:date="2021-02-23T12:23:00Z">
            <w:rPr>
              <w:i/>
            </w:rPr>
          </w:rPrChange>
        </w:rPr>
        <w:t>23</w:t>
      </w:r>
      <w:r w:rsidRPr="002E4CC5">
        <w:rPr>
          <w:lang w:val="nl-NL"/>
          <w:rPrChange w:id="185" w:author="Zuidema, Pieter" w:date="2021-02-23T12:23:00Z">
            <w:rPr/>
          </w:rPrChange>
        </w:rPr>
        <w:t xml:space="preserve">(11), 1561–1572. </w:t>
      </w:r>
      <w:r>
        <w:fldChar w:fldCharType="begin"/>
      </w:r>
      <w:r w:rsidRPr="002E4CC5">
        <w:rPr>
          <w:lang w:val="nl-NL"/>
          <w:rPrChange w:id="186" w:author="Zuidema, Pieter" w:date="2021-02-23T12:23:00Z">
            <w:rPr/>
          </w:rPrChange>
        </w:rPr>
        <w:instrText xml:space="preserve"> HYPERLINK "https://doi.org/10.1111/ele</w:instrText>
      </w:r>
      <w:r w:rsidRPr="002E4CC5">
        <w:rPr>
          <w:lang w:val="nl-NL"/>
          <w:rPrChange w:id="187" w:author="Zuidema, Pieter" w:date="2021-02-23T12:23:00Z">
            <w:rPr/>
          </w:rPrChange>
        </w:rPr>
        <w:instrText xml:space="preserve">.13575" \h </w:instrText>
      </w:r>
      <w:r>
        <w:fldChar w:fldCharType="separate"/>
      </w:r>
      <w:r w:rsidRPr="002E4CC5">
        <w:rPr>
          <w:rStyle w:val="Hyperlink"/>
          <w:lang w:val="nl-NL"/>
          <w:rPrChange w:id="188"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189" w:name="ref-peters_detecting_2015"/>
      <w:bookmarkEnd w:id="177"/>
      <w:r w:rsidRPr="002E4CC5">
        <w:rPr>
          <w:lang w:val="nl-NL"/>
          <w:rPrChange w:id="190"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8">
        <w:r>
          <w:rPr>
            <w:rStyle w:val="Hyperlink"/>
          </w:rPr>
          <w:t>https://doi.org/10.1111/gcb.12826</w:t>
        </w:r>
      </w:hyperlink>
    </w:p>
    <w:p w14:paraId="3DFECD46" w14:textId="77777777" w:rsidR="0022186F" w:rsidRDefault="003343E2">
      <w:pPr>
        <w:pStyle w:val="Bibliography"/>
      </w:pPr>
      <w:bookmarkStart w:id="191" w:name="ref-pregitzer_carbon_2004"/>
      <w:bookmarkEnd w:id="189"/>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192" w:name="ref-pretzsch_drought_2018"/>
      <w:bookmarkEnd w:id="191"/>
      <w:r>
        <w:t xml:space="preserve">Pretzsch, H., </w:t>
      </w:r>
      <w:r>
        <w:t xml:space="preserve">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89">
        <w:r>
          <w:rPr>
            <w:rStyle w:val="Hyperlink"/>
          </w:rPr>
          <w:t>https://doi.or</w:t>
        </w:r>
        <w:r>
          <w:rPr>
            <w:rStyle w:val="Hyperlink"/>
          </w:rPr>
          <w:t>g/10.1186/s40663-018-0139-x</w:t>
        </w:r>
      </w:hyperlink>
    </w:p>
    <w:p w14:paraId="23D2FC0C" w14:textId="77777777" w:rsidR="0022186F" w:rsidRDefault="003343E2">
      <w:pPr>
        <w:pStyle w:val="Bibliography"/>
      </w:pPr>
      <w:bookmarkStart w:id="193" w:name="ref-rayback_dendroecological_2020"/>
      <w:bookmarkEnd w:id="192"/>
      <w:r>
        <w:t>Rayback, S. A., Duncan, J. A., Schaberg, P. G., Kosiba, A. M., Hansen, C. F., &amp; Murakami, P. F. (2020). The DendroEcological Network: A cyberinfrastructure for the storage, discovery and sharing of tree-ring and associated ecolo</w:t>
      </w:r>
      <w:r>
        <w:t xml:space="preserve">gical data. </w:t>
      </w:r>
      <w:r>
        <w:rPr>
          <w:i/>
        </w:rPr>
        <w:t>Dendrochronologia</w:t>
      </w:r>
      <w:r>
        <w:t xml:space="preserve">, </w:t>
      </w:r>
      <w:r>
        <w:rPr>
          <w:i/>
        </w:rPr>
        <w:t>60</w:t>
      </w:r>
      <w:r>
        <w:t xml:space="preserve">, 125678. </w:t>
      </w:r>
      <w:hyperlink r:id="rId90">
        <w:r>
          <w:rPr>
            <w:rStyle w:val="Hyperlink"/>
          </w:rPr>
          <w:t>https://doi.org/10.1016/j.dendro.2020.125678</w:t>
        </w:r>
      </w:hyperlink>
    </w:p>
    <w:p w14:paraId="701C17F9" w14:textId="77777777" w:rsidR="0022186F" w:rsidRDefault="003343E2">
      <w:pPr>
        <w:pStyle w:val="Bibliography"/>
      </w:pPr>
      <w:bookmarkStart w:id="194" w:name="ref-rejoumechain_biomass_2017"/>
      <w:bookmarkEnd w:id="193"/>
      <w:r>
        <w:t xml:space="preserve">Réjou-Méchain, M., Tanguy, A., Piponiot, C., Chave, J., &amp; Hérault, B. (2017). Biomass: An r package for </w:t>
      </w:r>
      <w:r>
        <w:t xml:space="preserve">estimating above-ground biomass and its uncertainty in tropical forests. </w:t>
      </w:r>
      <w:r>
        <w:rPr>
          <w:i/>
        </w:rPr>
        <w:t>Methods in Ecology and Evolution</w:t>
      </w:r>
      <w:r>
        <w:t xml:space="preserve">, </w:t>
      </w:r>
      <w:r>
        <w:rPr>
          <w:i/>
        </w:rPr>
        <w:t>8</w:t>
      </w:r>
      <w:r>
        <w:t xml:space="preserve">(9), 1163–1167. </w:t>
      </w:r>
      <w:hyperlink r:id="rId91">
        <w:r>
          <w:rPr>
            <w:rStyle w:val="Hyperlink"/>
          </w:rPr>
          <w:t>https://doi.org/10.1111/2041-210X.12753</w:t>
        </w:r>
      </w:hyperlink>
    </w:p>
    <w:p w14:paraId="00D08D78" w14:textId="77777777" w:rsidR="0022186F" w:rsidRDefault="003343E2">
      <w:pPr>
        <w:pStyle w:val="Bibliography"/>
      </w:pPr>
      <w:bookmarkStart w:id="195" w:name="ref-rollinson_climate_2021"/>
      <w:bookmarkEnd w:id="194"/>
      <w:r>
        <w:t>Rollinson, C. R., Alexander, M. R</w:t>
      </w:r>
      <w:r>
        <w:t xml:space="preserve">.,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2">
        <w:r>
          <w:rPr>
            <w:rStyle w:val="Hyperlink"/>
          </w:rPr>
          <w:t>https://doi.o</w:t>
        </w:r>
        <w:r>
          <w:rPr>
            <w:rStyle w:val="Hyperlink"/>
          </w:rPr>
          <w:t>rg/10.1002/ecy.3264</w:t>
        </w:r>
      </w:hyperlink>
    </w:p>
    <w:p w14:paraId="5BCFD82F" w14:textId="77777777" w:rsidR="0022186F" w:rsidRDefault="003343E2">
      <w:pPr>
        <w:pStyle w:val="Bibliography"/>
      </w:pPr>
      <w:bookmarkStart w:id="196" w:name="ref-rossi_age-dependent_2007"/>
      <w:bookmarkEnd w:id="195"/>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3">
        <w:r>
          <w:rPr>
            <w:rStyle w:val="Hyperlink"/>
          </w:rPr>
          <w:t>https://doi</w:t>
        </w:r>
        <w:r>
          <w:rPr>
            <w:rStyle w:val="Hyperlink"/>
          </w:rPr>
          <w:t>.org/10.1111/j.1469-8137.2007.02235.x</w:t>
        </w:r>
      </w:hyperlink>
    </w:p>
    <w:p w14:paraId="4FA567A1" w14:textId="77777777" w:rsidR="0022186F" w:rsidRDefault="003343E2">
      <w:pPr>
        <w:pStyle w:val="Bibliography"/>
      </w:pPr>
      <w:bookmarkStart w:id="197" w:name="ref-sanchez-salguero_disentangling_2015"/>
      <w:bookmarkEnd w:id="196"/>
      <w:r>
        <w:t>Sánchez-Salguero, R., Linares, J. C., Camarero, J. J., Madrigal-González, J., Hevia, A., Sánchez-Miranda, Á., Ballesteros-Cánovas, J. A., Alfaro-Sánchez, R., García-Cervigón, A. I., Bigler, C., &amp; Rigling, A. (2015). Disentangling the effects of competition</w:t>
      </w:r>
      <w:r>
        <w:t xml:space="preserve"> and climate on individual tree growth: A retrospective and dynamic approach in Scots pine. </w:t>
      </w:r>
      <w:r>
        <w:rPr>
          <w:i/>
        </w:rPr>
        <w:t>Forest Ecology and Management</w:t>
      </w:r>
      <w:r>
        <w:t xml:space="preserve">, </w:t>
      </w:r>
      <w:r>
        <w:rPr>
          <w:i/>
        </w:rPr>
        <w:t>358</w:t>
      </w:r>
      <w:r>
        <w:t xml:space="preserve">, 12–25. </w:t>
      </w:r>
      <w:hyperlink r:id="rId94">
        <w:r>
          <w:rPr>
            <w:rStyle w:val="Hyperlink"/>
          </w:rPr>
          <w:t>https://doi.org/10.1016/j.foreco.2015.08.034</w:t>
        </w:r>
      </w:hyperlink>
    </w:p>
    <w:p w14:paraId="178567A7" w14:textId="77777777" w:rsidR="0022186F" w:rsidRPr="002E4CC5" w:rsidRDefault="003343E2">
      <w:pPr>
        <w:pStyle w:val="Bibliography"/>
        <w:rPr>
          <w:lang w:val="nl-NL"/>
          <w:rPrChange w:id="198" w:author="Zuidema, Pieter" w:date="2021-02-23T12:23:00Z">
            <w:rPr/>
          </w:rPrChange>
        </w:rPr>
      </w:pPr>
      <w:bookmarkStart w:id="199" w:name="ref-schelhaas_species-specific_2018"/>
      <w:bookmarkEnd w:id="197"/>
      <w:r>
        <w:t>Schelhaas, M</w:t>
      </w:r>
      <w:r>
        <w:t>.-J., Hengeveld, G. M., Heidema, N., Thürig, E., Rohner, B., Vacchiano, G., Vayreda, J., Redmond, J., Socha, J., Fridman, J., Tomter, S., Polley, H., Barreiro, S., &amp; Nabuurs, G.-J. (2018). Species-specific, pan-European diameter increment models based on d</w:t>
      </w:r>
      <w:r>
        <w:t xml:space="preserve">ata of 2.3 million trees. </w:t>
      </w:r>
      <w:proofErr w:type="spellStart"/>
      <w:r w:rsidRPr="002E4CC5">
        <w:rPr>
          <w:i/>
          <w:lang w:val="nl-NL"/>
          <w:rPrChange w:id="200" w:author="Zuidema, Pieter" w:date="2021-02-23T12:23:00Z">
            <w:rPr>
              <w:i/>
            </w:rPr>
          </w:rPrChange>
        </w:rPr>
        <w:t>Forest</w:t>
      </w:r>
      <w:proofErr w:type="spellEnd"/>
      <w:r w:rsidRPr="002E4CC5">
        <w:rPr>
          <w:i/>
          <w:lang w:val="nl-NL"/>
          <w:rPrChange w:id="201" w:author="Zuidema, Pieter" w:date="2021-02-23T12:23:00Z">
            <w:rPr>
              <w:i/>
            </w:rPr>
          </w:rPrChange>
        </w:rPr>
        <w:t xml:space="preserve"> </w:t>
      </w:r>
      <w:proofErr w:type="spellStart"/>
      <w:r w:rsidRPr="002E4CC5">
        <w:rPr>
          <w:i/>
          <w:lang w:val="nl-NL"/>
          <w:rPrChange w:id="202" w:author="Zuidema, Pieter" w:date="2021-02-23T12:23:00Z">
            <w:rPr>
              <w:i/>
            </w:rPr>
          </w:rPrChange>
        </w:rPr>
        <w:t>Ecosystems</w:t>
      </w:r>
      <w:proofErr w:type="spellEnd"/>
      <w:r w:rsidRPr="002E4CC5">
        <w:rPr>
          <w:lang w:val="nl-NL"/>
          <w:rPrChange w:id="203" w:author="Zuidema, Pieter" w:date="2021-02-23T12:23:00Z">
            <w:rPr/>
          </w:rPrChange>
        </w:rPr>
        <w:t xml:space="preserve">, </w:t>
      </w:r>
      <w:r w:rsidRPr="002E4CC5">
        <w:rPr>
          <w:i/>
          <w:lang w:val="nl-NL"/>
          <w:rPrChange w:id="204" w:author="Zuidema, Pieter" w:date="2021-02-23T12:23:00Z">
            <w:rPr>
              <w:i/>
            </w:rPr>
          </w:rPrChange>
        </w:rPr>
        <w:t>5</w:t>
      </w:r>
      <w:r w:rsidRPr="002E4CC5">
        <w:rPr>
          <w:lang w:val="nl-NL"/>
          <w:rPrChange w:id="205" w:author="Zuidema, Pieter" w:date="2021-02-23T12:23:00Z">
            <w:rPr/>
          </w:rPrChange>
        </w:rPr>
        <w:t xml:space="preserve">(1). </w:t>
      </w:r>
      <w:r>
        <w:fldChar w:fldCharType="begin"/>
      </w:r>
      <w:r w:rsidRPr="002E4CC5">
        <w:rPr>
          <w:lang w:val="nl-NL"/>
          <w:rPrChange w:id="206" w:author="Zuidema, Pieter" w:date="2021-02-23T12:23:00Z">
            <w:rPr/>
          </w:rPrChange>
        </w:rPr>
        <w:instrText xml:space="preserve"> HYPERLINK "https://doi.org/10.1186/s40663-018-0133-3" \h </w:instrText>
      </w:r>
      <w:r>
        <w:fldChar w:fldCharType="separate"/>
      </w:r>
      <w:r w:rsidRPr="002E4CC5">
        <w:rPr>
          <w:rStyle w:val="Hyperlink"/>
          <w:lang w:val="nl-NL"/>
          <w:rPrChange w:id="207"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08" w:name="ref-sheil_does_2017"/>
      <w:bookmarkEnd w:id="199"/>
      <w:r w:rsidRPr="002E4CC5">
        <w:rPr>
          <w:lang w:val="nl-NL"/>
          <w:rPrChange w:id="209" w:author="Zuidema, Pieter" w:date="2021-02-23T12:23:00Z">
            <w:rPr/>
          </w:rPrChange>
        </w:rPr>
        <w:t xml:space="preserve">Sheil, D., </w:t>
      </w:r>
      <w:proofErr w:type="spellStart"/>
      <w:r w:rsidRPr="002E4CC5">
        <w:rPr>
          <w:lang w:val="nl-NL"/>
          <w:rPrChange w:id="210" w:author="Zuidema, Pieter" w:date="2021-02-23T12:23:00Z">
            <w:rPr/>
          </w:rPrChange>
        </w:rPr>
        <w:t>Eastaugh</w:t>
      </w:r>
      <w:proofErr w:type="spellEnd"/>
      <w:r w:rsidRPr="002E4CC5">
        <w:rPr>
          <w:lang w:val="nl-NL"/>
          <w:rPrChange w:id="211" w:author="Zuidema, Pieter" w:date="2021-02-23T12:23:00Z">
            <w:rPr/>
          </w:rPrChange>
        </w:rPr>
        <w:t>, C. S., Vlam, M., Zuidema, P. A., Groenendijk, P., van der Sleen, P., Jay, A., &amp; V</w:t>
      </w:r>
      <w:r w:rsidRPr="002E4CC5">
        <w:rPr>
          <w:lang w:val="nl-NL"/>
          <w:rPrChange w:id="212" w:author="Zuidema, Pieter" w:date="2021-02-23T12:23:00Z">
            <w:rPr/>
          </w:rPrChange>
        </w:rPr>
        <w:t xml:space="preserve">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5">
        <w:r>
          <w:rPr>
            <w:rStyle w:val="Hyperlink"/>
          </w:rPr>
          <w:t>https://doi.org/10.1111/1365-2435.12775</w:t>
        </w:r>
      </w:hyperlink>
    </w:p>
    <w:p w14:paraId="6192F270" w14:textId="77777777" w:rsidR="0022186F" w:rsidRDefault="003343E2">
      <w:pPr>
        <w:pStyle w:val="Bibliography"/>
      </w:pPr>
      <w:bookmarkStart w:id="213" w:name="ref-sniderhan_growth_2016"/>
      <w:bookmarkEnd w:id="208"/>
      <w:r>
        <w:t>Sniderha</w:t>
      </w:r>
      <w:r>
        <w:t xml:space="preserve">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6">
        <w:r>
          <w:rPr>
            <w:rStyle w:val="Hyperlink"/>
          </w:rPr>
          <w:t>https://doi.org/10.1002/2016JG003528</w:t>
        </w:r>
      </w:hyperlink>
    </w:p>
    <w:p w14:paraId="5D6B8C86" w14:textId="77777777" w:rsidR="0022186F" w:rsidRDefault="003343E2">
      <w:pPr>
        <w:pStyle w:val="Bibliography"/>
      </w:pPr>
      <w:bookmarkStart w:id="214" w:name="ref-speer_fundamentals_2010"/>
      <w:bookmarkEnd w:id="213"/>
      <w:r>
        <w:t xml:space="preserve">Speer, J. H. (2010). </w:t>
      </w:r>
      <w:r>
        <w:rPr>
          <w:i/>
        </w:rPr>
        <w:t>Fundamentals of tree-ring research</w:t>
      </w:r>
      <w:r>
        <w:t>. Univ. of Arizona Press.</w:t>
      </w:r>
    </w:p>
    <w:p w14:paraId="01FAE8B8" w14:textId="77777777" w:rsidR="0022186F" w:rsidRDefault="003343E2">
      <w:pPr>
        <w:pStyle w:val="Bibliography"/>
      </w:pPr>
      <w:bookmarkStart w:id="215" w:name="ref-stephenson_rate_2014"/>
      <w:bookmarkEnd w:id="214"/>
      <w:r>
        <w:lastRenderedPageBreak/>
        <w:t>Stephenson, N. L., Das, A. J., Condit, R., Russo, S. E., Baker, P. J., Beckman, N. G., Coomes,</w:t>
      </w:r>
      <w:r>
        <w:t xml:space="preserve"> D. A., Lines, E. R., Morris, W. K., Rüger, N., Álvarez, E., Blundo, C., Bunyavejchewin, S., Chuyong, G., Davies, S. J., Duque, á., Ewango, C. N., Flores, O., Franklin, J. F., … Zavala, M. A. (2014). Rate of tree carbon accumulation increases continuously </w:t>
      </w:r>
      <w:r>
        <w:t xml:space="preserve">with tree size. </w:t>
      </w:r>
      <w:r>
        <w:rPr>
          <w:i/>
        </w:rPr>
        <w:t>Nature</w:t>
      </w:r>
      <w:r>
        <w:t xml:space="preserve">, </w:t>
      </w:r>
      <w:r>
        <w:rPr>
          <w:i/>
        </w:rPr>
        <w:t>507</w:t>
      </w:r>
      <w:r>
        <w:t xml:space="preserve">, 90–93. </w:t>
      </w:r>
      <w:hyperlink r:id="rId97">
        <w:r>
          <w:rPr>
            <w:rStyle w:val="Hyperlink"/>
          </w:rPr>
          <w:t>https://doi.org/10.1038/nature12914</w:t>
        </w:r>
      </w:hyperlink>
    </w:p>
    <w:p w14:paraId="11BE8DE0" w14:textId="77777777" w:rsidR="0022186F" w:rsidRDefault="003343E2">
      <w:pPr>
        <w:pStyle w:val="Bibliography"/>
      </w:pPr>
      <w:bookmarkStart w:id="216" w:name="ref-stokes_introduction_1968"/>
      <w:bookmarkEnd w:id="215"/>
      <w:r>
        <w:t xml:space="preserve">Stokes, M. A. (1968). </w:t>
      </w:r>
      <w:r>
        <w:rPr>
          <w:i/>
        </w:rPr>
        <w:t>An Introduction to Tree-ring Dating</w:t>
      </w:r>
      <w:r>
        <w:t>. University of Arizona Press.</w:t>
      </w:r>
    </w:p>
    <w:p w14:paraId="5655723D" w14:textId="77777777" w:rsidR="0022186F" w:rsidRDefault="003343E2">
      <w:pPr>
        <w:pStyle w:val="Bibliography"/>
      </w:pPr>
      <w:bookmarkStart w:id="217" w:name="ref-sullivan_long-term_2020"/>
      <w:bookmarkEnd w:id="216"/>
      <w:r>
        <w:t>Sullivan, M. J. P., Lewis, S. L., Affum-B</w:t>
      </w:r>
      <w:r>
        <w:t xml:space="preserve">affoe, K., Castilho, C., Costa, F., Sanchez, A. C., Ewango, C. E. N., Hubau, W., Marimon, B., Monteagudo-Mendoza, A., Qie, L., Sonké, B., Martinez, R. V., Baker, T. R., Brienen, R. J. W., Feldpausch, T. R., Galbraith, D., Gloor, M., Malhi, Y., … Phillips, </w:t>
      </w:r>
      <w:r>
        <w:t xml:space="preserve">O. L. (2020). Long-term thermal sensitivity of Earth’s tropical forests. </w:t>
      </w:r>
      <w:r>
        <w:rPr>
          <w:i/>
        </w:rPr>
        <w:t>Science</w:t>
      </w:r>
      <w:r>
        <w:t xml:space="preserve">, </w:t>
      </w:r>
      <w:r>
        <w:rPr>
          <w:i/>
        </w:rPr>
        <w:t>368</w:t>
      </w:r>
      <w:r>
        <w:t xml:space="preserve">(6493), 869–874. </w:t>
      </w:r>
      <w:hyperlink r:id="rId98">
        <w:r>
          <w:rPr>
            <w:rStyle w:val="Hyperlink"/>
          </w:rPr>
          <w:t>https://doi.org/10.1126/science.aaw7578</w:t>
        </w:r>
      </w:hyperlink>
    </w:p>
    <w:p w14:paraId="270C70EB" w14:textId="77777777" w:rsidR="0022186F" w:rsidRDefault="003343E2">
      <w:pPr>
        <w:pStyle w:val="Bibliography"/>
      </w:pPr>
      <w:bookmarkStart w:id="218" w:name="ref-sullivan_effect_2016"/>
      <w:bookmarkEnd w:id="217"/>
      <w:r>
        <w:t>Sullivan, P. F., Pattison, R. R., Brownlee, A. H., Caho</w:t>
      </w:r>
      <w:r>
        <w:t xml:space="preserve">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99">
        <w:r>
          <w:rPr>
            <w:rStyle w:val="Hyperlink"/>
          </w:rPr>
          <w:t>https://doi.org/10.1088/1748-9326/11/11/114007</w:t>
        </w:r>
      </w:hyperlink>
    </w:p>
    <w:p w14:paraId="2354AA49" w14:textId="77777777" w:rsidR="0022186F" w:rsidRDefault="003343E2">
      <w:pPr>
        <w:pStyle w:val="Bibliography"/>
      </w:pPr>
      <w:bookmarkStart w:id="219" w:name="ref-samonil_individual-based_2013"/>
      <w:bookmarkEnd w:id="218"/>
      <w:r>
        <w:t>Šamonil, P., Doleželová, P., Vašíčková, I., Adam, D., Valtera, M., Král, K., Janík, D., &amp; Šebková, B. (2013). Individual-based approach to the detection of disturbance history through spatial scal</w:t>
      </w:r>
      <w:r>
        <w:t xml:space="preserve">es in a natural beech-dominated forest. </w:t>
      </w:r>
      <w:r>
        <w:rPr>
          <w:i/>
        </w:rPr>
        <w:t>Journal of Vegetation Science</w:t>
      </w:r>
      <w:r>
        <w:t xml:space="preserve">, </w:t>
      </w:r>
      <w:r>
        <w:rPr>
          <w:i/>
        </w:rPr>
        <w:t>24</w:t>
      </w:r>
      <w:r>
        <w:t xml:space="preserve">(6), 1167–1184. </w:t>
      </w:r>
      <w:hyperlink r:id="rId100">
        <w:r>
          <w:rPr>
            <w:rStyle w:val="Hyperlink"/>
          </w:rPr>
          <w:t>https://doi.org/10.1111/jvs.12025</w:t>
        </w:r>
      </w:hyperlink>
    </w:p>
    <w:p w14:paraId="02156DDE" w14:textId="77777777" w:rsidR="0022186F" w:rsidRDefault="003343E2">
      <w:pPr>
        <w:pStyle w:val="Bibliography"/>
      </w:pPr>
      <w:bookmarkStart w:id="220" w:name="ref-samonil_long-term_2008"/>
      <w:bookmarkEnd w:id="219"/>
      <w:r>
        <w:t>Šamonil, P., &amp; Vrška, T. (2008). Long-term vegetation dynamics in the Šumava Mts</w:t>
      </w:r>
      <w:r>
        <w:t xml:space="preserve">. Natural spruce-fir-beech forests. </w:t>
      </w:r>
      <w:r>
        <w:rPr>
          <w:i/>
        </w:rPr>
        <w:t>Plant Ecology</w:t>
      </w:r>
      <w:r>
        <w:t xml:space="preserve">, </w:t>
      </w:r>
      <w:r>
        <w:rPr>
          <w:i/>
        </w:rPr>
        <w:t>196</w:t>
      </w:r>
      <w:r>
        <w:t xml:space="preserve">(2), 197–214. </w:t>
      </w:r>
      <w:hyperlink r:id="rId101">
        <w:r>
          <w:rPr>
            <w:rStyle w:val="Hyperlink"/>
          </w:rPr>
          <w:t>https://doi.org/10.1007/s11258-007-9345-2</w:t>
        </w:r>
      </w:hyperlink>
    </w:p>
    <w:p w14:paraId="0B248BBC" w14:textId="77777777" w:rsidR="0022186F" w:rsidRDefault="003343E2">
      <w:pPr>
        <w:pStyle w:val="Bibliography"/>
      </w:pPr>
      <w:bookmarkStart w:id="221" w:name="ref-teets_linking_2018"/>
      <w:bookmarkEnd w:id="22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w:t>
      </w:r>
      <w:r>
        <w:rPr>
          <w:i/>
        </w:rPr>
        <w:t>ral and Forest Meteorology</w:t>
      </w:r>
      <w:r>
        <w:t xml:space="preserve">, </w:t>
      </w:r>
      <w:r>
        <w:rPr>
          <w:i/>
        </w:rPr>
        <w:t>249</w:t>
      </w:r>
      <w:r>
        <w:t xml:space="preserve">, 479–487. </w:t>
      </w:r>
      <w:hyperlink r:id="rId102">
        <w:r>
          <w:rPr>
            <w:rStyle w:val="Hyperlink"/>
          </w:rPr>
          <w:t>https://doi.org/10.1016/j.agrformet.2017.08.007</w:t>
        </w:r>
      </w:hyperlink>
    </w:p>
    <w:p w14:paraId="1411539D" w14:textId="77777777" w:rsidR="0022186F" w:rsidRDefault="003343E2">
      <w:pPr>
        <w:pStyle w:val="Bibliography"/>
      </w:pPr>
      <w:bookmarkStart w:id="222" w:name="ref-teets_quantifying_2018"/>
      <w:bookmarkEnd w:id="221"/>
      <w:r>
        <w:t>Teets, A., Fraver, S., Weiskittel, A. R., &amp; Hollinger, D. Y. (2018). Quantifying climate-growth rel</w:t>
      </w:r>
      <w:r>
        <w:t xml:space="preserve">ationships at the stand level in a mature mixed-species conifer forest. </w:t>
      </w:r>
      <w:r>
        <w:rPr>
          <w:i/>
        </w:rPr>
        <w:t>Global Change Biology</w:t>
      </w:r>
      <w:r>
        <w:t xml:space="preserve">, </w:t>
      </w:r>
      <w:r>
        <w:rPr>
          <w:i/>
        </w:rPr>
        <w:t>24</w:t>
      </w:r>
      <w:r>
        <w:t xml:space="preserve">(8), 3587–3602. </w:t>
      </w:r>
      <w:hyperlink r:id="rId103">
        <w:r>
          <w:rPr>
            <w:rStyle w:val="Hyperlink"/>
          </w:rPr>
          <w:t>https://doi.org/10.1111/gcb.14120</w:t>
        </w:r>
      </w:hyperlink>
    </w:p>
    <w:p w14:paraId="77C16DDD" w14:textId="77777777" w:rsidR="0022186F" w:rsidRDefault="003343E2">
      <w:pPr>
        <w:pStyle w:val="Bibliography"/>
      </w:pPr>
      <w:bookmarkStart w:id="223" w:name="ref-meinzer_age-related_2011"/>
      <w:bookmarkEnd w:id="222"/>
      <w:r>
        <w:t>Thomas, S. C. (2011). Age-Related Changes in Tree Growth</w:t>
      </w:r>
      <w:r>
        <w:t xml:space="preserve"> and Functional Biology: The Role of Reproduction. In F. C. Meinzer, B. Lachenbruch, &amp; T. E. Dawson (Eds.), </w:t>
      </w:r>
      <w:r>
        <w:rPr>
          <w:i/>
        </w:rPr>
        <w:t>Size- and Age-Related Changes in Tree Structure and Function</w:t>
      </w:r>
      <w:r>
        <w:t xml:space="preserve"> (Vol. 4, pp. 33–64). Springer Netherlands. </w:t>
      </w:r>
      <w:hyperlink r:id="rId104">
        <w:r>
          <w:rPr>
            <w:rStyle w:val="Hyperlink"/>
          </w:rPr>
          <w:t>https://doi.org/10.1007/978-94-007-1242-3_2</w:t>
        </w:r>
      </w:hyperlink>
    </w:p>
    <w:p w14:paraId="52A09EF3" w14:textId="77777777" w:rsidR="0022186F" w:rsidRDefault="003343E2">
      <w:pPr>
        <w:pStyle w:val="Bibliography"/>
      </w:pPr>
      <w:bookmarkStart w:id="224" w:name="ref-tolwinski-ward_bayesian_2013"/>
      <w:bookmarkEnd w:id="223"/>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w:t>
      </w:r>
      <w:r>
        <w:t xml:space="preserve">1493. </w:t>
      </w:r>
      <w:hyperlink r:id="rId105">
        <w:r>
          <w:rPr>
            <w:rStyle w:val="Hyperlink"/>
          </w:rPr>
          <w:t>https://doi.org/10.5194/cp-9-1481-2013</w:t>
        </w:r>
      </w:hyperlink>
    </w:p>
    <w:p w14:paraId="76FEA278" w14:textId="77777777" w:rsidR="0022186F" w:rsidRDefault="003343E2">
      <w:pPr>
        <w:pStyle w:val="Bibliography"/>
      </w:pPr>
      <w:bookmarkStart w:id="225" w:name="ref-touchan_millennial_2011"/>
      <w:bookmarkEnd w:id="224"/>
      <w:r>
        <w:lastRenderedPageBreak/>
        <w:t>Touchan, R., Woodhouse, C. A., Meko, D. M., &amp; Allen, C. (2011). Millennial precipitation reconstruction for the Jemez Mountains, New Mexico, reveals chan</w:t>
      </w:r>
      <w:r>
        <w:t xml:space="preserve">gingb drought signal. </w:t>
      </w:r>
      <w:r>
        <w:rPr>
          <w:i/>
        </w:rPr>
        <w:t>International Journal of Climatology</w:t>
      </w:r>
      <w:r>
        <w:t xml:space="preserve">, </w:t>
      </w:r>
      <w:r>
        <w:rPr>
          <w:i/>
        </w:rPr>
        <w:t>31</w:t>
      </w:r>
      <w:r>
        <w:t xml:space="preserve">(6), 896–906. </w:t>
      </w:r>
      <w:hyperlink r:id="rId106">
        <w:r>
          <w:rPr>
            <w:rStyle w:val="Hyperlink"/>
          </w:rPr>
          <w:t>https://doi.org/10.1002/joc.2117</w:t>
        </w:r>
      </w:hyperlink>
    </w:p>
    <w:p w14:paraId="21ABDFC4" w14:textId="77777777" w:rsidR="0022186F" w:rsidRDefault="003343E2">
      <w:pPr>
        <w:pStyle w:val="Bibliography"/>
      </w:pPr>
      <w:bookmarkStart w:id="226" w:name="ref-trouillier_size_2019"/>
      <w:bookmarkEnd w:id="225"/>
      <w:r>
        <w:t>Trouillier, M., van der Maaten-Theunissen, M., Scharnweber, T., Würth, D., Burger, A., Schnittl</w:t>
      </w:r>
      <w:r>
        <w:t xml:space="preserve">er, M., &amp; Wilmking, M. (2019). Size mattersa comparison of three methods to assess age- and size-dependent climate sensitivity of trees. </w:t>
      </w:r>
      <w:r>
        <w:rPr>
          <w:i/>
        </w:rPr>
        <w:t>Trees</w:t>
      </w:r>
      <w:r>
        <w:t xml:space="preserve">, </w:t>
      </w:r>
      <w:r>
        <w:rPr>
          <w:i/>
        </w:rPr>
        <w:t>33</w:t>
      </w:r>
      <w:r>
        <w:t xml:space="preserve">(1), 183–192. </w:t>
      </w:r>
      <w:hyperlink r:id="rId107">
        <w:r>
          <w:rPr>
            <w:rStyle w:val="Hyperlink"/>
          </w:rPr>
          <w:t>https://doi.org/10.1007/s00468-018-</w:t>
        </w:r>
        <w:r>
          <w:rPr>
            <w:rStyle w:val="Hyperlink"/>
          </w:rPr>
          <w:t>1767-z</w:t>
        </w:r>
      </w:hyperlink>
    </w:p>
    <w:p w14:paraId="59B41394" w14:textId="77777777" w:rsidR="0022186F" w:rsidRDefault="003343E2">
      <w:pPr>
        <w:pStyle w:val="Bibliography"/>
      </w:pPr>
      <w:bookmarkStart w:id="227" w:name="ref-tumajer_increasing_2017"/>
      <w:bookmarkEnd w:id="22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w:t>
      </w:r>
      <w:r>
        <w:rPr>
          <w:i/>
        </w:rPr>
        <w:t>rology</w:t>
      </w:r>
      <w:r>
        <w:t xml:space="preserve">, </w:t>
      </w:r>
      <w:r>
        <w:rPr>
          <w:i/>
        </w:rPr>
        <w:t>247</w:t>
      </w:r>
      <w:r>
        <w:t xml:space="preserve">, 56–64. </w:t>
      </w:r>
      <w:hyperlink r:id="rId108">
        <w:r>
          <w:rPr>
            <w:rStyle w:val="Hyperlink"/>
          </w:rPr>
          <w:t>https://doi.org/10.1016/j.agrformet.2017.07.015</w:t>
        </w:r>
      </w:hyperlink>
    </w:p>
    <w:p w14:paraId="6C600980" w14:textId="77777777" w:rsidR="0022186F" w:rsidRPr="002E4CC5" w:rsidRDefault="003343E2">
      <w:pPr>
        <w:pStyle w:val="Bibliography"/>
        <w:rPr>
          <w:lang w:val="nl-NL"/>
          <w:rPrChange w:id="228" w:author="Zuidema, Pieter" w:date="2021-02-23T12:23:00Z">
            <w:rPr/>
          </w:rPrChange>
        </w:rPr>
      </w:pPr>
      <w:bookmarkStart w:id="229" w:name="ref-van_de_pol_identifying_2016"/>
      <w:bookmarkEnd w:id="227"/>
      <w:r>
        <w:t>van de Pol, M., Bailey, L. D., McLean, N., Rijsdijk, L., Lawson, C. R., &amp; Brouwer, L. (2016). Identifying the best climat</w:t>
      </w:r>
      <w:r>
        <w:t xml:space="preserve">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30"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31" w:name="ref-van_der_sleen_no_2015"/>
      <w:bookmarkEnd w:id="229"/>
      <w:r w:rsidRPr="002E4CC5">
        <w:rPr>
          <w:lang w:val="nl-NL"/>
          <w:rPrChange w:id="232" w:author="Zuidema, Pieter" w:date="2021-02-23T12:23:00Z">
            <w:rPr/>
          </w:rPrChange>
        </w:rPr>
        <w:t>van der Sleen, P., Groenendijk, P., Vlam, M., Anten, N. P. R., Bo</w:t>
      </w:r>
      <w:r w:rsidRPr="002E4CC5">
        <w:rPr>
          <w:lang w:val="nl-NL"/>
          <w:rPrChange w:id="233" w:author="Zuidema, Pieter" w:date="2021-02-23T12:23:00Z">
            <w:rPr/>
          </w:rPrChange>
        </w:rPr>
        <w:t xml:space="preserve">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09">
        <w:r>
          <w:rPr>
            <w:rStyle w:val="Hyperlink"/>
          </w:rPr>
          <w:t>https://doi.org/10.1038/ngeo2313</w:t>
        </w:r>
      </w:hyperlink>
    </w:p>
    <w:p w14:paraId="71B2D265" w14:textId="77777777" w:rsidR="0022186F" w:rsidRDefault="003343E2">
      <w:pPr>
        <w:pStyle w:val="Bibliography"/>
      </w:pPr>
      <w:bookmarkStart w:id="234" w:name="ref-vlam_temperature_2014"/>
      <w:bookmarkEnd w:id="231"/>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0">
        <w:r>
          <w:rPr>
            <w:rStyle w:val="Hyperlink"/>
          </w:rPr>
          <w:t>https://doi.org/10.1007/s00442-013-2846-x</w:t>
        </w:r>
      </w:hyperlink>
    </w:p>
    <w:p w14:paraId="743E554A" w14:textId="77777777" w:rsidR="0022186F" w:rsidRDefault="003343E2">
      <w:pPr>
        <w:pStyle w:val="Bibliography"/>
      </w:pPr>
      <w:bookmarkStart w:id="235" w:name="ref-voelker_historical_2006"/>
      <w:bookmarkEnd w:id="234"/>
      <w:r>
        <w:t xml:space="preserve">Voelker, S. L., Muzika, R.-M., Guyette, R. P., &amp; Stambaugh, M. C. (2006). Historical Co2 Growth Enhancement Declines with Age in Quercus and Pinus. </w:t>
      </w:r>
      <w:r>
        <w:rPr>
          <w:i/>
        </w:rPr>
        <w:t>Ecologi</w:t>
      </w:r>
      <w:r>
        <w:rPr>
          <w:i/>
        </w:rPr>
        <w:t>cal Monographs</w:t>
      </w:r>
      <w:r>
        <w:t xml:space="preserve">, </w:t>
      </w:r>
      <w:r>
        <w:rPr>
          <w:i/>
        </w:rPr>
        <w:t>76</w:t>
      </w:r>
      <w:r>
        <w:t xml:space="preserve">(4), 549–564. </w:t>
      </w:r>
      <w:hyperlink r:id="rId111">
        <w:r>
          <w:rPr>
            <w:rStyle w:val="Hyperlink"/>
          </w:rPr>
          <w:t>https://doi.org/10.1890/0012-9615(2006)076[0549:HCGEDW]2.0.CO;2</w:t>
        </w:r>
      </w:hyperlink>
    </w:p>
    <w:p w14:paraId="165AE79B" w14:textId="77777777" w:rsidR="0022186F" w:rsidRDefault="003343E2">
      <w:pPr>
        <w:pStyle w:val="Bibliography"/>
      </w:pPr>
      <w:bookmarkStart w:id="236" w:name="ref-vrska_european_2009"/>
      <w:bookmarkEnd w:id="235"/>
      <w:r>
        <w:t xml:space="preserve">Vrška, T., Adam, D., Hort, L., Kolář, T., &amp; Janík, D. (2009). European beech </w:t>
      </w:r>
      <w:r>
        <w:t xml:space="preserve">(Fagus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2">
        <w:r>
          <w:rPr>
            <w:rStyle w:val="Hyperlink"/>
          </w:rPr>
          <w:t>https:</w:t>
        </w:r>
        <w:r>
          <w:rPr>
            <w:rStyle w:val="Hyperlink"/>
          </w:rPr>
          <w:t>//doi.org/10.1016/j.foreco.2009.03.007</w:t>
        </w:r>
      </w:hyperlink>
    </w:p>
    <w:p w14:paraId="3873D231" w14:textId="77777777" w:rsidR="0022186F" w:rsidRDefault="003343E2">
      <w:pPr>
        <w:pStyle w:val="Bibliography"/>
      </w:pPr>
      <w:bookmarkStart w:id="237" w:name="ref-walker_integrating_2020"/>
      <w:bookmarkEnd w:id="236"/>
      <w:r>
        <w:t>Walker, A. P., Kauwe, M. G. D., Bastos, A., Belmecheri, S., Georgiou, K., Keeling, R., McMahon, S. M., Medlyn, B. E., Moore, D. J. P., Norby, R. J., Zaehle, S., Anderson-Teixeira, K. J., Battipaglia, G., Brienen, R. J</w:t>
      </w:r>
      <w:r>
        <w:t xml:space="preserve">.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3">
        <w:r>
          <w:rPr>
            <w:rStyle w:val="Hyperlink"/>
          </w:rPr>
          <w:t>https://doi.org/10.1111/nph.16866</w:t>
        </w:r>
      </w:hyperlink>
    </w:p>
    <w:p w14:paraId="4E537412" w14:textId="77777777" w:rsidR="0022186F" w:rsidRPr="002E4CC5" w:rsidRDefault="003343E2">
      <w:pPr>
        <w:pStyle w:val="Bibliography"/>
        <w:rPr>
          <w:lang w:val="nl-NL"/>
          <w:rPrChange w:id="238" w:author="Zuidema, Pieter" w:date="2021-02-23T12:23:00Z">
            <w:rPr/>
          </w:rPrChange>
        </w:rPr>
      </w:pPr>
      <w:bookmarkStart w:id="239" w:name="ref-williams_temperature_2013"/>
      <w:bookmarkEnd w:id="237"/>
      <w:r>
        <w:t>Williams, A. P., Allen, C. D., Macalady, A. K., Griffin, D., Woodhouse, C. A., Meko, D. M., Swetnam, T. W., Rauscher, S. A., Seager, R., Grissino-Mayer, H. D., Dean, J. S., Cook, E. R., Gangodagamage, C.,</w:t>
      </w:r>
      <w:r>
        <w:t xml:space="preserve"> Cai, M., &amp; McDowell, N. G. (2013). Temperature as a potent driver of </w:t>
      </w:r>
      <w:r>
        <w:lastRenderedPageBreak/>
        <w:t xml:space="preserve">regional forest drought stress and tree mortality. </w:t>
      </w:r>
      <w:r w:rsidRPr="002E4CC5">
        <w:rPr>
          <w:i/>
          <w:lang w:val="nl-NL"/>
          <w:rPrChange w:id="240" w:author="Zuidema, Pieter" w:date="2021-02-23T12:23:00Z">
            <w:rPr>
              <w:i/>
            </w:rPr>
          </w:rPrChange>
        </w:rPr>
        <w:t xml:space="preserve">Nature </w:t>
      </w:r>
      <w:proofErr w:type="spellStart"/>
      <w:r w:rsidRPr="002E4CC5">
        <w:rPr>
          <w:i/>
          <w:lang w:val="nl-NL"/>
          <w:rPrChange w:id="241" w:author="Zuidema, Pieter" w:date="2021-02-23T12:23:00Z">
            <w:rPr>
              <w:i/>
            </w:rPr>
          </w:rPrChange>
        </w:rPr>
        <w:t>Climate</w:t>
      </w:r>
      <w:proofErr w:type="spellEnd"/>
      <w:r w:rsidRPr="002E4CC5">
        <w:rPr>
          <w:i/>
          <w:lang w:val="nl-NL"/>
          <w:rPrChange w:id="242" w:author="Zuidema, Pieter" w:date="2021-02-23T12:23:00Z">
            <w:rPr>
              <w:i/>
            </w:rPr>
          </w:rPrChange>
        </w:rPr>
        <w:t xml:space="preserve"> Change</w:t>
      </w:r>
      <w:r w:rsidRPr="002E4CC5">
        <w:rPr>
          <w:lang w:val="nl-NL"/>
          <w:rPrChange w:id="243" w:author="Zuidema, Pieter" w:date="2021-02-23T12:23:00Z">
            <w:rPr/>
          </w:rPrChange>
        </w:rPr>
        <w:t xml:space="preserve">, </w:t>
      </w:r>
      <w:r w:rsidRPr="002E4CC5">
        <w:rPr>
          <w:i/>
          <w:lang w:val="nl-NL"/>
          <w:rPrChange w:id="244" w:author="Zuidema, Pieter" w:date="2021-02-23T12:23:00Z">
            <w:rPr>
              <w:i/>
            </w:rPr>
          </w:rPrChange>
        </w:rPr>
        <w:t>3</w:t>
      </w:r>
      <w:r w:rsidRPr="002E4CC5">
        <w:rPr>
          <w:lang w:val="nl-NL"/>
          <w:rPrChange w:id="245" w:author="Zuidema, Pieter" w:date="2021-02-23T12:23:00Z">
            <w:rPr/>
          </w:rPrChange>
        </w:rPr>
        <w:t xml:space="preserve">(3), 292–297. </w:t>
      </w:r>
      <w:r>
        <w:fldChar w:fldCharType="begin"/>
      </w:r>
      <w:r w:rsidRPr="002E4CC5">
        <w:rPr>
          <w:lang w:val="nl-NL"/>
          <w:rPrChange w:id="246" w:author="Zuidema, Pieter" w:date="2021-02-23T12:23:00Z">
            <w:rPr/>
          </w:rPrChange>
        </w:rPr>
        <w:instrText xml:space="preserve"> HYPERLINK "https://doi.org/10.1038/nclimate1693" \h </w:instrText>
      </w:r>
      <w:r>
        <w:fldChar w:fldCharType="separate"/>
      </w:r>
      <w:r w:rsidRPr="002E4CC5">
        <w:rPr>
          <w:rStyle w:val="Hyperlink"/>
          <w:lang w:val="nl-NL"/>
          <w:rPrChange w:id="247"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48" w:name="ref-wilmking_global_2020"/>
      <w:bookmarkEnd w:id="239"/>
      <w:proofErr w:type="spellStart"/>
      <w:r w:rsidRPr="002E4CC5">
        <w:rPr>
          <w:lang w:val="nl-NL"/>
          <w:rPrChange w:id="249" w:author="Zuidema, Pieter" w:date="2021-02-23T12:23:00Z">
            <w:rPr/>
          </w:rPrChange>
        </w:rPr>
        <w:t>Wilm</w:t>
      </w:r>
      <w:r w:rsidRPr="002E4CC5">
        <w:rPr>
          <w:lang w:val="nl-NL"/>
          <w:rPrChange w:id="250" w:author="Zuidema, Pieter" w:date="2021-02-23T12:23:00Z">
            <w:rPr/>
          </w:rPrChange>
        </w:rPr>
        <w:t>king</w:t>
      </w:r>
      <w:proofErr w:type="spellEnd"/>
      <w:r w:rsidRPr="002E4CC5">
        <w:rPr>
          <w:lang w:val="nl-NL"/>
          <w:rPrChange w:id="251" w:author="Zuidema, Pieter" w:date="2021-02-23T12:23:00Z">
            <w:rPr/>
          </w:rPrChange>
        </w:rPr>
        <w:t xml:space="preserve">, M., Maaten-Theunissen, M. van der, </w:t>
      </w:r>
      <w:proofErr w:type="spellStart"/>
      <w:r w:rsidRPr="002E4CC5">
        <w:rPr>
          <w:lang w:val="nl-NL"/>
          <w:rPrChange w:id="252" w:author="Zuidema, Pieter" w:date="2021-02-23T12:23:00Z">
            <w:rPr/>
          </w:rPrChange>
        </w:rPr>
        <w:t>Maaten</w:t>
      </w:r>
      <w:proofErr w:type="spellEnd"/>
      <w:r w:rsidRPr="002E4CC5">
        <w:rPr>
          <w:lang w:val="nl-NL"/>
          <w:rPrChange w:id="253" w:author="Zuidema, Pieter" w:date="2021-02-23T12:23:00Z">
            <w:rPr/>
          </w:rPrChange>
        </w:rPr>
        <w:t xml:space="preserve">, E. van der, </w:t>
      </w:r>
      <w:proofErr w:type="spellStart"/>
      <w:r w:rsidRPr="002E4CC5">
        <w:rPr>
          <w:lang w:val="nl-NL"/>
          <w:rPrChange w:id="254" w:author="Zuidema, Pieter" w:date="2021-02-23T12:23:00Z">
            <w:rPr/>
          </w:rPrChange>
        </w:rPr>
        <w:t>Scharnweber</w:t>
      </w:r>
      <w:proofErr w:type="spellEnd"/>
      <w:r w:rsidRPr="002E4CC5">
        <w:rPr>
          <w:lang w:val="nl-NL"/>
          <w:rPrChange w:id="255" w:author="Zuidema, Pieter" w:date="2021-02-23T12:23:00Z">
            <w:rPr/>
          </w:rPrChange>
        </w:rPr>
        <w:t xml:space="preserve">, T., </w:t>
      </w:r>
      <w:proofErr w:type="spellStart"/>
      <w:r w:rsidRPr="002E4CC5">
        <w:rPr>
          <w:lang w:val="nl-NL"/>
          <w:rPrChange w:id="256" w:author="Zuidema, Pieter" w:date="2021-02-23T12:23:00Z">
            <w:rPr/>
          </w:rPrChange>
        </w:rPr>
        <w:t>Buras</w:t>
      </w:r>
      <w:proofErr w:type="spellEnd"/>
      <w:r w:rsidRPr="002E4CC5">
        <w:rPr>
          <w:lang w:val="nl-NL"/>
          <w:rPrChange w:id="257" w:author="Zuidema, Pieter" w:date="2021-02-23T12:23:00Z">
            <w:rPr/>
          </w:rPrChange>
        </w:rPr>
        <w:t xml:space="preserve">, A., </w:t>
      </w:r>
      <w:proofErr w:type="spellStart"/>
      <w:r w:rsidRPr="002E4CC5">
        <w:rPr>
          <w:lang w:val="nl-NL"/>
          <w:rPrChange w:id="258" w:author="Zuidema, Pieter" w:date="2021-02-23T12:23:00Z">
            <w:rPr/>
          </w:rPrChange>
        </w:rPr>
        <w:t>Biermann</w:t>
      </w:r>
      <w:proofErr w:type="spellEnd"/>
      <w:r w:rsidRPr="002E4CC5">
        <w:rPr>
          <w:lang w:val="nl-NL"/>
          <w:rPrChange w:id="259" w:author="Zuidema, Pieter" w:date="2021-02-23T12:23:00Z">
            <w:rPr/>
          </w:rPrChange>
        </w:rPr>
        <w:t xml:space="preserve">, C., </w:t>
      </w:r>
      <w:proofErr w:type="spellStart"/>
      <w:r w:rsidRPr="002E4CC5">
        <w:rPr>
          <w:lang w:val="nl-NL"/>
          <w:rPrChange w:id="260" w:author="Zuidema, Pieter" w:date="2021-02-23T12:23:00Z">
            <w:rPr/>
          </w:rPrChange>
        </w:rPr>
        <w:t>Gurskaya</w:t>
      </w:r>
      <w:proofErr w:type="spellEnd"/>
      <w:r w:rsidRPr="002E4CC5">
        <w:rPr>
          <w:lang w:val="nl-NL"/>
          <w:rPrChange w:id="261" w:author="Zuidema, Pieter" w:date="2021-02-23T12:23:00Z">
            <w:rPr/>
          </w:rPrChange>
        </w:rPr>
        <w:t xml:space="preserve">, M., </w:t>
      </w:r>
      <w:proofErr w:type="spellStart"/>
      <w:r w:rsidRPr="002E4CC5">
        <w:rPr>
          <w:lang w:val="nl-NL"/>
          <w:rPrChange w:id="262" w:author="Zuidema, Pieter" w:date="2021-02-23T12:23:00Z">
            <w:rPr/>
          </w:rPrChange>
        </w:rPr>
        <w:t>Hallinger</w:t>
      </w:r>
      <w:proofErr w:type="spellEnd"/>
      <w:r w:rsidRPr="002E4CC5">
        <w:rPr>
          <w:lang w:val="nl-NL"/>
          <w:rPrChange w:id="263" w:author="Zuidema, Pieter" w:date="2021-02-23T12:23:00Z">
            <w:rPr/>
          </w:rPrChange>
        </w:rPr>
        <w:t xml:space="preserve">, M., Lange, J., </w:t>
      </w:r>
      <w:proofErr w:type="spellStart"/>
      <w:r w:rsidRPr="002E4CC5">
        <w:rPr>
          <w:lang w:val="nl-NL"/>
          <w:rPrChange w:id="264" w:author="Zuidema, Pieter" w:date="2021-02-23T12:23:00Z">
            <w:rPr/>
          </w:rPrChange>
        </w:rPr>
        <w:t>Shetti</w:t>
      </w:r>
      <w:proofErr w:type="spellEnd"/>
      <w:r w:rsidRPr="002E4CC5">
        <w:rPr>
          <w:lang w:val="nl-NL"/>
          <w:rPrChange w:id="265" w:author="Zuidema, Pieter" w:date="2021-02-23T12:23:00Z">
            <w:rPr/>
          </w:rPrChange>
        </w:rPr>
        <w:t xml:space="preserve">, R., </w:t>
      </w:r>
      <w:proofErr w:type="spellStart"/>
      <w:r w:rsidRPr="002E4CC5">
        <w:rPr>
          <w:lang w:val="nl-NL"/>
          <w:rPrChange w:id="266" w:author="Zuidema, Pieter" w:date="2021-02-23T12:23:00Z">
            <w:rPr/>
          </w:rPrChange>
        </w:rPr>
        <w:t>Smiljanic</w:t>
      </w:r>
      <w:proofErr w:type="spellEnd"/>
      <w:r w:rsidRPr="002E4CC5">
        <w:rPr>
          <w:lang w:val="nl-NL"/>
          <w:rPrChange w:id="267" w:author="Zuidema, Pieter" w:date="2021-02-23T12:23:00Z">
            <w:rPr/>
          </w:rPrChange>
        </w:rPr>
        <w:t xml:space="preserve">, M., &amp; </w:t>
      </w:r>
      <w:proofErr w:type="spellStart"/>
      <w:r w:rsidRPr="002E4CC5">
        <w:rPr>
          <w:lang w:val="nl-NL"/>
          <w:rPrChange w:id="268" w:author="Zuidema, Pieter" w:date="2021-02-23T12:23:00Z">
            <w:rPr/>
          </w:rPrChange>
        </w:rPr>
        <w:t>Trouillier</w:t>
      </w:r>
      <w:proofErr w:type="spellEnd"/>
      <w:r w:rsidRPr="002E4CC5">
        <w:rPr>
          <w:lang w:val="nl-NL"/>
          <w:rPrChange w:id="269" w:author="Zuidema, Pieter" w:date="2021-02-23T12:23:00Z">
            <w:rPr/>
          </w:rPrChange>
        </w:rPr>
        <w:t xml:space="preserve">, M. (2020). </w:t>
      </w:r>
      <w:r>
        <w:t>Global assessment of relationships between climate and tree g</w:t>
      </w:r>
      <w:r>
        <w:t xml:space="preserve">rowth. </w:t>
      </w:r>
      <w:r>
        <w:rPr>
          <w:i/>
        </w:rPr>
        <w:t>Global Change Biology</w:t>
      </w:r>
      <w:r>
        <w:t xml:space="preserve">, </w:t>
      </w:r>
      <w:r>
        <w:rPr>
          <w:i/>
        </w:rPr>
        <w:t>26</w:t>
      </w:r>
      <w:r>
        <w:t xml:space="preserve">(6), 3212–3220. </w:t>
      </w:r>
      <w:hyperlink r:id="rId114">
        <w:r>
          <w:rPr>
            <w:rStyle w:val="Hyperlink"/>
          </w:rPr>
          <w:t>https://doi.org/10.1111/gcb.15057</w:t>
        </w:r>
      </w:hyperlink>
    </w:p>
    <w:p w14:paraId="693CEDAE" w14:textId="77777777" w:rsidR="0022186F" w:rsidRDefault="003343E2">
      <w:pPr>
        <w:pStyle w:val="Bibliography"/>
      </w:pPr>
      <w:bookmarkStart w:id="270" w:name="ref-wood_fast_2011"/>
      <w:bookmarkEnd w:id="248"/>
      <w:r>
        <w:t>Wood, S. N. (2011). Fast stable restricted maximum likelihood and marginal likelihood estimation of semiparametric genera</w:t>
      </w:r>
      <w:r>
        <w:t xml:space="preserve">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5">
        <w:r>
          <w:rPr>
            <w:rStyle w:val="Hyperlink"/>
          </w:rPr>
          <w:t>https://doi.org/10.1</w:t>
        </w:r>
        <w:r>
          <w:rPr>
            <w:rStyle w:val="Hyperlink"/>
          </w:rPr>
          <w:t>111/j.1467-9868.2010.00749.x</w:t>
        </w:r>
      </w:hyperlink>
    </w:p>
    <w:p w14:paraId="61772152" w14:textId="77777777" w:rsidR="0022186F" w:rsidRDefault="003343E2">
      <w:pPr>
        <w:pStyle w:val="Bibliography"/>
      </w:pPr>
      <w:bookmarkStart w:id="271" w:name="ref-woodhouse_artificial_1999"/>
      <w:bookmarkEnd w:id="270"/>
      <w:r>
        <w:t xml:space="preserve">Woodhouse, C. A. (1999). Artificial neural networks and dendroclimatic reconstructions: An example from the Front Range, Colorado, USA: </w:t>
      </w:r>
      <w:r>
        <w:rPr>
          <w:i/>
        </w:rPr>
        <w:t>The Holocene</w:t>
      </w:r>
      <w:r>
        <w:t xml:space="preserve">. </w:t>
      </w:r>
      <w:hyperlink r:id="rId116">
        <w:r>
          <w:rPr>
            <w:rStyle w:val="Hyperlink"/>
          </w:rPr>
          <w:t>https://doi.org</w:t>
        </w:r>
        <w:r>
          <w:rPr>
            <w:rStyle w:val="Hyperlink"/>
          </w:rPr>
          <w:t>/10.1191/095968399667128516</w:t>
        </w:r>
      </w:hyperlink>
    </w:p>
    <w:p w14:paraId="32464352" w14:textId="77777777" w:rsidR="0022186F" w:rsidRDefault="003343E2">
      <w:pPr>
        <w:pStyle w:val="Bibliography"/>
      </w:pPr>
      <w:bookmarkStart w:id="272" w:name="ref-zang_dendroclimatic_2013"/>
      <w:bookmarkEnd w:id="27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7">
        <w:r>
          <w:rPr>
            <w:rStyle w:val="Hyperlink"/>
          </w:rPr>
          <w:t>https://doi.org/10.1016/j.dendro.2012.08.001</w:t>
        </w:r>
      </w:hyperlink>
    </w:p>
    <w:p w14:paraId="4C917648" w14:textId="77777777" w:rsidR="0022186F" w:rsidRPr="002E4CC5" w:rsidRDefault="003343E2">
      <w:pPr>
        <w:pStyle w:val="Bibliography"/>
        <w:rPr>
          <w:lang w:val="nl-NL"/>
          <w:rPrChange w:id="273" w:author="Zuidema, Pieter" w:date="2021-02-23T12:23:00Z">
            <w:rPr/>
          </w:rPrChange>
        </w:rPr>
      </w:pPr>
      <w:bookmarkStart w:id="274" w:name="ref-zang_treeclim_2015"/>
      <w:bookmarkEnd w:id="272"/>
      <w:r>
        <w:t xml:space="preserve">Zang, C., &amp; Biondi, F. (2015). Treeclim : An R package for the numerical calibration of proxy-climate relationships. </w:t>
      </w:r>
      <w:proofErr w:type="spellStart"/>
      <w:r w:rsidRPr="002E4CC5">
        <w:rPr>
          <w:i/>
          <w:lang w:val="nl-NL"/>
          <w:rPrChange w:id="275" w:author="Zuidema, Pieter" w:date="2021-02-23T12:23:00Z">
            <w:rPr>
              <w:i/>
            </w:rPr>
          </w:rPrChange>
        </w:rPr>
        <w:t>Ecography</w:t>
      </w:r>
      <w:proofErr w:type="spellEnd"/>
      <w:r w:rsidRPr="002E4CC5">
        <w:rPr>
          <w:lang w:val="nl-NL"/>
          <w:rPrChange w:id="276" w:author="Zuidema, Pieter" w:date="2021-02-23T12:23:00Z">
            <w:rPr/>
          </w:rPrChange>
        </w:rPr>
        <w:t xml:space="preserve">, </w:t>
      </w:r>
      <w:r w:rsidRPr="002E4CC5">
        <w:rPr>
          <w:i/>
          <w:lang w:val="nl-NL"/>
          <w:rPrChange w:id="277" w:author="Zuidema, Pieter" w:date="2021-02-23T12:23:00Z">
            <w:rPr>
              <w:i/>
            </w:rPr>
          </w:rPrChange>
        </w:rPr>
        <w:t>38</w:t>
      </w:r>
      <w:r w:rsidRPr="002E4CC5">
        <w:rPr>
          <w:lang w:val="nl-NL"/>
          <w:rPrChange w:id="278" w:author="Zuidema, Pieter" w:date="2021-02-23T12:23:00Z">
            <w:rPr/>
          </w:rPrChange>
        </w:rPr>
        <w:t xml:space="preserve">(4), 431–436. </w:t>
      </w:r>
      <w:r>
        <w:fldChar w:fldCharType="begin"/>
      </w:r>
      <w:r w:rsidRPr="002E4CC5">
        <w:rPr>
          <w:lang w:val="nl-NL"/>
          <w:rPrChange w:id="279" w:author="Zuidema, Pieter" w:date="2021-02-23T12:23:00Z">
            <w:rPr/>
          </w:rPrChange>
        </w:rPr>
        <w:instrText xml:space="preserve"> HYPERLINK "https://doi.org/10.1111/ecog.01335" \h </w:instrText>
      </w:r>
      <w:r>
        <w:fldChar w:fldCharType="separate"/>
      </w:r>
      <w:r w:rsidRPr="002E4CC5">
        <w:rPr>
          <w:rStyle w:val="Hyperlink"/>
          <w:lang w:val="nl-NL"/>
          <w:rPrChange w:id="280"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281" w:name="ref-zuidema_recent_2020"/>
      <w:bookmarkEnd w:id="274"/>
      <w:r w:rsidRPr="002E4CC5">
        <w:rPr>
          <w:lang w:val="nl-NL"/>
          <w:rPrChange w:id="282"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(7),</w:t>
      </w:r>
      <w:r>
        <w:t xml:space="preserve"> 4028–4041. </w:t>
      </w:r>
      <w:hyperlink r:id="rId118">
        <w:r>
          <w:rPr>
            <w:rStyle w:val="Hyperlink"/>
          </w:rPr>
          <w:t>https://doi.org/10.1111/gcb.15092</w:t>
        </w:r>
      </w:hyperlink>
    </w:p>
    <w:bookmarkEnd w:id="281"/>
    <w:bookmarkEnd w:id="82"/>
    <w:bookmarkEnd w:id="80"/>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uidema, Pieter" w:date="2021-02-23T15:04:00Z" w:initials="ZP">
    <w:p w14:paraId="730F09CE" w14:textId="1F29DAC4" w:rsidR="00A91EA4" w:rsidRDefault="00A91EA4">
      <w:pPr>
        <w:pStyle w:val="CommentText"/>
      </w:pPr>
      <w:r>
        <w:rPr>
          <w:rStyle w:val="CommentReference"/>
        </w:rPr>
        <w:annotationRef/>
      </w:r>
      <w:r>
        <w:t xml:space="preserve">Perhaps a title that captures the results, instead of the method? </w:t>
      </w:r>
    </w:p>
  </w:comment>
  <w:comment w:id="18" w:author="Zuidema, Pieter" w:date="2021-02-23T12:24:00Z" w:initials="ZP">
    <w:p w14:paraId="5ADB7D3E" w14:textId="77777777" w:rsidR="002E4CC5" w:rsidRDefault="002E4CC5">
      <w:pPr>
        <w:pStyle w:val="CommentText"/>
      </w:pPr>
      <w:r>
        <w:rPr>
          <w:rStyle w:val="CommentReference"/>
        </w:rPr>
        <w:annotationRef/>
      </w:r>
      <w:r>
        <w:t xml:space="preserve">I’d say: develop and apply, to make this more than “just” a methodological paper. </w:t>
      </w:r>
    </w:p>
  </w:comment>
  <w:comment w:id="20" w:author="Zuidema, Pieter" w:date="2021-02-23T13:14:00Z" w:initials="ZP">
    <w:p w14:paraId="04604679" w14:textId="367B45CF" w:rsidR="0026679F" w:rsidRDefault="0026679F">
      <w:pPr>
        <w:pStyle w:val="CommentText"/>
      </w:pPr>
      <w:r>
        <w:rPr>
          <w:rStyle w:val="CommentReference"/>
        </w:rPr>
        <w:annotationRef/>
      </w:r>
      <w:r>
        <w:t xml:space="preserve">The introduction is quite lengthy now, and </w:t>
      </w:r>
      <w:r w:rsidR="00E61D8B">
        <w:t xml:space="preserve">can be shortened and more clearly structured. A bit below, I’ve </w:t>
      </w:r>
      <w:r w:rsidR="001778C0">
        <w:t>made some suggestions</w:t>
      </w:r>
      <w:r w:rsidR="00ED0FD4">
        <w:t xml:space="preserve"> to structure differently</w:t>
      </w:r>
      <w:r w:rsidR="001778C0">
        <w:t xml:space="preserve">. </w:t>
      </w:r>
    </w:p>
    <w:p w14:paraId="04E9AE8C" w14:textId="77777777" w:rsidR="001778C0" w:rsidRDefault="00F61758">
      <w:pPr>
        <w:pStyle w:val="CommentText"/>
      </w:pPr>
      <w:r>
        <w:t xml:space="preserve">To sell the method we’re using, it is clear that we need to discuss some of the downsides of traditional tree-ring analysis, but it’s also important that we </w:t>
      </w:r>
      <w:r w:rsidR="000F320E">
        <w:t xml:space="preserve">highlight </w:t>
      </w:r>
      <w:r w:rsidR="00D32084">
        <w:t xml:space="preserve">important features that make </w:t>
      </w:r>
      <w:r w:rsidR="000F320E">
        <w:t xml:space="preserve">tree-ring records </w:t>
      </w:r>
      <w:r w:rsidR="008A1256">
        <w:t xml:space="preserve">valuable </w:t>
      </w:r>
      <w:r w:rsidR="00D762AC">
        <w:t xml:space="preserve">in </w:t>
      </w:r>
      <w:r w:rsidR="008A1256">
        <w:t>general. And to show this value relative to other methods</w:t>
      </w:r>
      <w:r w:rsidR="00D762AC">
        <w:t xml:space="preserve"> (e.g., </w:t>
      </w:r>
      <w:r w:rsidR="00096FAC">
        <w:t>PSPs</w:t>
      </w:r>
      <w:r w:rsidR="00D762AC">
        <w:t>, experiments,</w:t>
      </w:r>
      <w:r w:rsidR="00096FAC">
        <w:t xml:space="preserve"> RS</w:t>
      </w:r>
      <w:r w:rsidR="00D762AC">
        <w:t>)</w:t>
      </w:r>
      <w:r w:rsidR="008A1256">
        <w:t xml:space="preserve">. </w:t>
      </w:r>
      <w:r w:rsidR="00096FAC">
        <w:t xml:space="preserve">Three features of tree rings stand out I think: 1. </w:t>
      </w:r>
      <w:r w:rsidR="00F934AD">
        <w:t xml:space="preserve">They allow reconstruction of individual growth history at decadal to centennial scale (so longer than most plots and RS); 2. They can be more flexibly </w:t>
      </w:r>
      <w:r w:rsidR="007716CE">
        <w:t xml:space="preserve">planned in geographic/climate space than plots; 3. A suite of other </w:t>
      </w:r>
      <w:r w:rsidR="000F0248">
        <w:t>information about tree responses to climate can be obtained from them retrospectively (anatomy, isotopes)</w:t>
      </w:r>
      <w:r w:rsidR="00605A90">
        <w:t xml:space="preserve">. </w:t>
      </w:r>
    </w:p>
    <w:p w14:paraId="798C4CB1" w14:textId="4FB9EBF6" w:rsidR="00605A90" w:rsidRDefault="00CE3569">
      <w:pPr>
        <w:pStyle w:val="CommentText"/>
      </w:pPr>
      <w:r>
        <w:t xml:space="preserve">With some of the colleagues on this paper, I made these (and other points) in a </w:t>
      </w:r>
      <w:proofErr w:type="spellStart"/>
      <w:r>
        <w:t>TiPS</w:t>
      </w:r>
      <w:proofErr w:type="spellEnd"/>
      <w:r>
        <w:t xml:space="preserve"> piece some years ago. </w:t>
      </w:r>
      <w:r w:rsidR="00C03485">
        <w:t xml:space="preserve">Could be useful to cite here: </w:t>
      </w:r>
      <w:hyperlink r:id="rId1" w:history="1">
        <w:r w:rsidR="00F1742E" w:rsidRPr="00D144F7">
          <w:rPr>
            <w:rStyle w:val="Hyperlink"/>
          </w:rPr>
          <w:t>https://www.sciencedirect.com/science/article/abs/pii/S1360138513001076</w:t>
        </w:r>
      </w:hyperlink>
      <w:r w:rsidR="00F1742E">
        <w:t xml:space="preserve"> </w:t>
      </w:r>
      <w:r w:rsidR="00C03485">
        <w:t xml:space="preserve">. </w:t>
      </w:r>
    </w:p>
  </w:comment>
  <w:comment w:id="21" w:author="Zuidema, Pieter" w:date="2021-02-23T12:40:00Z" w:initials="ZP">
    <w:p w14:paraId="6E68E1C4" w14:textId="7CCFA5A8" w:rsidR="004A781E" w:rsidRDefault="004A781E">
      <w:pPr>
        <w:pStyle w:val="CommentText"/>
      </w:pPr>
      <w:r>
        <w:rPr>
          <w:rStyle w:val="CommentReference"/>
        </w:rPr>
        <w:annotationRef/>
      </w:r>
      <w:r>
        <w:t xml:space="preserve">Position of this terms in between references is a bit strange. </w:t>
      </w:r>
    </w:p>
  </w:comment>
  <w:comment w:id="22" w:author="Zuidema, Pieter" w:date="2021-02-23T12:39:00Z" w:initials="ZP">
    <w:p w14:paraId="5CEB925F" w14:textId="33093794" w:rsidR="001E6C95" w:rsidRDefault="001E6C95">
      <w:pPr>
        <w:pStyle w:val="CommentText"/>
      </w:pPr>
      <w:r>
        <w:rPr>
          <w:rStyle w:val="CommentReference"/>
        </w:rPr>
        <w:annotationRef/>
      </w:r>
      <w:proofErr w:type="spellStart"/>
      <w:r>
        <w:t>Perhaphs</w:t>
      </w:r>
      <w:proofErr w:type="spellEnd"/>
      <w:r>
        <w:t xml:space="preserve"> add the differential sensitivity of small vs large individuals here? Or the variation in responses among trees? All of that is “lost” in traditional dendrochronological studies. </w:t>
      </w:r>
    </w:p>
  </w:comment>
  <w:comment w:id="23" w:author="Zuidema, Pieter" w:date="2021-02-23T12:45:00Z" w:initials="ZP">
    <w:p w14:paraId="23D18F5C" w14:textId="77777777" w:rsidR="00D13461" w:rsidRDefault="00D13461" w:rsidP="00547411">
      <w:pPr>
        <w:pStyle w:val="CommentText"/>
      </w:pPr>
      <w:r>
        <w:rPr>
          <w:rStyle w:val="CommentReference"/>
        </w:rPr>
        <w:annotationRef/>
      </w:r>
      <w:r>
        <w:t>I’d add the term “traditional” here</w:t>
      </w:r>
      <w:r w:rsidR="0058215A">
        <w:t xml:space="preserve">. What I miss in the following </w:t>
      </w:r>
      <w:r w:rsidR="00E43675">
        <w:t xml:space="preserve">paragraphs is treatment and </w:t>
      </w:r>
      <w:r>
        <w:t xml:space="preserve">mention </w:t>
      </w:r>
      <w:r w:rsidR="00E43675">
        <w:t xml:space="preserve">of methodological developments to overcome some of these issues problems. For some time now, </w:t>
      </w:r>
      <w:proofErr w:type="spellStart"/>
      <w:r w:rsidR="00547411">
        <w:t>dendrochronologists</w:t>
      </w:r>
      <w:proofErr w:type="spellEnd"/>
      <w:r w:rsidR="00547411">
        <w:t xml:space="preserve"> are using mixed effects models that allow </w:t>
      </w:r>
      <w:r w:rsidR="0058215A">
        <w:t xml:space="preserve">explicitly </w:t>
      </w:r>
      <w:r w:rsidR="00547411">
        <w:t xml:space="preserve">accounting for </w:t>
      </w:r>
      <w:r w:rsidR="0058215A">
        <w:t xml:space="preserve">among-individual responses to climate, </w:t>
      </w:r>
      <w:r w:rsidR="00547411">
        <w:t xml:space="preserve">for ontogenetic effects and for </w:t>
      </w:r>
      <w:r w:rsidR="00057C26">
        <w:t xml:space="preserve">checking effects of multiple drivers at the same time. Examples are in Vlam et al </w:t>
      </w:r>
      <w:r w:rsidR="00962AA6">
        <w:t>2014 (you refer to the online pub date of 2013), Zuidema et al 2020,</w:t>
      </w:r>
      <w:r w:rsidR="001A13ED">
        <w:t xml:space="preserve"> </w:t>
      </w:r>
      <w:proofErr w:type="spellStart"/>
      <w:r w:rsidR="00DF6FB1">
        <w:t>Gazol</w:t>
      </w:r>
      <w:proofErr w:type="spellEnd"/>
      <w:r w:rsidR="00DF6FB1">
        <w:t xml:space="preserve"> et al 2018 (</w:t>
      </w:r>
      <w:hyperlink r:id="rId2" w:history="1">
        <w:r w:rsidR="001A13ED" w:rsidRPr="00D144F7">
          <w:rPr>
            <w:rStyle w:val="Hyperlink"/>
          </w:rPr>
          <w:t>https://onlinelibrary.wiley.com/doi/pdf/10.1111/gcb.14082</w:t>
        </w:r>
      </w:hyperlink>
      <w:r w:rsidR="00DF6FB1">
        <w:t>)</w:t>
      </w:r>
      <w:r w:rsidR="006243AA">
        <w:t>.</w:t>
      </w:r>
    </w:p>
    <w:p w14:paraId="31EB976B" w14:textId="65C6ABB8" w:rsidR="007A0F86" w:rsidRDefault="007A0F86" w:rsidP="00547411">
      <w:pPr>
        <w:pStyle w:val="CommentText"/>
      </w:pPr>
      <w:r>
        <w:t xml:space="preserve">Another </w:t>
      </w:r>
      <w:r w:rsidR="00426161">
        <w:t xml:space="preserve">important method is that of Regional Curve Standardization, which is not mentioned now, but deserves to be included here I think. </w:t>
      </w:r>
    </w:p>
  </w:comment>
  <w:comment w:id="24" w:author="Zuidema, Pieter" w:date="2021-02-23T12:42:00Z" w:initials="ZP">
    <w:p w14:paraId="691AC239" w14:textId="0F489593" w:rsidR="00C84C4D" w:rsidRDefault="00C84C4D">
      <w:pPr>
        <w:pStyle w:val="CommentText"/>
      </w:pPr>
      <w:r>
        <w:rPr>
          <w:rStyle w:val="CommentReference"/>
        </w:rPr>
        <w:annotationRef/>
      </w:r>
      <w:r>
        <w:t>I do not get the logic of this sentence</w:t>
      </w:r>
      <w:r w:rsidR="001317A7">
        <w:t xml:space="preserve">. I read this as: chronologies have been used to approximate climate responses, but their potential is limited. </w:t>
      </w:r>
      <w:r w:rsidR="0049461C">
        <w:t xml:space="preserve">I think the reason why the potential is limited needs to be explained here. </w:t>
      </w:r>
    </w:p>
  </w:comment>
  <w:comment w:id="25" w:author="Zuidema, Pieter" w:date="2021-02-23T12:53:00Z" w:initials="ZP">
    <w:p w14:paraId="1A9BEE86" w14:textId="70EDD7F0" w:rsidR="00D40216" w:rsidRDefault="00584E5B">
      <w:pPr>
        <w:pStyle w:val="CommentText"/>
      </w:pPr>
      <w:r>
        <w:rPr>
          <w:rStyle w:val="CommentReference"/>
        </w:rPr>
        <w:annotationRef/>
      </w:r>
      <w:r>
        <w:t xml:space="preserve">I think the </w:t>
      </w:r>
      <w:r w:rsidR="00E13A08">
        <w:t xml:space="preserve">downsides of ‘traditional’ </w:t>
      </w:r>
      <w:proofErr w:type="spellStart"/>
      <w:r w:rsidR="00E13A08">
        <w:t>dendro</w:t>
      </w:r>
      <w:proofErr w:type="spellEnd"/>
      <w:r w:rsidR="00E13A08">
        <w:t xml:space="preserve"> methods can be structured more concisely and ordered.</w:t>
      </w:r>
      <w:r w:rsidR="00F46EE6">
        <w:t xml:space="preserve"> </w:t>
      </w:r>
      <w:r w:rsidR="00D40216">
        <w:t xml:space="preserve">Perhaps start with a list </w:t>
      </w:r>
      <w:r w:rsidR="00F46EE6">
        <w:t xml:space="preserve">of issues (removing individual variation, </w:t>
      </w:r>
      <w:r w:rsidR="006577F1">
        <w:t xml:space="preserve">assuming linear climate responses, </w:t>
      </w:r>
      <w:r w:rsidR="00D40216">
        <w:t>evaluating one climate variable at the same, etc.</w:t>
      </w:r>
      <w:r w:rsidR="00F46EE6">
        <w:t>)</w:t>
      </w:r>
      <w:r w:rsidR="00D40216">
        <w:t xml:space="preserve"> and then treat these by explaining what is done and why this could be limiting our insights into climate responses.  </w:t>
      </w:r>
    </w:p>
    <w:p w14:paraId="51420692" w14:textId="2859CA61" w:rsidR="00584E5B" w:rsidRDefault="00584E5B">
      <w:pPr>
        <w:pStyle w:val="CommentText"/>
      </w:pPr>
    </w:p>
    <w:p w14:paraId="2E237DD1" w14:textId="77777777" w:rsidR="00D40216" w:rsidRDefault="00B66ADD">
      <w:pPr>
        <w:pStyle w:val="CommentText"/>
      </w:pPr>
      <w:r>
        <w:t xml:space="preserve">Another point is that the habit of removing individual variation is not limited to </w:t>
      </w:r>
      <w:proofErr w:type="spellStart"/>
      <w:r>
        <w:t>dendrochronologists</w:t>
      </w:r>
      <w:proofErr w:type="spellEnd"/>
      <w:r>
        <w:t xml:space="preserve">. </w:t>
      </w:r>
      <w:r w:rsidR="00E946D7">
        <w:t xml:space="preserve">Virtually all plot studies (except for the ones dealing specifically with </w:t>
      </w:r>
      <w:proofErr w:type="spellStart"/>
      <w:r w:rsidR="00E946D7">
        <w:t>demograhic</w:t>
      </w:r>
      <w:proofErr w:type="spellEnd"/>
      <w:r w:rsidR="00E946D7">
        <w:t xml:space="preserve"> analysis) do not include individual variation when </w:t>
      </w:r>
      <w:r w:rsidR="005A0501">
        <w:t xml:space="preserve">analyzing growth or mortality dynamics. </w:t>
      </w:r>
    </w:p>
    <w:p w14:paraId="3728A71C" w14:textId="77777777" w:rsidR="00D40216" w:rsidRDefault="00D40216">
      <w:pPr>
        <w:pStyle w:val="CommentText"/>
      </w:pPr>
    </w:p>
    <w:p w14:paraId="567FA0A9" w14:textId="2C3F900C" w:rsidR="00F46EE6" w:rsidRDefault="00D40216">
      <w:pPr>
        <w:pStyle w:val="CommentText"/>
      </w:pPr>
      <w:r>
        <w:t xml:space="preserve">Finally, a point that could be made somewhere in the intro or discussion, is that the </w:t>
      </w:r>
    </w:p>
    <w:p w14:paraId="1FFAEE68" w14:textId="317E5495" w:rsidR="00B66ADD" w:rsidRDefault="00B66ADD">
      <w:pPr>
        <w:pStyle w:val="CommentText"/>
      </w:pPr>
    </w:p>
  </w:comment>
  <w:comment w:id="26" w:author="Zuidema, Pieter" w:date="2021-02-23T13:01:00Z" w:initials="ZP">
    <w:p w14:paraId="65FEF36C" w14:textId="232C79CE" w:rsidR="00D85FDA" w:rsidRDefault="00D85FDA">
      <w:pPr>
        <w:pStyle w:val="CommentText"/>
      </w:pPr>
      <w:r>
        <w:rPr>
          <w:rStyle w:val="CommentReference"/>
        </w:rPr>
        <w:annotationRef/>
      </w:r>
      <w:r>
        <w:t xml:space="preserve">Too short a timeframe to be relevant in this work? </w:t>
      </w:r>
    </w:p>
  </w:comment>
  <w:comment w:id="27" w:author="Zuidema, Pieter" w:date="2021-02-23T13:01:00Z" w:initials="ZP">
    <w:p w14:paraId="593FD626" w14:textId="548C2DED" w:rsidR="005D3BD7" w:rsidRDefault="005D3BD7">
      <w:pPr>
        <w:pStyle w:val="CommentText"/>
      </w:pPr>
      <w:r>
        <w:rPr>
          <w:rStyle w:val="CommentReference"/>
        </w:rPr>
        <w:annotationRef/>
      </w:r>
      <w:r>
        <w:rPr>
          <w:rStyle w:val="CommentReference"/>
        </w:rPr>
        <w:t xml:space="preserve">You can refer to </w:t>
      </w:r>
      <w:proofErr w:type="spellStart"/>
      <w:r>
        <w:rPr>
          <w:rStyle w:val="CommentReference"/>
        </w:rPr>
        <w:t>Klesse</w:t>
      </w:r>
      <w:proofErr w:type="spellEnd"/>
      <w:r>
        <w:rPr>
          <w:rStyle w:val="CommentReference"/>
        </w:rPr>
        <w:t xml:space="preserve"> et al studies here. </w:t>
      </w:r>
    </w:p>
  </w:comment>
  <w:comment w:id="28" w:author="Zuidema, Pieter" w:date="2021-02-23T13:02:00Z" w:initials="ZP">
    <w:p w14:paraId="3844A67C" w14:textId="1A1BBBCA" w:rsidR="000C48D8" w:rsidRPr="000C48D8" w:rsidRDefault="000C48D8">
      <w:pPr>
        <w:pStyle w:val="CommentText"/>
        <w:rPr>
          <w:lang w:val="nl-NL"/>
        </w:rPr>
      </w:pPr>
      <w:r>
        <w:rPr>
          <w:rStyle w:val="CommentReference"/>
        </w:rPr>
        <w:annotationRef/>
      </w:r>
      <w:r w:rsidRPr="000C48D8">
        <w:rPr>
          <w:lang w:val="nl-NL"/>
        </w:rPr>
        <w:t xml:space="preserve">And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9" w:author="Zuidema, Pieter" w:date="2021-02-23T13:28:00Z" w:initials="ZP">
    <w:p w14:paraId="31A960CA" w14:textId="47526230" w:rsidR="007062A2" w:rsidRDefault="007062A2">
      <w:pPr>
        <w:pStyle w:val="CommentText"/>
      </w:pPr>
      <w:r>
        <w:rPr>
          <w:rStyle w:val="CommentReference"/>
        </w:rPr>
        <w:annotationRef/>
      </w:r>
      <w:r>
        <w:t xml:space="preserve">Perhaps gradual? This can also be </w:t>
      </w:r>
      <w:r w:rsidR="00F5113A">
        <w:t xml:space="preserve">periodic cycles of rainfall or temperature, at decadal scales, right? </w:t>
      </w:r>
    </w:p>
  </w:comment>
  <w:comment w:id="30" w:author="Zuidema, Pieter" w:date="2021-02-23T13:29:00Z" w:initials="ZP">
    <w:p w14:paraId="3E8DA042" w14:textId="14611193" w:rsidR="00F5113A" w:rsidRDefault="00F5113A">
      <w:pPr>
        <w:pStyle w:val="CommentText"/>
      </w:pPr>
      <w:r>
        <w:rPr>
          <w:rStyle w:val="CommentReference"/>
        </w:rPr>
        <w:annotationRef/>
      </w:r>
      <w:r>
        <w:t xml:space="preserve">And may affect climate responses, see Babst et al 2019 and Zuidema et al 2019. </w:t>
      </w:r>
    </w:p>
  </w:comment>
  <w:comment w:id="31" w:author="Zuidema, Pieter" w:date="2021-02-23T13:05:00Z" w:initials="ZP">
    <w:p w14:paraId="31975B16" w14:textId="75771CCE" w:rsidR="0099566C" w:rsidRDefault="0099566C">
      <w:pPr>
        <w:pStyle w:val="CommentText"/>
      </w:pPr>
      <w:r>
        <w:rPr>
          <w:rStyle w:val="CommentReference"/>
        </w:rPr>
        <w:annotationRef/>
      </w:r>
      <w:r>
        <w:t>And apply; or “and demonstrate its</w:t>
      </w:r>
      <w:r w:rsidR="00EC3C91">
        <w:t xml:space="preserve"> validity</w:t>
      </w:r>
      <w:r>
        <w:t>”</w:t>
      </w:r>
      <w:r w:rsidR="00EC3C91">
        <w:t>??</w:t>
      </w:r>
    </w:p>
  </w:comment>
  <w:comment w:id="39" w:author="Zuidema, Pieter" w:date="2021-02-23T13:11:00Z" w:initials="ZP">
    <w:p w14:paraId="3FDB99D4" w14:textId="5F91DB06" w:rsidR="00D46EC1" w:rsidRDefault="00D46EC1">
      <w:pPr>
        <w:pStyle w:val="CommentText"/>
      </w:pPr>
      <w:r>
        <w:rPr>
          <w:rStyle w:val="CommentReference"/>
        </w:rPr>
        <w:annotationRef/>
      </w:r>
      <w:r>
        <w:t xml:space="preserve">In this appendix, it would be </w:t>
      </w:r>
      <w:r w:rsidR="00937587">
        <w:t xml:space="preserve">better if we’d compare the responses obtained here with those from a mixed effect model </w:t>
      </w:r>
      <w:r w:rsidR="00D00F40">
        <w:t xml:space="preserve">at level, with additive effects of seasonal </w:t>
      </w:r>
      <w:proofErr w:type="spellStart"/>
      <w:r w:rsidR="00D00F40">
        <w:t>Tmin</w:t>
      </w:r>
      <w:proofErr w:type="spellEnd"/>
      <w:r w:rsidR="00D00F40">
        <w:t xml:space="preserve"> </w:t>
      </w:r>
      <w:proofErr w:type="spellStart"/>
      <w:r w:rsidR="00D00F40">
        <w:t>Tmax</w:t>
      </w:r>
      <w:proofErr w:type="spellEnd"/>
      <w:r w:rsidR="00D00F40">
        <w:t xml:space="preserve"> and </w:t>
      </w:r>
      <w:proofErr w:type="spellStart"/>
      <w:r w:rsidR="00D00F40">
        <w:t>Precip</w:t>
      </w:r>
      <w:proofErr w:type="spellEnd"/>
      <w:r w:rsidR="00D00F40">
        <w:t xml:space="preserve">. Or include the </w:t>
      </w:r>
      <w:r w:rsidR="0026679F">
        <w:t xml:space="preserve">MEM results in addition to those from correlations. </w:t>
      </w:r>
    </w:p>
  </w:comment>
  <w:comment w:id="41" w:author="Zuidema, Pieter" w:date="2021-02-23T14:40:00Z" w:initials="ZP">
    <w:p w14:paraId="6263D3A6" w14:textId="359B91A2" w:rsidR="00C04489" w:rsidRDefault="00C04489">
      <w:pPr>
        <w:pStyle w:val="CommentText"/>
      </w:pPr>
      <w:r>
        <w:rPr>
          <w:rStyle w:val="CommentReference"/>
        </w:rPr>
        <w:annotationRef/>
      </w:r>
      <w:r>
        <w:t>This is a cool and inspirational way of analyzing!</w:t>
      </w:r>
    </w:p>
  </w:comment>
  <w:comment w:id="42" w:author="Zuidema, Pieter" w:date="2021-02-23T14:39:00Z" w:initials="ZP">
    <w:p w14:paraId="2FD6D32B" w14:textId="56666C19" w:rsidR="00B119F9" w:rsidRDefault="00B119F9">
      <w:pPr>
        <w:pStyle w:val="CommentText"/>
      </w:pPr>
      <w:r>
        <w:rPr>
          <w:rStyle w:val="CommentReference"/>
        </w:rPr>
        <w:annotationRef/>
      </w:r>
      <w:r>
        <w:t xml:space="preserve">Is there a list of cases/species somewhere? </w:t>
      </w:r>
    </w:p>
  </w:comment>
  <w:comment w:id="45" w:author="Zuidema, Pieter" w:date="2021-02-23T14:52:00Z" w:initials="ZP">
    <w:p w14:paraId="40F084CA" w14:textId="77777777" w:rsidR="00AC293C" w:rsidRDefault="00090446">
      <w:pPr>
        <w:pStyle w:val="CommentText"/>
      </w:pPr>
      <w:r>
        <w:rPr>
          <w:rStyle w:val="CommentReference"/>
        </w:rPr>
        <w:annotationRef/>
      </w:r>
      <w:r>
        <w:t xml:space="preserve">I wonder whether we need to show all of these, so RW, BAI and </w:t>
      </w:r>
      <w:proofErr w:type="spellStart"/>
      <w:r w:rsidR="006D677B">
        <w:t>dAGB</w:t>
      </w:r>
      <w:proofErr w:type="spellEnd"/>
      <w:r w:rsidR="006D677B">
        <w:t xml:space="preserve">. I’d say that the most interesting and one closest to our data is BAI. </w:t>
      </w:r>
      <w:r w:rsidR="00AC293C">
        <w:t xml:space="preserve">But </w:t>
      </w:r>
      <w:proofErr w:type="spellStart"/>
      <w:r w:rsidR="00AC293C">
        <w:t>dAGB</w:t>
      </w:r>
      <w:proofErr w:type="spellEnd"/>
      <w:r w:rsidR="00AC293C">
        <w:t xml:space="preserve"> is also a defendable choice! </w:t>
      </w:r>
    </w:p>
    <w:p w14:paraId="6A3D9614" w14:textId="5C4F1F61" w:rsidR="00090446" w:rsidRDefault="006D677B">
      <w:pPr>
        <w:pStyle w:val="CommentText"/>
      </w:pPr>
      <w:r>
        <w:t>The other</w:t>
      </w:r>
      <w:r w:rsidR="00AC293C">
        <w:t xml:space="preserve"> graphs</w:t>
      </w:r>
      <w:r>
        <w:t xml:space="preserve"> could be moved to the Appendix.</w:t>
      </w:r>
      <w:r w:rsidR="00AC293C">
        <w:t xml:space="preserve"> It saves space in discussing and makes the paper easier to digest. </w:t>
      </w:r>
      <w:r>
        <w:t xml:space="preserve"> </w:t>
      </w:r>
    </w:p>
  </w:comment>
  <w:comment w:id="47" w:author="Zuidema, Pieter" w:date="2021-02-23T14:56:00Z" w:initials="ZP">
    <w:p w14:paraId="4E11A533" w14:textId="39E30FC1" w:rsidR="000F25BC" w:rsidRDefault="000F25BC">
      <w:pPr>
        <w:pStyle w:val="CommentText"/>
      </w:pPr>
      <w:r>
        <w:rPr>
          <w:rStyle w:val="CommentReference"/>
        </w:rPr>
        <w:annotationRef/>
      </w:r>
      <w:r>
        <w:t xml:space="preserve">This is a key result: so far, </w:t>
      </w:r>
      <w:proofErr w:type="spellStart"/>
      <w:r>
        <w:t>dendro</w:t>
      </w:r>
      <w:proofErr w:type="spellEnd"/>
      <w:r>
        <w:t xml:space="preserve"> analyses have mostly not (been able to) assess(ed) these additive effects of multiple </w:t>
      </w:r>
      <w:r w:rsidR="00720607">
        <w:t xml:space="preserve">climatic variables. </w:t>
      </w:r>
    </w:p>
  </w:comment>
  <w:comment w:id="48" w:author="Zuidema, Pieter" w:date="2021-02-23T14:54:00Z" w:initials="ZP">
    <w:p w14:paraId="6273B98F" w14:textId="6B36FF67" w:rsidR="00AC293C" w:rsidRDefault="00AC293C">
      <w:pPr>
        <w:pStyle w:val="CommentText"/>
      </w:pPr>
      <w:r>
        <w:rPr>
          <w:rStyle w:val="CommentReference"/>
        </w:rPr>
        <w:annotationRef/>
      </w:r>
      <w:r>
        <w:t xml:space="preserve">I think this is a key result, that could/should be flashed out prominently in Discussion and Abstract. This is a nice contribution to the field.  </w:t>
      </w:r>
    </w:p>
  </w:comment>
  <w:comment w:id="49" w:author="Zuidema, Pieter" w:date="2021-02-23T14:57:00Z" w:initials="ZP">
    <w:p w14:paraId="56E03714" w14:textId="4F5CE640" w:rsidR="00720607" w:rsidRDefault="00720607">
      <w:pPr>
        <w:pStyle w:val="CommentText"/>
      </w:pPr>
      <w:r>
        <w:rPr>
          <w:rStyle w:val="CommentReference"/>
        </w:rPr>
        <w:annotationRef/>
      </w:r>
      <w:proofErr w:type="spellStart"/>
      <w:r>
        <w:t>Toona</w:t>
      </w:r>
      <w:proofErr w:type="spellEnd"/>
      <w:r>
        <w:t xml:space="preserve"> is misspelled in the Figure</w:t>
      </w:r>
    </w:p>
  </w:comment>
  <w:comment w:id="51" w:author="Zuidema, Pieter" w:date="2021-02-23T14:58:00Z" w:initials="ZP">
    <w:p w14:paraId="51A28302" w14:textId="71DF49A7" w:rsidR="00C10761" w:rsidRDefault="00C10761">
      <w:pPr>
        <w:pStyle w:val="CommentText"/>
      </w:pPr>
      <w:r>
        <w:rPr>
          <w:rStyle w:val="CommentReference"/>
        </w:rPr>
        <w:annotationRef/>
      </w:r>
      <w:r>
        <w:t xml:space="preserve">Did you consider to use the plot total BA or biomass as a covariate in the models? That can only be done for the period since plot establishment, so </w:t>
      </w:r>
      <w:r w:rsidR="008A12C9">
        <w:t>will not replace the main analyses. B</w:t>
      </w:r>
      <w:r>
        <w:t xml:space="preserve">ut still... it would be a way to test </w:t>
      </w:r>
      <w:r w:rsidR="008158F2">
        <w:t xml:space="preserve">the hypothesis that stand development is driving this. </w:t>
      </w:r>
    </w:p>
  </w:comment>
  <w:comment w:id="54" w:author="Zuidema, Pieter" w:date="2021-02-23T15:02:00Z" w:initials="ZP">
    <w:p w14:paraId="7A80BBD0" w14:textId="7952A84A" w:rsidR="00AF6E29" w:rsidRDefault="00AF6E29">
      <w:pPr>
        <w:pStyle w:val="CommentText"/>
      </w:pPr>
      <w:r>
        <w:rPr>
          <w:rStyle w:val="CommentReference"/>
        </w:rPr>
        <w:annotationRef/>
      </w:r>
      <w:r>
        <w:t xml:space="preserve">I think we can and should more clearly formulate here what we add to the field. This is the first </w:t>
      </w:r>
      <w:r w:rsidR="00E2778D">
        <w:t xml:space="preserve">time that additive and non-linear climatic effects are tested for tree growth across biomes; and the first time that the </w:t>
      </w:r>
      <w:proofErr w:type="spellStart"/>
      <w:r w:rsidR="000F47FA">
        <w:t>magtniude</w:t>
      </w:r>
      <w:proofErr w:type="spellEnd"/>
      <w:r w:rsidR="000F47FA">
        <w:t xml:space="preserve"> at which </w:t>
      </w:r>
      <w:r w:rsidR="00E2778D">
        <w:t xml:space="preserve">tree size </w:t>
      </w:r>
      <w:r w:rsidR="000F47FA">
        <w:t xml:space="preserve">modifies </w:t>
      </w:r>
      <w:r w:rsidR="00E2778D">
        <w:t xml:space="preserve">climate responses </w:t>
      </w:r>
      <w:r w:rsidR="000F47FA">
        <w:t xml:space="preserve">is revealed. The paper now reads a bit too much as a methods paper, while </w:t>
      </w:r>
      <w:r w:rsidR="00A91EA4">
        <w:t xml:space="preserve">the news is in the results, not the methods. I think.... </w:t>
      </w:r>
    </w:p>
  </w:comment>
  <w:comment w:id="56" w:author="Zuidema, Pieter" w:date="2021-02-23T15:05:00Z" w:initials="ZP">
    <w:p w14:paraId="6102BE96" w14:textId="7FFA720F" w:rsidR="005C79A1" w:rsidRDefault="005C79A1">
      <w:pPr>
        <w:pStyle w:val="CommentText"/>
      </w:pPr>
      <w:r>
        <w:rPr>
          <w:rStyle w:val="CommentReference"/>
        </w:rPr>
        <w:annotationRef/>
      </w:r>
      <w:r>
        <w:t xml:space="preserve">For the tropics, you could refer to a </w:t>
      </w:r>
      <w:r w:rsidR="00684CEC">
        <w:t xml:space="preserve">tree-ring review </w:t>
      </w:r>
      <w:r w:rsidR="002B5B28">
        <w:t xml:space="preserve">in which include climate responses: </w:t>
      </w:r>
      <w:hyperlink r:id="rId3" w:history="1">
        <w:r w:rsidR="002B5B28" w:rsidRPr="00D144F7">
          <w:rPr>
            <w:rStyle w:val="Hyperlink"/>
          </w:rPr>
          <w:t>https://link.springer.com/article/10.1007/s00468-010-0480-3</w:t>
        </w:r>
      </w:hyperlink>
      <w:r w:rsidR="002B5B28">
        <w:t xml:space="preserve"> </w:t>
      </w:r>
    </w:p>
  </w:comment>
  <w:comment w:id="57" w:author="Zuidema, Pieter" w:date="2021-02-23T15:07:00Z" w:initials="ZP">
    <w:p w14:paraId="086FF830" w14:textId="7F88E6DF" w:rsidR="002E5408" w:rsidRDefault="002E5408">
      <w:pPr>
        <w:pStyle w:val="CommentText"/>
      </w:pPr>
      <w:r>
        <w:rPr>
          <w:rStyle w:val="CommentReference"/>
        </w:rPr>
        <w:annotationRef/>
      </w:r>
      <w:r>
        <w:t xml:space="preserve">Be careful with the phrasing here: </w:t>
      </w:r>
      <w:r w:rsidR="007912F9">
        <w:t xml:space="preserve">this is still based mostly on annual climate variation, not gradual climate shifts. </w:t>
      </w:r>
      <w:r w:rsidR="007E31F1">
        <w:t>So replace by “during warmer years”?</w:t>
      </w:r>
    </w:p>
  </w:comment>
  <w:comment w:id="58" w:author="Zuidema, Pieter" w:date="2021-02-23T15:09:00Z" w:initials="ZP">
    <w:p w14:paraId="4F676893" w14:textId="14776F0E" w:rsidR="00835785" w:rsidRPr="00003248" w:rsidRDefault="00835785">
      <w:pPr>
        <w:pStyle w:val="CommentText"/>
      </w:pPr>
      <w:r>
        <w:rPr>
          <w:rStyle w:val="CommentReference"/>
        </w:rPr>
        <w:annotationRef/>
      </w:r>
      <w:r>
        <w:t xml:space="preserve">I think this and the next two paragraphs can be shortened to remove overlap with the Introduction. </w:t>
      </w:r>
      <w:r w:rsidR="00003248">
        <w:t xml:space="preserve">It would be good to focus on what additional insights </w:t>
      </w:r>
      <w:r w:rsidR="00003248" w:rsidRPr="00003248">
        <w:rPr>
          <w:b/>
          <w:bCs/>
        </w:rPr>
        <w:t>have</w:t>
      </w:r>
      <w:r w:rsidR="00003248">
        <w:t xml:space="preserve"> been obtained (instead of those that </w:t>
      </w:r>
      <w:r w:rsidR="00003248">
        <w:rPr>
          <w:b/>
          <w:bCs/>
        </w:rPr>
        <w:t>could be</w:t>
      </w:r>
      <w:r w:rsidR="00003248">
        <w:t xml:space="preserve"> obtained).</w:t>
      </w:r>
    </w:p>
  </w:comment>
  <w:comment w:id="59" w:author="Zuidema, Pieter" w:date="2021-02-23T15:11:00Z" w:initials="ZP">
    <w:p w14:paraId="12FC7D8B" w14:textId="728A23AD" w:rsidR="002B29AA" w:rsidRDefault="002B29AA">
      <w:pPr>
        <w:pStyle w:val="CommentText"/>
      </w:pPr>
      <w:r>
        <w:rPr>
          <w:rStyle w:val="CommentReference"/>
        </w:rPr>
        <w:annotationRef/>
      </w:r>
      <w:r>
        <w:t xml:space="preserve">It would be interesting to discuss the extent to which there are similarities with approaches using MEMs or GAMMs to analyze tree-ring data. </w:t>
      </w:r>
    </w:p>
  </w:comment>
  <w:comment w:id="61" w:author="Zuidema, Pieter" w:date="2021-02-23T15:12:00Z" w:initials="ZP">
    <w:p w14:paraId="098D329A" w14:textId="16A4AB15" w:rsidR="001D2E47" w:rsidRDefault="001D2E47">
      <w:pPr>
        <w:pStyle w:val="CommentText"/>
      </w:pPr>
      <w:r>
        <w:rPr>
          <w:rStyle w:val="CommentReference"/>
        </w:rPr>
        <w:annotationRef/>
      </w:r>
      <w:r>
        <w:t xml:space="preserve">I think these DBH effects are actually only of real interest as an interaction with climate. </w:t>
      </w:r>
      <w:r w:rsidR="003B1672">
        <w:t xml:space="preserve">Our goal is not to show/test what the ontogenetic effects are; but we are interested in finding out to what extent climate responses are modified by </w:t>
      </w:r>
      <w:r w:rsidR="00553DD1">
        <w:t xml:space="preserve">DBH. </w:t>
      </w:r>
      <w:r>
        <w:t xml:space="preserve"> </w:t>
      </w:r>
    </w:p>
  </w:comment>
  <w:comment w:id="63" w:author="Zuidema, Pieter" w:date="2021-02-23T15:15:00Z" w:initials="ZP">
    <w:p w14:paraId="66CC6E36" w14:textId="12221CE7" w:rsidR="005948A3" w:rsidRDefault="005948A3">
      <w:pPr>
        <w:pStyle w:val="CommentText"/>
      </w:pPr>
      <w:r>
        <w:rPr>
          <w:rStyle w:val="CommentReference"/>
        </w:rPr>
        <w:annotationRef/>
      </w:r>
      <w:r>
        <w:rPr>
          <w:rStyle w:val="CommentReference"/>
        </w:rPr>
        <w:t xml:space="preserve">Good this is mentioned, and it should be mentioned in the Intro already. </w:t>
      </w:r>
    </w:p>
  </w:comment>
  <w:comment w:id="64" w:author="Zuidema, Pieter" w:date="2021-02-23T15:16:00Z" w:initials="ZP">
    <w:p w14:paraId="1C7FE93D" w14:textId="7B684A8F" w:rsidR="00B212C7" w:rsidRDefault="00B212C7">
      <w:pPr>
        <w:pStyle w:val="CommentText"/>
      </w:pPr>
      <w:r>
        <w:rPr>
          <w:rStyle w:val="CommentReference"/>
        </w:rPr>
        <w:annotationRef/>
      </w:r>
      <w:r>
        <w:t xml:space="preserve">Could you please also include our response to the Brienen et al </w:t>
      </w:r>
      <w:r w:rsidR="00C53F9E">
        <w:t>comment in GCB?</w:t>
      </w:r>
      <w:r w:rsidR="00233F20">
        <w:t xml:space="preserve"> In that way, the full debate is represented.  </w:t>
      </w:r>
      <w:r w:rsidR="00C53F9E">
        <w:t xml:space="preserve"> </w:t>
      </w:r>
      <w:r w:rsidR="00FA3D53" w:rsidRPr="00FA3D53">
        <w:t>https://onlinelibrary.wiley.com/doi/full/10.1111/gcb.13572</w:t>
      </w:r>
    </w:p>
  </w:comment>
  <w:comment w:id="65" w:author="Zuidema, Pieter" w:date="2021-02-23T15:21:00Z" w:initials="ZP">
    <w:p w14:paraId="501A6DC2" w14:textId="3EB96D26" w:rsidR="00743C2A" w:rsidRDefault="00743C2A">
      <w:pPr>
        <w:pStyle w:val="CommentText"/>
      </w:pPr>
      <w:r>
        <w:rPr>
          <w:rStyle w:val="CommentReference"/>
        </w:rPr>
        <w:annotationRef/>
      </w:r>
      <w:r>
        <w:t xml:space="preserve">I think it’s also important to stress that the trends we’re </w:t>
      </w:r>
      <w:r w:rsidR="003870F9">
        <w:t>“observing” (perhaps detecting or reconstructing is more appropriate) are sort of residuals</w:t>
      </w:r>
      <w:r w:rsidR="006E1FA3">
        <w:t xml:space="preserve">. These may also be explained statistically if the DBH component in the model </w:t>
      </w:r>
      <w:r w:rsidR="008F4928">
        <w:t xml:space="preserve">does not very well </w:t>
      </w:r>
      <w:r w:rsidR="006E1FA3">
        <w:t xml:space="preserve">capture the </w:t>
      </w:r>
      <w:r w:rsidR="008F4928">
        <w:t>ontogenetic</w:t>
      </w:r>
      <w:r w:rsidR="0028516A">
        <w:t xml:space="preserve"> effect on growth</w:t>
      </w:r>
      <w:r w:rsidR="008F4928">
        <w:t xml:space="preserve">. </w:t>
      </w:r>
    </w:p>
  </w:comment>
  <w:comment w:id="66" w:author="Zuidema, Pieter" w:date="2021-02-23T15:18:00Z" w:initials="ZP">
    <w:p w14:paraId="1A35AD11" w14:textId="7907A04D" w:rsidR="00C81A17" w:rsidRDefault="00C81A17">
      <w:pPr>
        <w:pStyle w:val="CommentText"/>
      </w:pPr>
      <w:r>
        <w:rPr>
          <w:rStyle w:val="CommentReference"/>
        </w:rPr>
        <w:annotationRef/>
      </w:r>
      <w:r>
        <w:t xml:space="preserve">I think that the </w:t>
      </w:r>
      <w:proofErr w:type="spellStart"/>
      <w:r w:rsidR="00C9350D">
        <w:t>climwin</w:t>
      </w:r>
      <w:proofErr w:type="spellEnd"/>
      <w:r w:rsidR="00C9350D">
        <w:t xml:space="preserve">-selected drivers can still play a role, actually. </w:t>
      </w:r>
      <w:r w:rsidR="007E3E5F">
        <w:t>Grad</w:t>
      </w:r>
      <w:r w:rsidR="00942458">
        <w:t>u</w:t>
      </w:r>
      <w:r w:rsidR="007E3E5F">
        <w:t>al i</w:t>
      </w:r>
      <w:r w:rsidR="00C9350D">
        <w:t>ncreas</w:t>
      </w:r>
      <w:r w:rsidR="007E3E5F">
        <w:t xml:space="preserve">e in T probably </w:t>
      </w:r>
      <w:r w:rsidR="00942458">
        <w:t xml:space="preserve">has a small effect in the selection by Clim-win, as it is of a smaller magnitude than the inter-annual variation. We discussed this issue of changing T in our GCB </w:t>
      </w:r>
      <w:proofErr w:type="spellStart"/>
      <w:r w:rsidR="00942458">
        <w:t>Toona</w:t>
      </w:r>
      <w:proofErr w:type="spellEnd"/>
      <w:r w:rsidR="00942458">
        <w:t xml:space="preserve"> climate x CO2 paper. </w:t>
      </w:r>
    </w:p>
  </w:comment>
  <w:comment w:id="67" w:author="Zuidema, Pieter" w:date="2021-02-23T15:29:00Z" w:initials="ZP">
    <w:p w14:paraId="62E90DDB" w14:textId="21D1FE6D" w:rsidR="000F0440" w:rsidRPr="00857546" w:rsidRDefault="000F0440">
      <w:pPr>
        <w:pStyle w:val="CommentText"/>
      </w:pPr>
      <w:r>
        <w:rPr>
          <w:rStyle w:val="CommentReference"/>
        </w:rPr>
        <w:annotationRef/>
      </w:r>
      <w:r w:rsidRPr="00857546">
        <w:t xml:space="preserve">In Van der Sleen et al 2017 </w:t>
      </w:r>
      <w:r w:rsidR="00857546" w:rsidRPr="00857546">
        <w:t>(</w:t>
      </w:r>
      <w:hyperlink r:id="rId4" w:history="1">
        <w:r w:rsidR="00857546" w:rsidRPr="00857546">
          <w:rPr>
            <w:rStyle w:val="Hyperlink"/>
          </w:rPr>
          <w:t>https://onlinelibrary.wiley.com/doi/full/10.1111/gcb.13572</w:t>
        </w:r>
      </w:hyperlink>
      <w:r w:rsidR="00857546" w:rsidRPr="00857546">
        <w:t xml:space="preserve">) we propose and apply a </w:t>
      </w:r>
      <w:proofErr w:type="spellStart"/>
      <w:r w:rsidR="00857546" w:rsidRPr="00857546">
        <w:t>subsetting</w:t>
      </w:r>
      <w:proofErr w:type="spellEnd"/>
      <w:r w:rsidR="00857546" w:rsidRPr="00857546">
        <w:t xml:space="preserve"> method t</w:t>
      </w:r>
      <w:r w:rsidR="00857546">
        <w:t xml:space="preserve">o account for this. I don’t think we’d like (or need) to apply that method here, but </w:t>
      </w:r>
      <w:r w:rsidR="00092657">
        <w:t xml:space="preserve">this is worth referring to. </w:t>
      </w:r>
    </w:p>
  </w:comment>
  <w:comment w:id="68" w:author="Zuidema, Pieter" w:date="2021-02-23T15:30:00Z" w:initials="ZP">
    <w:p w14:paraId="101A6EB2" w14:textId="38318B16" w:rsidR="00092657" w:rsidRDefault="00092657">
      <w:pPr>
        <w:pStyle w:val="CommentText"/>
      </w:pPr>
      <w:r>
        <w:rPr>
          <w:rStyle w:val="CommentReference"/>
        </w:rPr>
        <w:annotationRef/>
      </w:r>
      <w:r>
        <w:t>The same goes for Melia in HHK</w:t>
      </w:r>
    </w:p>
  </w:comment>
  <w:comment w:id="69" w:author="Zuidema, Pieter" w:date="2021-02-23T15:31:00Z" w:initials="ZP">
    <w:p w14:paraId="31FDDC53" w14:textId="422CD989" w:rsidR="00646144" w:rsidRDefault="00646144">
      <w:pPr>
        <w:pStyle w:val="CommentText"/>
      </w:pPr>
      <w:r>
        <w:rPr>
          <w:rStyle w:val="CommentReference"/>
        </w:rPr>
        <w:annotationRef/>
      </w:r>
      <w:r>
        <w:t xml:space="preserve">That’s not the correct </w:t>
      </w:r>
      <w:r w:rsidR="00C858E7">
        <w:t xml:space="preserve">reference here; best is to use Groenendijk et al 2015 GCB. </w:t>
      </w:r>
    </w:p>
  </w:comment>
  <w:comment w:id="70" w:author="Zuidema, Pieter" w:date="2021-02-23T15:32:00Z" w:initials="ZP">
    <w:p w14:paraId="36FEFB26" w14:textId="538BBD5F" w:rsidR="00FD70DE" w:rsidRDefault="00FD70DE">
      <w:pPr>
        <w:pStyle w:val="CommentText"/>
      </w:pPr>
      <w:r>
        <w:rPr>
          <w:rStyle w:val="CommentReference"/>
        </w:rPr>
        <w:annotationRef/>
      </w:r>
      <w:r>
        <w:t xml:space="preserve">I think we need to move beyond the blunt/simplistic idea of an overall growth </w:t>
      </w:r>
      <w:proofErr w:type="spellStart"/>
      <w:r>
        <w:t>stimulance</w:t>
      </w:r>
      <w:proofErr w:type="spellEnd"/>
      <w:r>
        <w:t>/</w:t>
      </w:r>
      <w:r w:rsidR="004965D6">
        <w:t xml:space="preserve">subsidy of additional CO2. Extra CO2 may help to mitigate drought effects in dry years, and in cooler areas it may </w:t>
      </w:r>
      <w:r w:rsidR="0069665C">
        <w:t xml:space="preserve">increase growth in warmer years (but not in warm regions). So instead of a blanket-mean-overall CO2 effect, I expect this to depend on </w:t>
      </w:r>
      <w:r w:rsidR="003A6E93">
        <w:t xml:space="preserve">climatic conditions. See our discussion in Zuidema et al 2020 GCB. </w:t>
      </w:r>
    </w:p>
  </w:comment>
  <w:comment w:id="72" w:author="Zuidema, Pieter" w:date="2021-02-23T15:35:00Z" w:initials="ZP">
    <w:p w14:paraId="68FF7B46" w14:textId="04055FA2" w:rsidR="00EA6953" w:rsidRDefault="00EA6953">
      <w:pPr>
        <w:pStyle w:val="CommentText"/>
      </w:pPr>
      <w:r>
        <w:rPr>
          <w:rStyle w:val="CommentReference"/>
        </w:rPr>
        <w:annotationRef/>
      </w:r>
      <w:r>
        <w:t>I’d remove this .. not really news</w:t>
      </w:r>
    </w:p>
  </w:comment>
  <w:comment w:id="73" w:author="Zuidema, Pieter" w:date="2021-02-23T15:36:00Z" w:initials="ZP">
    <w:p w14:paraId="4416B028" w14:textId="559297A1" w:rsidR="007C363F" w:rsidRDefault="007C363F">
      <w:pPr>
        <w:pStyle w:val="CommentText"/>
      </w:pPr>
      <w:r>
        <w:rPr>
          <w:rStyle w:val="CommentReference"/>
        </w:rPr>
        <w:annotationRef/>
      </w:r>
      <w:r>
        <w:t xml:space="preserve">Perhaps good to somewhere also mention that this </w:t>
      </w:r>
      <w:proofErr w:type="spellStart"/>
      <w:r>
        <w:t>indivdiual</w:t>
      </w:r>
      <w:proofErr w:type="spellEnd"/>
      <w:r>
        <w:t xml:space="preserve">-based analysis </w:t>
      </w:r>
      <w:proofErr w:type="spellStart"/>
      <w:r>
        <w:t>focussing</w:t>
      </w:r>
      <w:proofErr w:type="spellEnd"/>
      <w:r>
        <w:t xml:space="preserve"> on multiple drivers </w:t>
      </w:r>
      <w:r w:rsidR="00A25952">
        <w:t xml:space="preserve">offers more opportunities for using tree-ring data as benchmarking tools for demographic DGVMs. (Actually, we’re doing something along those lines now for HHK with </w:t>
      </w:r>
      <w:r w:rsidR="00024308">
        <w:t xml:space="preserve">ED2).  </w:t>
      </w:r>
    </w:p>
  </w:comment>
  <w:comment w:id="78" w:author="Zuidema, Pieter" w:date="2021-02-23T15:39:00Z" w:initials="ZP">
    <w:p w14:paraId="180DDBFA" w14:textId="557D1555" w:rsidR="006D59AA" w:rsidRDefault="006D59AA">
      <w:pPr>
        <w:pStyle w:val="CommentText"/>
      </w:pPr>
      <w:r>
        <w:rPr>
          <w:rStyle w:val="CommentReference"/>
        </w:rPr>
        <w:annotationRef/>
      </w:r>
      <w:r>
        <w:t xml:space="preserve">I’d recommend to </w:t>
      </w:r>
      <w:r w:rsidR="003343E2">
        <w:t xml:space="preserve">strongly shorten the Suppl Files. This is too much to digest for reviewers and readers (and even authors...). </w:t>
      </w:r>
      <w:bookmarkStart w:id="79" w:name="_GoBack"/>
      <w:bookmarkEnd w:id="7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1A960CA" w15:done="0"/>
  <w15:commentEx w15:paraId="3E8DA042" w15:done="0"/>
  <w15:commentEx w15:paraId="31975B16" w15:done="0"/>
  <w15:commentEx w15:paraId="3FDB99D4" w15:done="0"/>
  <w15:commentEx w15:paraId="6263D3A6" w15:done="0"/>
  <w15:commentEx w15:paraId="2FD6D32B" w15:done="0"/>
  <w15:commentEx w15:paraId="6A3D9614" w15:done="0"/>
  <w15:commentEx w15:paraId="4E11A533" w15:done="0"/>
  <w15:commentEx w15:paraId="6273B98F" w15:done="0"/>
  <w15:commentEx w15:paraId="56E03714" w15:done="0"/>
  <w15:commentEx w15:paraId="51A28302" w15:done="0"/>
  <w15:commentEx w15:paraId="7A80BBD0" w15:done="0"/>
  <w15:commentEx w15:paraId="6102BE96" w15:done="0"/>
  <w15:commentEx w15:paraId="086FF830" w15:done="0"/>
  <w15:commentEx w15:paraId="4F676893" w15:done="0"/>
  <w15:commentEx w15:paraId="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31FDDC53" w15:done="0"/>
  <w15:commentEx w15:paraId="36FEFB26" w15:done="0"/>
  <w15:commentEx w15:paraId="68FF7B46" w15:done="0"/>
  <w15:commentEx w15:paraId="4416B028" w15:done="0"/>
  <w15:commentEx w15:paraId="180DDB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6A3D9614" w16cid:durableId="23DF9543"/>
  <w16cid:commentId w16cid:paraId="4E11A533" w16cid:durableId="23DF9610"/>
  <w16cid:commentId w16cid:paraId="6273B98F" w16cid:durableId="23DF95BC"/>
  <w16cid:commentId w16cid:paraId="56E03714" w16cid:durableId="23DF965C"/>
  <w16cid:commentId w16cid:paraId="51A28302" w16cid:durableId="23DF9682"/>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31FDDC53" w16cid:durableId="23DF9E46"/>
  <w16cid:commentId w16cid:paraId="36FEFB26" w16cid:durableId="23DF9E9A"/>
  <w16cid:commentId w16cid:paraId="68FF7B46" w16cid:durableId="23DF9F4C"/>
  <w16cid:commentId w16cid:paraId="4416B028" w16cid:durableId="23DF9F7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756AE" w14:textId="77777777" w:rsidR="00000000" w:rsidRDefault="003343E2">
      <w:pPr>
        <w:spacing w:after="0"/>
      </w:pPr>
      <w:r>
        <w:separator/>
      </w:r>
    </w:p>
  </w:endnote>
  <w:endnote w:type="continuationSeparator" w:id="0">
    <w:p w14:paraId="4CF6C61D" w14:textId="77777777" w:rsidR="00000000" w:rsidRDefault="003343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A38B3" w14:textId="77777777" w:rsidR="0022186F" w:rsidRDefault="003343E2">
      <w:r>
        <w:separator/>
      </w:r>
    </w:p>
  </w:footnote>
  <w:footnote w:type="continuationSeparator" w:id="0">
    <w:p w14:paraId="77F56B56" w14:textId="77777777" w:rsidR="0022186F" w:rsidRDefault="00334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uidema, Pieter">
    <w15:presenceInfo w15:providerId="None" w15:userId="Zuidema, Pie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78C0"/>
    <w:rsid w:val="001A13ED"/>
    <w:rsid w:val="001D2E47"/>
    <w:rsid w:val="001E6C95"/>
    <w:rsid w:val="0022186F"/>
    <w:rsid w:val="00233F20"/>
    <w:rsid w:val="0026679F"/>
    <w:rsid w:val="0028516A"/>
    <w:rsid w:val="002B29AA"/>
    <w:rsid w:val="002B5B28"/>
    <w:rsid w:val="002E4CC5"/>
    <w:rsid w:val="002E5408"/>
    <w:rsid w:val="003343E2"/>
    <w:rsid w:val="003870F9"/>
    <w:rsid w:val="003A6E93"/>
    <w:rsid w:val="003B1672"/>
    <w:rsid w:val="00426161"/>
    <w:rsid w:val="0049461C"/>
    <w:rsid w:val="004965D6"/>
    <w:rsid w:val="004A781E"/>
    <w:rsid w:val="004E29B3"/>
    <w:rsid w:val="0051084A"/>
    <w:rsid w:val="00547411"/>
    <w:rsid w:val="00553DD1"/>
    <w:rsid w:val="0058215A"/>
    <w:rsid w:val="00584E5B"/>
    <w:rsid w:val="00590D07"/>
    <w:rsid w:val="005948A3"/>
    <w:rsid w:val="005A0501"/>
    <w:rsid w:val="005C79A1"/>
    <w:rsid w:val="005D3BD7"/>
    <w:rsid w:val="00605A90"/>
    <w:rsid w:val="006243AA"/>
    <w:rsid w:val="00632C51"/>
    <w:rsid w:val="00646144"/>
    <w:rsid w:val="006577F1"/>
    <w:rsid w:val="00684CEC"/>
    <w:rsid w:val="0069665C"/>
    <w:rsid w:val="006D59AA"/>
    <w:rsid w:val="006D677B"/>
    <w:rsid w:val="006E1FA3"/>
    <w:rsid w:val="007062A2"/>
    <w:rsid w:val="00720607"/>
    <w:rsid w:val="00743C2A"/>
    <w:rsid w:val="007716CE"/>
    <w:rsid w:val="00784D58"/>
    <w:rsid w:val="007912F9"/>
    <w:rsid w:val="007A0F86"/>
    <w:rsid w:val="007C363F"/>
    <w:rsid w:val="007E31F1"/>
    <w:rsid w:val="007E3E5F"/>
    <w:rsid w:val="007F277D"/>
    <w:rsid w:val="008158F2"/>
    <w:rsid w:val="00835785"/>
    <w:rsid w:val="00857546"/>
    <w:rsid w:val="00884CB0"/>
    <w:rsid w:val="008A1256"/>
    <w:rsid w:val="008A12C9"/>
    <w:rsid w:val="008D6863"/>
    <w:rsid w:val="008F4928"/>
    <w:rsid w:val="00937587"/>
    <w:rsid w:val="00942458"/>
    <w:rsid w:val="00962AA6"/>
    <w:rsid w:val="0099566C"/>
    <w:rsid w:val="00A25952"/>
    <w:rsid w:val="00A91EA4"/>
    <w:rsid w:val="00AC293C"/>
    <w:rsid w:val="00AF6E29"/>
    <w:rsid w:val="00B119F9"/>
    <w:rsid w:val="00B212C7"/>
    <w:rsid w:val="00B555A8"/>
    <w:rsid w:val="00B66ADD"/>
    <w:rsid w:val="00B86B75"/>
    <w:rsid w:val="00BC48D5"/>
    <w:rsid w:val="00C03485"/>
    <w:rsid w:val="00C04489"/>
    <w:rsid w:val="00C10761"/>
    <w:rsid w:val="00C36279"/>
    <w:rsid w:val="00C53F9E"/>
    <w:rsid w:val="00C81A17"/>
    <w:rsid w:val="00C84C4D"/>
    <w:rsid w:val="00C858E7"/>
    <w:rsid w:val="00C9350D"/>
    <w:rsid w:val="00CE3569"/>
    <w:rsid w:val="00D00F40"/>
    <w:rsid w:val="00D13461"/>
    <w:rsid w:val="00D32084"/>
    <w:rsid w:val="00D40216"/>
    <w:rsid w:val="00D46EC1"/>
    <w:rsid w:val="00D762AC"/>
    <w:rsid w:val="00D85FDA"/>
    <w:rsid w:val="00DF6FB1"/>
    <w:rsid w:val="00E13A08"/>
    <w:rsid w:val="00E2778D"/>
    <w:rsid w:val="00E315A3"/>
    <w:rsid w:val="00E43675"/>
    <w:rsid w:val="00E61D8B"/>
    <w:rsid w:val="00E946D7"/>
    <w:rsid w:val="00EA6953"/>
    <w:rsid w:val="00EC3C91"/>
    <w:rsid w:val="00ED0FD4"/>
    <w:rsid w:val="00F1742E"/>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5281/ZENODO.3958215" TargetMode="External"/><Relationship Id="rId117" Type="http://schemas.openxmlformats.org/officeDocument/2006/relationships/hyperlink" Target="https://doi.org/10.1016/j.dendro.2012.08.001" TargetMode="External"/><Relationship Id="rId21" Type="http://schemas.openxmlformats.org/officeDocument/2006/relationships/image" Target="media/image7.png"/><Relationship Id="rId42" Type="http://schemas.openxmlformats.org/officeDocument/2006/relationships/hyperlink" Target="https://doi.org/10.1126/science.1197175" TargetMode="External"/><Relationship Id="rId47" Type="http://schemas.openxmlformats.org/officeDocument/2006/relationships/hyperlink" Target="https://doi.org/10.1007/BF00282374" TargetMode="External"/><Relationship Id="rId63" Type="http://schemas.openxmlformats.org/officeDocument/2006/relationships/hyperlink" Target="https://doi.org/10.1007/s10021-020-00501-y"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86/s40663-018-0139-x" TargetMode="External"/><Relationship Id="rId112" Type="http://schemas.openxmlformats.org/officeDocument/2006/relationships/hyperlink" Target="https://doi.org/10.1016/j.foreco.2009.03.007" TargetMode="External"/><Relationship Id="rId16" Type="http://schemas.openxmlformats.org/officeDocument/2006/relationships/image" Target="media/image2.png"/><Relationship Id="rId107" Type="http://schemas.openxmlformats.org/officeDocument/2006/relationships/hyperlink" Target="https://doi.org/10.1007/s00468-018-1767-z" TargetMode="External"/><Relationship Id="rId11" Type="http://schemas.microsoft.com/office/2011/relationships/commentsExtended" Target="commentsExtended.xml"/><Relationship Id="rId32" Type="http://schemas.openxmlformats.org/officeDocument/2006/relationships/hyperlink" Target="https://doi.org/10.1038/nplants.2015.139" TargetMode="External"/><Relationship Id="rId37" Type="http://schemas.openxmlformats.org/officeDocument/2006/relationships/hyperlink" Target="https://www.ncdc.noaa.gov/paleo-search/study/31997" TargetMode="External"/><Relationship Id="rId53" Type="http://schemas.openxmlformats.org/officeDocument/2006/relationships/hyperlink" Target="https://doi.org/10.1002/ecs2.1454" TargetMode="External"/><Relationship Id="rId58" Type="http://schemas.openxmlformats.org/officeDocument/2006/relationships/hyperlink" Target="https://doi.org/10.1002/ecm.1423"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016/j.agrformet.2017.08.007" TargetMode="External"/><Relationship Id="rId5" Type="http://schemas.openxmlformats.org/officeDocument/2006/relationships/styles" Target="styles.xml"/><Relationship Id="rId61" Type="http://schemas.openxmlformats.org/officeDocument/2006/relationships/hyperlink" Target="https://doi.org/10.1175/JCLI3800.1" TargetMode="External"/><Relationship Id="rId82" Type="http://schemas.openxmlformats.org/officeDocument/2006/relationships/hyperlink" Target="https://doi.org/10.1111/nph.14633" TargetMode="External"/><Relationship Id="rId90" Type="http://schemas.openxmlformats.org/officeDocument/2006/relationships/hyperlink" Target="https://doi.org/10.1016/j.dendro.2020.125678" TargetMode="External"/><Relationship Id="rId95" Type="http://schemas.openxmlformats.org/officeDocument/2006/relationships/hyperlink" Target="https://doi.org/10.1111/1365-2435.12775"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doi.org/10.1017/qua.2019.33" TargetMode="External"/><Relationship Id="rId27" Type="http://schemas.openxmlformats.org/officeDocument/2006/relationships/hyperlink" Target="https://doi.org/10.1111/gcb.12712" TargetMode="External"/><Relationship Id="rId30" Type="http://schemas.openxmlformats.org/officeDocument/2006/relationships/hyperlink" Target="https://doi.org/10.1126/sciadv.aat4313" TargetMode="External"/><Relationship Id="rId35" Type="http://schemas.openxmlformats.org/officeDocument/2006/relationships/hyperlink" Target="https://www.ncdc.noaa.gov/paleo-search/study/31995" TargetMode="External"/><Relationship Id="rId43" Type="http://schemas.openxmlformats.org/officeDocument/2006/relationships/hyperlink" Target="https://doi.org/10.1111/gcb.13535" TargetMode="External"/><Relationship Id="rId48" Type="http://schemas.openxmlformats.org/officeDocument/2006/relationships/hyperlink" Target="https://doi.org/10.1177/095968369700700314" TargetMode="External"/><Relationship Id="rId56" Type="http://schemas.openxmlformats.org/officeDocument/2006/relationships/hyperlink" Target="https://doi.org/10.1007/s10584-009-9594-2" TargetMode="External"/><Relationship Id="rId64" Type="http://schemas.openxmlformats.org/officeDocument/2006/relationships/hyperlink" Target="https://doi.org/10.1073/pnas.1610156113" TargetMode="External"/><Relationship Id="rId69" Type="http://schemas.openxmlformats.org/officeDocument/2006/relationships/hyperlink" Target="https://doi.org/10.1002/joc.3711"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11/jvs.12025" TargetMode="External"/><Relationship Id="rId105" Type="http://schemas.openxmlformats.org/officeDocument/2006/relationships/hyperlink" Target="https://doi.org/10.5194/cp-9-1481-2013" TargetMode="External"/><Relationship Id="rId113" Type="http://schemas.openxmlformats.org/officeDocument/2006/relationships/hyperlink" Target="https://doi.org/10.1111/nph.16866" TargetMode="External"/><Relationship Id="rId118" Type="http://schemas.openxmlformats.org/officeDocument/2006/relationships/hyperlink" Target="https://doi.org/10.1111/gcb.15092" TargetMode="External"/><Relationship Id="rId8" Type="http://schemas.openxmlformats.org/officeDocument/2006/relationships/footnotes" Target="footnotes.xml"/><Relationship Id="rId51" Type="http://schemas.openxmlformats.org/officeDocument/2006/relationships/hyperlink" Target="https://doi.org/10.1111/1365-2745.13569" TargetMode="External"/><Relationship Id="rId72" Type="http://schemas.openxmlformats.org/officeDocument/2006/relationships/hyperlink" Target="https://doi.org/10.1029/2018JG004573"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93" Type="http://schemas.openxmlformats.org/officeDocument/2006/relationships/hyperlink" Target="https://doi.org/10.1111/j.1469-8137.2007.02235.x" TargetMode="External"/><Relationship Id="rId98" Type="http://schemas.openxmlformats.org/officeDocument/2006/relationships/hyperlink" Target="https://doi.org/10.1126/science.aaw7578" TargetMode="External"/><Relationship Id="rId121" Type="http://schemas.openxmlformats.org/officeDocument/2006/relationships/theme" Target="theme/theme1.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hyperlink" Target="https://doi.org/10.1007/978-3-319-61669-8" TargetMode="External"/><Relationship Id="rId33" Type="http://schemas.openxmlformats.org/officeDocument/2006/relationships/hyperlink" Target="https://doi.org/10.3959/2008-6.1" TargetMode="External"/><Relationship Id="rId38" Type="http://schemas.openxmlformats.org/officeDocument/2006/relationships/hyperlink" Target="https://doi.org/10.1016/j.tplants.2012.08.005" TargetMode="External"/><Relationship Id="rId46" Type="http://schemas.openxmlformats.org/officeDocument/2006/relationships/hyperlink" Target="https://doi.org/10.1016/S0378-1127(98)00242-4" TargetMode="External"/><Relationship Id="rId59" Type="http://schemas.openxmlformats.org/officeDocument/2006/relationships/hyperlink" Target="https://doi.org/10.1016/j.foreco.2020.118717" TargetMode="External"/><Relationship Id="rId67" Type="http://schemas.openxmlformats.org/officeDocument/2006/relationships/hyperlink" Target="https://doi.org/10.1007/s10342-016-0982-7" TargetMode="External"/><Relationship Id="rId103" Type="http://schemas.openxmlformats.org/officeDocument/2006/relationships/hyperlink" Target="https://doi.org/10.1111/gcb.14120" TargetMode="External"/><Relationship Id="rId108" Type="http://schemas.openxmlformats.org/officeDocument/2006/relationships/hyperlink" Target="https://doi.org/10.1016/j.agrformet.2017.07.015" TargetMode="External"/><Relationship Id="rId116" Type="http://schemas.openxmlformats.org/officeDocument/2006/relationships/hyperlink" Target="https://doi.org/10.1191/095968399667128516" TargetMode="External"/><Relationship Id="rId20" Type="http://schemas.openxmlformats.org/officeDocument/2006/relationships/image" Target="media/image6.png"/><Relationship Id="rId41" Type="http://schemas.openxmlformats.org/officeDocument/2006/relationships/hyperlink" Target="https://doi.org/10.1139/cjfr-2018-0206" TargetMode="External"/><Relationship Id="rId54" Type="http://schemas.openxmlformats.org/officeDocument/2006/relationships/hyperlink" Target="https://doi.org/10.1016/j.foreco.2008.10.014" TargetMode="External"/><Relationship Id="rId62" Type="http://schemas.openxmlformats.org/officeDocument/2006/relationships/hyperlink" Target="https://doi.org/10.1016/S0065-2504(08)60158-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gcb.12826" TargetMode="External"/><Relationship Id="rId91" Type="http://schemas.openxmlformats.org/officeDocument/2006/relationships/hyperlink" Target="https://doi.org/10.1111/2041-210X.12753" TargetMode="External"/><Relationship Id="rId96" Type="http://schemas.openxmlformats.org/officeDocument/2006/relationships/hyperlink" Target="https://doi.org/10.1002/2016JG003528" TargetMode="External"/><Relationship Id="rId111" Type="http://schemas.openxmlformats.org/officeDocument/2006/relationships/hyperlink" Target="https://doi.org/10.1890/0012-9615(2006)076%5b0549:HCGEDW%5d2.0.CO;2"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aterdata.usgs.gov/nwis/uv/?site_no=06461500&amp;agency_cd=USGS&amp;referred_module=sw" TargetMode="External"/><Relationship Id="rId23" Type="http://schemas.openxmlformats.org/officeDocument/2006/relationships/hyperlink" Target="https://doi.org/10.1007/s00468-017-1629-0" TargetMode="External"/><Relationship Id="rId28" Type="http://schemas.openxmlformats.org/officeDocument/2006/relationships/hyperlink" Target="https://doi.org/10.1111/1365-2435.12470" TargetMode="External"/><Relationship Id="rId36" Type="http://schemas.openxmlformats.org/officeDocument/2006/relationships/hyperlink" Target="https://www.ncdc.noaa.gov/paleo-search/study/31996" TargetMode="External"/><Relationship Id="rId49" Type="http://schemas.openxmlformats.org/officeDocument/2006/relationships/hyperlink" Target="https://doi.org/10.1016/j.biocon.2020.108907" TargetMode="External"/><Relationship Id="rId57" Type="http://schemas.openxmlformats.org/officeDocument/2006/relationships/hyperlink" Target="https://doi.org/10.1002/ecs2.1889" TargetMode="External"/><Relationship Id="rId106" Type="http://schemas.openxmlformats.org/officeDocument/2006/relationships/hyperlink" Target="https://doi.org/10.1002/joc.2117" TargetMode="External"/><Relationship Id="rId114" Type="http://schemas.openxmlformats.org/officeDocument/2006/relationships/hyperlink" Target="https://doi.org/10.1111/gcb.15057" TargetMode="External"/><Relationship Id="rId119"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hyperlink" Target="https://doi.org/10.1016/j.agrformet.2012.10.010" TargetMode="External"/><Relationship Id="rId44" Type="http://schemas.openxmlformats.org/officeDocument/2006/relationships/hyperlink" Target="https://doi.org/10.1111/gcb.13366" TargetMode="External"/><Relationship Id="rId52" Type="http://schemas.openxmlformats.org/officeDocument/2006/relationships/hyperlink" Target="https://doi.org/10.1038/s41467-020-14300-5" TargetMode="External"/><Relationship Id="rId60" Type="http://schemas.openxmlformats.org/officeDocument/2006/relationships/hyperlink" Target="https://doi.org/10.1111/gcb.13208" TargetMode="External"/><Relationship Id="rId65" Type="http://schemas.openxmlformats.org/officeDocument/2006/relationships/hyperlink" Target="https://doi.org/10.5281/ZENODO.4070038"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94" Type="http://schemas.openxmlformats.org/officeDocument/2006/relationships/hyperlink" Target="https://doi.org/10.1016/j.foreco.2015.08.034" TargetMode="External"/><Relationship Id="rId99" Type="http://schemas.openxmlformats.org/officeDocument/2006/relationships/hyperlink" Target="https://doi.org/10.1088/1748-9326/11/11/114007" TargetMode="External"/><Relationship Id="rId101" Type="http://schemas.openxmlformats.org/officeDocument/2006/relationships/hyperlink" Target="https://doi.org/10.1007/s11258-007-9345-2"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4.png"/><Relationship Id="rId39" Type="http://schemas.openxmlformats.org/officeDocument/2006/relationships/hyperlink" Target="https://doi.org/10.1029/2011GB004143" TargetMode="External"/><Relationship Id="rId109" Type="http://schemas.openxmlformats.org/officeDocument/2006/relationships/hyperlink" Target="https://doi.org/10.1038/ngeo2313" TargetMode="External"/><Relationship Id="rId34" Type="http://schemas.openxmlformats.org/officeDocument/2006/relationships/hyperlink" Target="https://www.ncdc.noaa.gov/paleo-search/study/31994" TargetMode="External"/><Relationship Id="rId50" Type="http://schemas.openxmlformats.org/officeDocument/2006/relationships/hyperlink" Target="https://doi.org/10.1016/j.foreco.2009.08.009" TargetMode="External"/><Relationship Id="rId55" Type="http://schemas.openxmlformats.org/officeDocument/2006/relationships/hyperlink" Target="https://doi.org/10.1126/science.1066360" TargetMode="External"/><Relationship Id="rId76" Type="http://schemas.openxmlformats.org/officeDocument/2006/relationships/hyperlink" Target="https://doi.org/10.1038/srep46158" TargetMode="External"/><Relationship Id="rId97" Type="http://schemas.openxmlformats.org/officeDocument/2006/relationships/hyperlink" Target="https://doi.org/10.1038/nature12914" TargetMode="External"/><Relationship Id="rId104" Type="http://schemas.openxmlformats.org/officeDocument/2006/relationships/hyperlink" Target="https://doi.org/10.1007/978-94-007-1242-3_2" TargetMode="External"/><Relationship Id="rId120" Type="http://schemas.microsoft.com/office/2011/relationships/people" Target="people.xml"/><Relationship Id="rId7" Type="http://schemas.openxmlformats.org/officeDocument/2006/relationships/webSettings" Target="webSettings.xml"/><Relationship Id="rId71" Type="http://schemas.openxmlformats.org/officeDocument/2006/relationships/hyperlink" Target="https://doi.org/10.1111/nph.15906" TargetMode="External"/><Relationship Id="rId92" Type="http://schemas.openxmlformats.org/officeDocument/2006/relationships/hyperlink" Target="https://doi.org/10.1002/ecy.3264" TargetMode="External"/><Relationship Id="rId2" Type="http://schemas.openxmlformats.org/officeDocument/2006/relationships/customXml" Target="../customXml/item2.xml"/><Relationship Id="rId29" Type="http://schemas.openxmlformats.org/officeDocument/2006/relationships/hyperlink" Target="https://doi.org/10.1016/j.quascirev.2018.07.009" TargetMode="External"/><Relationship Id="rId24" Type="http://schemas.openxmlformats.org/officeDocument/2006/relationships/hyperlink" Target="https://doi.org/10.1007/s00442-017-3879-3" TargetMode="External"/><Relationship Id="rId40" Type="http://schemas.openxmlformats.org/officeDocument/2006/relationships/hyperlink" Target="https://doi.org/10.1111/gcb.13410" TargetMode="External"/><Relationship Id="rId45" Type="http://schemas.openxmlformats.org/officeDocument/2006/relationships/hyperlink" Target="https://doi.org/10.1111/ele.12650"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07/s00442-013-2846-x" TargetMode="External"/><Relationship Id="rId115" Type="http://schemas.openxmlformats.org/officeDocument/2006/relationships/hyperlink" Target="https://doi.org/10.1111/j.1467-9868.2010.00749.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00049300-d1dd-4cfc-bb7c-d2eaec08fbab"/>
    <ds:schemaRef ds:uri="1b2f49c7-de94-43ae-9cff-603f2e22548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24D77FC9.dotm</Template>
  <TotalTime>183</TotalTime>
  <Pages>38</Pages>
  <Words>14968</Words>
  <Characters>85321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Zuidema, Pieter</cp:lastModifiedBy>
  <cp:revision>112</cp:revision>
  <dcterms:created xsi:type="dcterms:W3CDTF">2021-02-23T11:38:00Z</dcterms:created>
  <dcterms:modified xsi:type="dcterms:W3CDTF">2021-02-23T14:40:00Z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