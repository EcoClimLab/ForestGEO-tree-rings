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960EF" w14:textId="77777777" w:rsidR="0005595F" w:rsidRDefault="008B5418">
      <w:pPr>
        <w:pStyle w:val="FirstParagraph"/>
      </w:pPr>
      <w:r>
        <w:rPr>
          <w:b/>
        </w:rPr>
        <w:t>Title:</w:t>
      </w:r>
      <w:r>
        <w:t xml:space="preserve"> Using tree-ring records to simultaneously characterize the influence of tree size and climate drivers on annual growth</w:t>
      </w:r>
    </w:p>
    <w:p w14:paraId="64D89D18" w14:textId="77777777" w:rsidR="0005595F" w:rsidRDefault="008B5418">
      <w:pPr>
        <w:pStyle w:val="BodyText"/>
      </w:pPr>
      <w:r>
        <w:rPr>
          <w:b/>
        </w:rPr>
        <w:t>Authors (not yet complete, final order TBD):</w:t>
      </w:r>
    </w:p>
    <w:p w14:paraId="650F8D9D" w14:textId="77777777" w:rsidR="0005595F" w:rsidRDefault="008B5418">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xml:space="preserve">, </w:t>
      </w:r>
      <w:proofErr w:type="spellStart"/>
      <w:r>
        <w:t>Vasickova</w:t>
      </w:r>
      <w:proofErr w:type="spellEnd"/>
      <w:r>
        <w:t xml:space="preserve"> Ivana, </w:t>
      </w:r>
      <w:proofErr w:type="spellStart"/>
      <w:r>
        <w:t>Kaspar</w:t>
      </w:r>
      <w:proofErr w:type="spellEnd"/>
      <w:r>
        <w:t xml:space="preserve"> Jakub, Kamil </w:t>
      </w:r>
      <w:proofErr w:type="spellStart"/>
      <w:r>
        <w:t>Kral</w:t>
      </w:r>
      <w:proofErr w:type="spellEnd"/>
      <w:r>
        <w:t>, James Lutz, Ellis Q. Margolis, Justin Maxwell, Sean McMahon</w:t>
      </w:r>
      <w:r>
        <w:rPr>
          <w:vertAlign w:val="superscript"/>
        </w:rPr>
        <w:t>2</w:t>
      </w:r>
      <w:r>
        <w:t>, Helene Muller-Landau</w:t>
      </w:r>
      <w:r>
        <w:rPr>
          <w:vertAlign w:val="superscript"/>
        </w:rPr>
        <w:t>2</w:t>
      </w:r>
      <w:r>
        <w:t xml:space="preserve">, </w:t>
      </w:r>
      <w:proofErr w:type="spellStart"/>
      <w:r>
        <w:t>Samonil</w:t>
      </w:r>
      <w:proofErr w:type="spellEnd"/>
      <w:r>
        <w:t xml:space="preserve"> </w:t>
      </w:r>
      <w:proofErr w:type="spellStart"/>
      <w:r>
        <w:t>Pavil</w:t>
      </w:r>
      <w:proofErr w:type="spellEnd"/>
      <w:r>
        <w:t xml:space="preserve">, Sabrina Russo, Anastasia </w:t>
      </w:r>
      <w:proofErr w:type="spellStart"/>
      <w:r>
        <w:t>Sniderhan</w:t>
      </w:r>
      <w:proofErr w:type="spellEnd"/>
      <w:r>
        <w:t>, Alan J. Tepley</w:t>
      </w:r>
      <w:r>
        <w:rPr>
          <w:vertAlign w:val="superscript"/>
        </w:rPr>
        <w:t>1,#</w:t>
      </w:r>
      <w:r>
        <w:t xml:space="preserve">, Mart </w:t>
      </w:r>
      <w:proofErr w:type="spellStart"/>
      <w:r>
        <w:t>Vlam</w:t>
      </w:r>
      <w:proofErr w:type="spellEnd"/>
      <w:r>
        <w:t xml:space="preserve">, Peter </w:t>
      </w:r>
      <w:proofErr w:type="spellStart"/>
      <w:r>
        <w:t>Zuidema</w:t>
      </w:r>
      <w:proofErr w:type="spellEnd"/>
    </w:p>
    <w:p w14:paraId="20B8AF75" w14:textId="77777777" w:rsidR="0005595F" w:rsidRDefault="008B5418">
      <w:pPr>
        <w:pStyle w:val="BodyText"/>
      </w:pPr>
      <w:r>
        <w:rPr>
          <w:b/>
        </w:rPr>
        <w:t>Author Affiliations:</w:t>
      </w:r>
    </w:p>
    <w:p w14:paraId="682FD2CD" w14:textId="77777777" w:rsidR="0005595F" w:rsidRDefault="008B5418">
      <w:pPr>
        <w:numPr>
          <w:ilvl w:val="0"/>
          <w:numId w:val="2"/>
        </w:numPr>
      </w:pPr>
      <w:r>
        <w:t>Conservation Ecology Center; Smithsonian Conservation Biology Institute; Front Royal, VA 22630, USA</w:t>
      </w:r>
    </w:p>
    <w:p w14:paraId="0DB6DE43" w14:textId="77777777" w:rsidR="0005595F" w:rsidRDefault="008B5418">
      <w:pPr>
        <w:numPr>
          <w:ilvl w:val="0"/>
          <w:numId w:val="2"/>
        </w:numPr>
      </w:pPr>
      <w:r>
        <w:t>Center for Tropical Forest Science-Forest Global Earth Observatory; Smithsonian Tropical Research Institute; Panama, Republic of Panama</w:t>
      </w:r>
    </w:p>
    <w:p w14:paraId="3B79775F" w14:textId="77777777" w:rsidR="0005595F" w:rsidRDefault="008B5418">
      <w:pPr>
        <w:numPr>
          <w:ilvl w:val="0"/>
          <w:numId w:val="2"/>
        </w:numPr>
      </w:pPr>
      <w:r>
        <w:t>The Morton Arboretum, Lisle, Illinois, USA</w:t>
      </w:r>
    </w:p>
    <w:p w14:paraId="3DE558D8" w14:textId="77777777" w:rsidR="0005595F" w:rsidRDefault="008B5418">
      <w:pPr>
        <w:numPr>
          <w:ilvl w:val="0"/>
          <w:numId w:val="2"/>
        </w:numPr>
      </w:pPr>
      <w:r>
        <w:t xml:space="preserve">Harvard Forest, </w:t>
      </w:r>
      <w:proofErr w:type="spellStart"/>
      <w:r>
        <w:t>Petersham</w:t>
      </w:r>
      <w:proofErr w:type="spellEnd"/>
      <w:r>
        <w:t>, MA 01366, USA</w:t>
      </w:r>
    </w:p>
    <w:p w14:paraId="228E2E70" w14:textId="77777777" w:rsidR="0005595F" w:rsidRDefault="008B5418">
      <w:pPr>
        <w:pStyle w:val="FirstParagraph"/>
      </w:pPr>
      <w:r>
        <w:t>X#. Canadian Forest Service, Northern Forestry Centre, Edmonton, Alberta, Canada</w:t>
      </w:r>
    </w:p>
    <w:p w14:paraId="43983B9B" w14:textId="77777777" w:rsidR="0005595F" w:rsidRDefault="008B5418">
      <w:pPr>
        <w:pStyle w:val="BodyText"/>
      </w:pPr>
      <w:r>
        <w:t xml:space="preserve">*corresponding author: </w:t>
      </w:r>
      <w:hyperlink r:id="rId7">
        <w:r>
          <w:rPr>
            <w:rStyle w:val="Hyperlink"/>
          </w:rPr>
          <w:t>teixeirak@si.edu</w:t>
        </w:r>
      </w:hyperlink>
      <w:r>
        <w:t>; +1 540 635 6546</w:t>
      </w:r>
    </w:p>
    <w:p w14:paraId="423376A3" w14:textId="77777777" w:rsidR="0005595F" w:rsidRDefault="008B5418">
      <w:pPr>
        <w:pStyle w:val="BodyText"/>
      </w:pPr>
      <w:r>
        <w:rPr>
          <w:b/>
        </w:rPr>
        <w:t>Running headline:</w:t>
      </w:r>
      <w:r>
        <w:t xml:space="preserve"> [45 chars]</w:t>
      </w:r>
    </w:p>
    <w:p w14:paraId="4B5B1013" w14:textId="77777777" w:rsidR="0005595F" w:rsidRDefault="008B5418">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7F847FF7" w14:textId="77777777" w:rsidR="0005595F" w:rsidRDefault="008B5418">
      <w:pPr>
        <w:pStyle w:val="BodyText"/>
      </w:pPr>
      <w:r>
        <w:rPr>
          <w:i/>
        </w:rPr>
        <w:t>Target journal is MEE. We are already over the word limit, so I’d appreciate advice on what should be cut/moved to appendix.</w:t>
      </w:r>
    </w:p>
    <w:p w14:paraId="192E297C" w14:textId="77777777" w:rsidR="0005595F" w:rsidRDefault="008B5418">
      <w:r>
        <w:br w:type="page"/>
      </w:r>
    </w:p>
    <w:p w14:paraId="1AFA2C2D" w14:textId="77777777" w:rsidR="0005595F" w:rsidRDefault="008B5418">
      <w:pPr>
        <w:pStyle w:val="Heading3"/>
      </w:pPr>
      <w:bookmarkStart w:id="0" w:name="abstract"/>
      <w:r>
        <w:lastRenderedPageBreak/>
        <w:t>Abstract</w:t>
      </w:r>
      <w:bookmarkEnd w:id="0"/>
    </w:p>
    <w:p w14:paraId="0A7D81AF" w14:textId="77777777" w:rsidR="0005595F" w:rsidRDefault="008B5418">
      <w:pPr>
        <w:pStyle w:val="FirstParagraph"/>
      </w:pPr>
      <w:r>
        <w:rPr>
          <w:i/>
        </w:rPr>
        <w:t>NOTE TO COAUTHORS: I’d appreciate feedback on what you consider to be the most important results and conclusions to highlight in the abstract.</w:t>
      </w:r>
    </w:p>
    <w:p w14:paraId="0BE4C70E" w14:textId="267498B6" w:rsidR="0005595F" w:rsidRDefault="008B5418">
      <w:pPr>
        <w:numPr>
          <w:ilvl w:val="0"/>
          <w:numId w:val="3"/>
        </w:numPr>
      </w:pPr>
      <w:commentRangeStart w:id="1"/>
      <w:r>
        <w:t>Tree</w:t>
      </w:r>
      <w:commentRangeEnd w:id="1"/>
      <w:r w:rsidR="00012B77">
        <w:rPr>
          <w:rStyle w:val="CommentReference"/>
        </w:rPr>
        <w:commentReference w:id="1"/>
      </w:r>
      <w:r>
        <w:t xml:space="preserve"> rings provide a valuable long-term record for understanding how climate shapes forest productivity. However, traditional </w:t>
      </w:r>
      <w:ins w:id="2" w:author="Pederson, Neil" w:date="2020-09-15T12:38:00Z">
        <w:r w:rsidR="00080DB9">
          <w:t xml:space="preserve">collections of canopy trees </w:t>
        </w:r>
      </w:ins>
      <w:del w:id="3" w:author="Pederson, Neil" w:date="2020-09-15T12:38:00Z">
        <w:r w:rsidDel="00080DB9">
          <w:delText xml:space="preserve">analysis methods </w:delText>
        </w:r>
      </w:del>
      <w:r>
        <w:t>aggregate</w:t>
      </w:r>
      <w:ins w:id="4" w:author="Pederson, Neil" w:date="2020-09-15T12:38:00Z">
        <w:r w:rsidR="00080DB9">
          <w:t>d</w:t>
        </w:r>
      </w:ins>
      <w:r>
        <w:t xml:space="preserve"> growth records of multiple trees into residual chronologies, and </w:t>
      </w:r>
      <w:del w:id="5" w:author="Pederson, Neil" w:date="2020-09-15T12:38:00Z">
        <w:r w:rsidDel="00080DB9">
          <w:delText>therefore cannot</w:delText>
        </w:r>
      </w:del>
      <w:ins w:id="6" w:author="Pederson, Neil" w:date="2020-09-15T12:38:00Z">
        <w:r w:rsidR="00080DB9">
          <w:t>were somewhat limited in th</w:t>
        </w:r>
      </w:ins>
      <w:ins w:id="7" w:author="Pederson, Neil" w:date="2020-09-15T12:39:00Z">
        <w:r w:rsidR="00080DB9">
          <w:t>e ability to</w:t>
        </w:r>
      </w:ins>
      <w:r>
        <w:t xml:space="preserve"> simultaneously account for the effects of tree size and climate. </w:t>
      </w:r>
      <w:del w:id="8" w:author="Pederson, Neil" w:date="2020-09-15T12:39:00Z">
        <w:r w:rsidDel="00080DB9">
          <w:delText xml:space="preserve">This </w:delText>
        </w:r>
      </w:del>
      <w:ins w:id="9" w:author="Pederson, Neil" w:date="2020-09-15T12:39:00Z">
        <w:r w:rsidR="00080DB9">
          <w:t xml:space="preserve">Traditional collection methods of tree-ring records </w:t>
        </w:r>
      </w:ins>
      <w:r>
        <w:t>ha</w:t>
      </w:r>
      <w:ins w:id="10" w:author="Pederson, Neil" w:date="2020-09-15T12:39:00Z">
        <w:r w:rsidR="00080DB9">
          <w:t>ve</w:t>
        </w:r>
      </w:ins>
      <w:del w:id="11" w:author="Pederson, Neil" w:date="2020-09-15T12:39:00Z">
        <w:r w:rsidDel="00080DB9">
          <w:delText>s</w:delText>
        </w:r>
      </w:del>
      <w:r>
        <w:t xml:space="preserve"> limited the potential to use tree-rings to understand forest productivity and its climate </w:t>
      </w:r>
      <w:commentRangeStart w:id="12"/>
      <w:r>
        <w:t>sensitivity</w:t>
      </w:r>
      <w:commentRangeEnd w:id="12"/>
      <w:r w:rsidR="00080DB9">
        <w:rPr>
          <w:rStyle w:val="CommentReference"/>
        </w:rPr>
        <w:commentReference w:id="12"/>
      </w:r>
      <w:r>
        <w:t>.</w:t>
      </w:r>
    </w:p>
    <w:p w14:paraId="62B52B91" w14:textId="5DA8D180" w:rsidR="0005595F" w:rsidRDefault="008B5418">
      <w:pPr>
        <w:numPr>
          <w:ilvl w:val="0"/>
          <w:numId w:val="3"/>
        </w:numPr>
      </w:pPr>
      <w:r>
        <w:t xml:space="preserve">Here, we develop a new method to simultaneously model non-linear effects of objectively determined </w:t>
      </w:r>
      <w:proofErr w:type="gramStart"/>
      <w:r>
        <w:t>principle</w:t>
      </w:r>
      <w:proofErr w:type="gramEnd"/>
      <w:r>
        <w:t xml:space="preserve"> climate drivers and tree diameter (</w:t>
      </w:r>
      <m:oMath>
        <m:r>
          <w:rPr>
            <w:rFonts w:ascii="Cambria Math" w:hAnsi="Cambria Math"/>
          </w:rPr>
          <m:t>DBH</m:t>
        </m:r>
      </m:oMath>
      <w:r>
        <w:t>)</w:t>
      </w:r>
      <w:ins w:id="13" w:author="Pederson, Neil" w:date="2020-09-15T12:44:00Z">
        <w:r w:rsidR="00A06BBE">
          <w:t xml:space="preserve"> using plot level collections that are representative of each study forest</w:t>
        </w:r>
      </w:ins>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B553E74" w14:textId="77777777" w:rsidR="0005595F" w:rsidRDefault="008B5418">
      <w:pPr>
        <w:numPr>
          <w:ilvl w:val="0"/>
          <w:numId w:val="3"/>
        </w:numPr>
      </w:pPr>
      <w:r>
        <w:t xml:space="preserve">Our analysis identified similar climate drivers to those obtained via traditional methods, but revealed that non-linear responses to climate variables were </w:t>
      </w:r>
      <w:commentRangeStart w:id="14"/>
      <w:r>
        <w:t>common</w:t>
      </w:r>
      <w:commentRangeEnd w:id="14"/>
      <w:r w:rsidR="00A06BBE">
        <w:rPr>
          <w:rStyle w:val="CommentReference"/>
        </w:rPr>
        <w:commentReference w:id="14"/>
      </w:r>
      <w:r>
        <w:t xml:space="preserve">.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049CDBE" w14:textId="77777777" w:rsidR="0005595F" w:rsidRDefault="008B5418">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5A66D78D" w14:textId="77777777" w:rsidR="0005595F" w:rsidRDefault="008B5418">
      <w:pPr>
        <w:pStyle w:val="FirstParagraph"/>
      </w:pPr>
      <w:r>
        <w:rPr>
          <w:b/>
        </w:rPr>
        <w:t>Keywords</w:t>
      </w:r>
      <w:r>
        <w:t>: climate sensitivity; diameter; environmental change; Forest Global Earth Observatory (ForestGEO); generalized least squares; nonlinear; tree-ring</w:t>
      </w:r>
    </w:p>
    <w:p w14:paraId="36681ADC" w14:textId="77777777" w:rsidR="0005595F" w:rsidRDefault="008B5418">
      <w:r>
        <w:br w:type="page"/>
      </w:r>
    </w:p>
    <w:p w14:paraId="52DB2D35" w14:textId="77777777" w:rsidR="0005595F" w:rsidRDefault="008B5418">
      <w:pPr>
        <w:pStyle w:val="Heading3"/>
      </w:pPr>
      <w:bookmarkStart w:id="15" w:name="introduction"/>
      <w:r>
        <w:lastRenderedPageBreak/>
        <w:t>Introduction</w:t>
      </w:r>
      <w:bookmarkEnd w:id="15"/>
    </w:p>
    <w:p w14:paraId="3D622870" w14:textId="4A897DBB" w:rsidR="0005595F" w:rsidRDefault="008B5418">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w:t>
      </w:r>
      <w:proofErr w:type="spellStart"/>
      <w:r>
        <w:t>Sniderhan</w:t>
      </w:r>
      <w:proofErr w:type="spellEnd"/>
      <w:r>
        <w:t xml:space="preserve"> &amp; </w:t>
      </w:r>
      <w:proofErr w:type="spellStart"/>
      <w:r>
        <w:t>Baltzer</w:t>
      </w:r>
      <w:proofErr w:type="spellEnd"/>
      <w:r>
        <w:t>,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Brubaker, &amp; Grier, 1989; Teets, Fraver, et al., </w:t>
      </w:r>
      <w:commentRangeStart w:id="16"/>
      <w:r>
        <w:t>2018</w:t>
      </w:r>
      <w:commentRangeEnd w:id="16"/>
      <w:r w:rsidR="00365797">
        <w:rPr>
          <w:rStyle w:val="CommentReference"/>
        </w:rPr>
        <w:commentReference w:id="16"/>
      </w:r>
      <w:r>
        <w:t>) and its climate sensitivity (</w:t>
      </w:r>
      <w:proofErr w:type="spellStart"/>
      <w:r>
        <w:t>Klesse</w:t>
      </w:r>
      <w:proofErr w:type="spellEnd"/>
      <w:r>
        <w:t xml:space="preserve"> et al., 2018; </w:t>
      </w:r>
      <w:proofErr w:type="spellStart"/>
      <w:r>
        <w:t>Teets</w:t>
      </w:r>
      <w:proofErr w:type="spellEnd"/>
      <w:r>
        <w:t xml:space="preserve">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w:t>
      </w:r>
      <w:del w:id="17" w:author="Pederson, Neil" w:date="2020-09-15T12:46:00Z">
        <w:r w:rsidRPr="005104AD" w:rsidDel="003B084F">
          <w:rPr>
            <w:highlight w:val="yellow"/>
            <w:rPrChange w:id="18" w:author="Teixeira, Kristina A." w:date="2020-11-22T08:48:00Z">
              <w:rPr/>
            </w:rPrChange>
          </w:rPr>
          <w:delText xml:space="preserve">optimized </w:delText>
        </w:r>
      </w:del>
      <w:ins w:id="19" w:author="Pederson, Neil" w:date="2020-09-15T12:46:00Z">
        <w:r w:rsidR="003B084F" w:rsidRPr="005104AD">
          <w:rPr>
            <w:highlight w:val="yellow"/>
            <w:rPrChange w:id="20" w:author="Teixeira, Kristina A." w:date="2020-11-22T08:48:00Z">
              <w:rPr/>
            </w:rPrChange>
          </w:rPr>
          <w:t>traditionally collected and an</w:t>
        </w:r>
      </w:ins>
      <w:ins w:id="21" w:author="Pederson, Neil" w:date="2020-09-15T12:47:00Z">
        <w:r w:rsidR="003B084F" w:rsidRPr="005104AD">
          <w:rPr>
            <w:highlight w:val="yellow"/>
            <w:rPrChange w:id="22" w:author="Teixeira, Kristina A." w:date="2020-11-22T08:48:00Z">
              <w:rPr/>
            </w:rPrChange>
          </w:rPr>
          <w:t>a</w:t>
        </w:r>
      </w:ins>
      <w:ins w:id="23" w:author="Pederson, Neil" w:date="2020-09-15T12:46:00Z">
        <w:r w:rsidR="003B084F" w:rsidRPr="005104AD">
          <w:rPr>
            <w:highlight w:val="yellow"/>
            <w:rPrChange w:id="24" w:author="Teixeira, Kristina A." w:date="2020-11-22T08:48:00Z">
              <w:rPr/>
            </w:rPrChange>
          </w:rPr>
          <w:t>lyzed</w:t>
        </w:r>
        <w:r w:rsidR="003B084F">
          <w:t xml:space="preserve"> </w:t>
        </w:r>
      </w:ins>
      <w:r>
        <w:t>to detect climate signals rather than to predict forest productivity and its climate sensitivity (</w:t>
      </w:r>
      <w:proofErr w:type="spellStart"/>
      <w:r>
        <w:t>Klesse</w:t>
      </w:r>
      <w:proofErr w:type="spellEnd"/>
      <w:r>
        <w:t xml:space="preserve"> et al., </w:t>
      </w:r>
      <w:commentRangeStart w:id="25"/>
      <w:r>
        <w:t>2018</w:t>
      </w:r>
      <w:commentRangeEnd w:id="25"/>
      <w:r w:rsidR="003B084F">
        <w:rPr>
          <w:rStyle w:val="CommentReference"/>
        </w:rPr>
        <w:commentReference w:id="25"/>
      </w:r>
      <w:r>
        <w:t>). As a result, prevailing approaches hold a number of limitations for using tree-rings to address pressing questions concerning forest productivity in the current era of rapid environmental change.</w:t>
      </w:r>
    </w:p>
    <w:p w14:paraId="79B636E3" w14:textId="5EC4DD98" w:rsidR="0005595F" w:rsidRDefault="008B5418">
      <w:pPr>
        <w:pStyle w:val="BodyText"/>
      </w:pPr>
      <w:r w:rsidRPr="004D1512">
        <w:rPr>
          <w:b/>
          <w:strike/>
          <w:rPrChange w:id="26" w:author="Teixeira, Kristina A." w:date="2020-11-22T10:16:00Z">
            <w:rPr>
              <w:b/>
            </w:rPr>
          </w:rPrChange>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rsidRPr="004D1512">
        <w:rPr>
          <w:strike/>
          <w:rPrChange w:id="27" w:author="Teixeira, Kristina A." w:date="2020-11-22T10:16:00Z">
            <w:rPr/>
          </w:rPrChange>
        </w:rP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w:t>
      </w:r>
      <w:ins w:id="28" w:author="Pederson, Neil" w:date="2020-09-15T12:51:00Z">
        <w:r w:rsidR="0058299A" w:rsidRPr="004D1512">
          <w:rPr>
            <w:strike/>
            <w:rPrChange w:id="29" w:author="Teixeira, Kristina A." w:date="2020-11-22T10:16:00Z">
              <w:rPr/>
            </w:rPrChange>
          </w:rPr>
          <w:t xml:space="preserve">often did not focus on </w:t>
        </w:r>
      </w:ins>
      <w:del w:id="30" w:author="Pederson, Neil" w:date="2020-09-15T12:51:00Z">
        <w:r w:rsidRPr="004D1512" w:rsidDel="0058299A">
          <w:rPr>
            <w:strike/>
            <w:rPrChange w:id="31" w:author="Teixeira, Kristina A." w:date="2020-11-22T10:16:00Z">
              <w:rPr/>
            </w:rPrChange>
          </w:rPr>
          <w:delText xml:space="preserve">falls short of </w:delText>
        </w:r>
      </w:del>
      <w:del w:id="32" w:author="Pederson, Neil" w:date="2020-09-15T12:50:00Z">
        <w:r w:rsidRPr="004D1512" w:rsidDel="0058299A">
          <w:rPr>
            <w:strike/>
            <w:rPrChange w:id="33" w:author="Teixeira, Kristina A." w:date="2020-11-22T10:16:00Z">
              <w:rPr/>
            </w:rPrChange>
          </w:rPr>
          <w:delText xml:space="preserve">objectively </w:delText>
        </w:r>
      </w:del>
      <w:r w:rsidRPr="004D1512">
        <w:rPr>
          <w:strike/>
          <w:rPrChange w:id="34" w:author="Teixeira, Kristina A." w:date="2020-11-22T10:16:00Z">
            <w:rPr/>
          </w:rPrChange>
        </w:rPr>
        <w:t xml:space="preserve">identifying </w:t>
      </w:r>
      <w:commentRangeStart w:id="35"/>
      <w:r w:rsidRPr="004D1512">
        <w:rPr>
          <w:strike/>
          <w:rPrChange w:id="36" w:author="Teixeira, Kristina A." w:date="2020-11-22T10:16:00Z">
            <w:rPr/>
          </w:rPrChange>
        </w:rPr>
        <w:t xml:space="preserve">the most important climate drivers </w:t>
      </w:r>
      <w:commentRangeEnd w:id="35"/>
      <w:r w:rsidR="0058299A" w:rsidRPr="004D1512">
        <w:rPr>
          <w:rStyle w:val="CommentReference"/>
          <w:strike/>
          <w:rPrChange w:id="37" w:author="Teixeira, Kristina A." w:date="2020-11-22T10:16:00Z">
            <w:rPr>
              <w:rStyle w:val="CommentReference"/>
            </w:rPr>
          </w:rPrChange>
        </w:rPr>
        <w:commentReference w:id="35"/>
      </w:r>
      <w:r w:rsidRPr="004D1512">
        <w:rPr>
          <w:strike/>
          <w:rPrChange w:id="38" w:author="Teixeira, Kristina A." w:date="2020-11-22T10:16:00Z">
            <w:rPr/>
          </w:rPrChange>
        </w:rPr>
        <w:t xml:space="preserve">and their </w:t>
      </w:r>
      <w:ins w:id="39" w:author="Pederson, Neil" w:date="2020-09-15T12:51:00Z">
        <w:r w:rsidR="0058299A" w:rsidRPr="004D1512">
          <w:rPr>
            <w:strike/>
            <w:rPrChange w:id="40" w:author="Teixeira, Kristina A." w:date="2020-11-22T10:16:00Z">
              <w:rPr/>
            </w:rPrChange>
          </w:rPr>
          <w:t xml:space="preserve">the </w:t>
        </w:r>
      </w:ins>
      <w:r w:rsidRPr="004D1512">
        <w:rPr>
          <w:strike/>
          <w:rPrChange w:id="41" w:author="Teixeira, Kristina A." w:date="2020-11-22T10:16:00Z">
            <w:rPr/>
          </w:rPrChange>
        </w:rPr>
        <w:t>time windows of influence</w:t>
      </w:r>
      <w:ins w:id="42" w:author="Pederson, Neil" w:date="2020-09-15T12:51:00Z">
        <w:r w:rsidR="0058299A" w:rsidRPr="004D1512">
          <w:rPr>
            <w:strike/>
            <w:rPrChange w:id="43" w:author="Teixeira, Kristina A." w:date="2020-11-22T10:16:00Z">
              <w:rPr/>
            </w:rPrChange>
          </w:rPr>
          <w:t xml:space="preserve"> that various climatic factors might have on growth</w:t>
        </w:r>
      </w:ins>
      <w:r w:rsidRPr="004D1512">
        <w:rPr>
          <w:strike/>
          <w:rPrChange w:id="44" w:author="Teixeira, Kristina A." w:date="2020-11-22T10:16:00Z">
            <w:rPr/>
          </w:rPrChange>
        </w:rPr>
        <w:t xml:space="preserve">, which is needed for multivariate models of annual tree growth and forest productivity (e.g., </w:t>
      </w:r>
      <w:proofErr w:type="spellStart"/>
      <w:r w:rsidRPr="004D1512">
        <w:rPr>
          <w:strike/>
          <w:rPrChange w:id="45" w:author="Teixeira, Kristina A." w:date="2020-11-22T10:16:00Z">
            <w:rPr/>
          </w:rPrChange>
        </w:rPr>
        <w:t>Teets</w:t>
      </w:r>
      <w:proofErr w:type="spellEnd"/>
      <w:r w:rsidRPr="004D1512">
        <w:rPr>
          <w:strike/>
          <w:rPrChange w:id="46" w:author="Teixeira, Kristina A." w:date="2020-11-22T10:16:00Z">
            <w:rPr/>
          </w:rPrChange>
        </w:rPr>
        <w:t xml:space="preserve"> et al., 2018).</w:t>
      </w:r>
      <w:r>
        <w:t xml:space="preserve"> Further, tree-ring studies </w:t>
      </w:r>
      <w:r w:rsidRPr="00D43F03">
        <w:rPr>
          <w:highlight w:val="yellow"/>
          <w:rPrChange w:id="47" w:author="Teixeira, Kristina A." w:date="2020-11-22T08:23:00Z">
            <w:rPr/>
          </w:rPrChange>
        </w:rPr>
        <w:t xml:space="preserve">generally </w:t>
      </w:r>
      <w:del w:id="48" w:author="Pederson, Neil" w:date="2020-09-15T12:51:00Z">
        <w:r w:rsidRPr="00D43F03" w:rsidDel="0058299A">
          <w:rPr>
            <w:highlight w:val="yellow"/>
            <w:rPrChange w:id="49" w:author="Teixeira, Kristina A." w:date="2020-11-22T08:23:00Z">
              <w:rPr/>
            </w:rPrChange>
          </w:rPr>
          <w:delText xml:space="preserve">do </w:delText>
        </w:r>
      </w:del>
      <w:ins w:id="50" w:author="Pederson, Neil" w:date="2020-09-15T12:51:00Z">
        <w:r w:rsidR="0058299A" w:rsidRPr="00D43F03">
          <w:rPr>
            <w:highlight w:val="yellow"/>
            <w:rPrChange w:id="51" w:author="Teixeira, Kristina A." w:date="2020-11-22T08:23:00Z">
              <w:rPr/>
            </w:rPrChange>
          </w:rPr>
          <w:t xml:space="preserve">have less </w:t>
        </w:r>
      </w:ins>
      <w:del w:id="52" w:author="Pederson, Neil" w:date="2020-09-15T12:51:00Z">
        <w:r w:rsidRPr="00D43F03" w:rsidDel="0058299A">
          <w:rPr>
            <w:highlight w:val="yellow"/>
            <w:rPrChange w:id="53" w:author="Teixeira, Kristina A." w:date="2020-11-22T08:23:00Z">
              <w:rPr/>
            </w:rPrChange>
          </w:rPr>
          <w:delText xml:space="preserve">not </w:delText>
        </w:r>
      </w:del>
      <w:r w:rsidRPr="00D43F03">
        <w:rPr>
          <w:highlight w:val="yellow"/>
          <w:rPrChange w:id="54" w:author="Teixeira, Kristina A." w:date="2020-11-22T08:23:00Z">
            <w:rPr/>
          </w:rPrChange>
        </w:rPr>
        <w:t>consider</w:t>
      </w:r>
      <w:ins w:id="55" w:author="Pederson, Neil" w:date="2020-09-15T12:52:00Z">
        <w:r w:rsidR="0058299A" w:rsidRPr="00D43F03">
          <w:rPr>
            <w:highlight w:val="yellow"/>
            <w:rPrChange w:id="56" w:author="Teixeira, Kristina A." w:date="2020-11-22T08:23:00Z">
              <w:rPr/>
            </w:rPrChange>
          </w:rPr>
          <w:t>ed the</w:t>
        </w:r>
      </w:ins>
      <w:r w:rsidRPr="00D43F03">
        <w:rPr>
          <w:highlight w:val="yellow"/>
          <w:rPrChange w:id="57" w:author="Teixeira, Kristina A." w:date="2020-11-22T08:23:00Z">
            <w:rPr/>
          </w:rPrChange>
        </w:rPr>
        <w:t xml:space="preserve"> additive</w:t>
      </w:r>
      <w:r>
        <w:t xml:space="preserve"> or interactive effects of climate variables on annual growth (DENDRO_REFS; but see Foster, Finley, D’Amato, Bradford, &amp; Banerjee, 2016). Such effects are expected based on observations that </w:t>
      </w:r>
      <w:commentRangeStart w:id="58"/>
      <w:r>
        <w:t xml:space="preserve">temperature and moisture </w:t>
      </w:r>
      <w:commentRangeEnd w:id="58"/>
      <w:r w:rsidR="0058299A">
        <w:rPr>
          <w:rStyle w:val="CommentReference"/>
        </w:rPr>
        <w:commentReference w:id="58"/>
      </w:r>
      <w:r>
        <w:t>jointly shape photosynthesis (REFS), tree growth (Foster et al., 2016), and forest productivity (</w:t>
      </w:r>
      <w:proofErr w:type="spellStart"/>
      <w:proofErr w:type="gramStart"/>
      <w:r>
        <w:t>e.g.,TREE</w:t>
      </w:r>
      <w:proofErr w:type="gramEnd"/>
      <w:r>
        <w:t>_LEVEL_REFS</w:t>
      </w:r>
      <w:proofErr w:type="spellEnd"/>
      <w:r>
        <w:t xml:space="preserve">; Banbury Morgan et al., n.d.). Thus, to model tree growth responses to climate, we need an </w:t>
      </w:r>
      <w:del w:id="59" w:author="Pederson, Neil" w:date="2020-09-15T12:52:00Z">
        <w:r w:rsidDel="0058299A">
          <w:delText xml:space="preserve">objective </w:delText>
        </w:r>
      </w:del>
      <w:r>
        <w:t xml:space="preserve">approach to </w:t>
      </w:r>
      <w:commentRangeStart w:id="60"/>
      <w:r>
        <w:t xml:space="preserve">systematically </w:t>
      </w:r>
      <w:commentRangeEnd w:id="60"/>
      <w:r w:rsidR="0058299A">
        <w:rPr>
          <w:rStyle w:val="CommentReference"/>
        </w:rPr>
        <w:commentReference w:id="60"/>
      </w:r>
      <w:r>
        <w:t xml:space="preserve">evaluate numerous potential climate variables and time windows in order to select </w:t>
      </w:r>
      <w:proofErr w:type="gramStart"/>
      <w:r>
        <w:t>principle</w:t>
      </w:r>
      <w:proofErr w:type="gramEnd"/>
      <w:r>
        <w:t xml:space="preserve"> climate drivers appropriate for inclusion in multivariate models.</w:t>
      </w:r>
    </w:p>
    <w:p w14:paraId="5E649960" w14:textId="50017F0C" w:rsidR="0005595F" w:rsidRDefault="008B5418">
      <w:pPr>
        <w:pStyle w:val="BodyText"/>
      </w:pPr>
      <w:r>
        <w:rPr>
          <w:b/>
        </w:rPr>
        <w:t xml:space="preserve">Traditional methods </w:t>
      </w:r>
      <w:r w:rsidRPr="000037EA">
        <w:rPr>
          <w:b/>
          <w:highlight w:val="yellow"/>
          <w:rPrChange w:id="61" w:author="Teixeira, Kristina A." w:date="2020-11-22T08:37:00Z">
            <w:rPr>
              <w:b/>
            </w:rPr>
          </w:rPrChange>
        </w:rPr>
        <w:t xml:space="preserve">characterize </w:t>
      </w:r>
      <w:del w:id="62" w:author="Pederson, Neil" w:date="2020-09-15T12:56:00Z">
        <w:r w:rsidRPr="000037EA" w:rsidDel="00A35DB8">
          <w:rPr>
            <w:b/>
            <w:highlight w:val="yellow"/>
            <w:rPrChange w:id="63" w:author="Teixeira, Kristina A." w:date="2020-11-22T08:37:00Z">
              <w:rPr>
                <w:b/>
              </w:rPr>
            </w:rPrChange>
          </w:rPr>
          <w:delText xml:space="preserve">only </w:delText>
        </w:r>
      </w:del>
      <w:ins w:id="64" w:author="Pederson, Neil" w:date="2020-09-15T12:56:00Z">
        <w:r w:rsidR="00A35DB8" w:rsidRPr="000037EA">
          <w:rPr>
            <w:b/>
            <w:highlight w:val="yellow"/>
            <w:rPrChange w:id="65" w:author="Teixeira, Kristina A." w:date="2020-11-22T08:37:00Z">
              <w:rPr>
                <w:b/>
              </w:rPr>
            </w:rPrChange>
          </w:rPr>
          <w:t xml:space="preserve">primarily used </w:t>
        </w:r>
      </w:ins>
      <w:r w:rsidRPr="000037EA">
        <w:rPr>
          <w:b/>
          <w:highlight w:val="yellow"/>
          <w:rPrChange w:id="66" w:author="Teixeira, Kristina A." w:date="2020-11-22T08:37:00Z">
            <w:rPr>
              <w:b/>
            </w:rPr>
          </w:rPrChange>
        </w:rPr>
        <w:t>line</w:t>
      </w:r>
      <w:r>
        <w:rPr>
          <w:b/>
        </w:rPr>
        <w:t xml:space="preserve">ar climate responses, potentially missing important nonlinearities that have been widely observed at other </w:t>
      </w:r>
      <w:proofErr w:type="spellStart"/>
      <w:r>
        <w:rPr>
          <w:b/>
        </w:rPr>
        <w:t>spatio</w:t>
      </w:r>
      <w:proofErr w:type="spellEnd"/>
      <w:r>
        <w:rPr>
          <w:b/>
        </w:rPr>
        <w:t xml:space="preserve">-temporal </w:t>
      </w:r>
      <w:r w:rsidRPr="005104AD">
        <w:rPr>
          <w:b/>
          <w:highlight w:val="yellow"/>
          <w:rPrChange w:id="67" w:author="Teixeira, Kristina A." w:date="2020-11-22T08:47:00Z">
            <w:rPr>
              <w:b/>
            </w:rPr>
          </w:rPrChange>
        </w:rPr>
        <w:t>scales</w:t>
      </w:r>
      <w:ins w:id="68" w:author="Pederson, Neil" w:date="2020-09-15T12:56:00Z">
        <w:r w:rsidR="00A35DB8" w:rsidRPr="005104AD">
          <w:rPr>
            <w:b/>
            <w:highlight w:val="yellow"/>
            <w:rPrChange w:id="69" w:author="Teixeira, Kristina A." w:date="2020-11-22T08:47:00Z">
              <w:rPr>
                <w:b/>
              </w:rPr>
            </w:rPrChange>
          </w:rPr>
          <w:t xml:space="preserve"> (though see Cook and John</w:t>
        </w:r>
      </w:ins>
      <w:ins w:id="70" w:author="Pederson, Neil" w:date="2020-09-15T12:57:00Z">
        <w:r w:rsidR="00A35DB8" w:rsidRPr="005104AD">
          <w:rPr>
            <w:b/>
            <w:highlight w:val="yellow"/>
            <w:rPrChange w:id="71" w:author="Teixeira, Kristina A." w:date="2020-11-22T08:47:00Z">
              <w:rPr>
                <w:b/>
              </w:rPr>
            </w:rPrChange>
          </w:rPr>
          <w:t xml:space="preserve">son </w:t>
        </w:r>
        <w:commentRangeStart w:id="72"/>
        <w:r w:rsidR="00A35DB8" w:rsidRPr="005104AD">
          <w:rPr>
            <w:b/>
            <w:highlight w:val="yellow"/>
            <w:rPrChange w:id="73" w:author="Teixeira, Kristina A." w:date="2020-11-22T08:47:00Z">
              <w:rPr>
                <w:b/>
              </w:rPr>
            </w:rPrChange>
          </w:rPr>
          <w:t>1989</w:t>
        </w:r>
        <w:commentRangeEnd w:id="72"/>
        <w:r w:rsidR="00A35DB8" w:rsidRPr="005104AD">
          <w:rPr>
            <w:rStyle w:val="CommentReference"/>
            <w:highlight w:val="yellow"/>
            <w:rPrChange w:id="74" w:author="Teixeira, Kristina A." w:date="2020-11-22T08:47:00Z">
              <w:rPr>
                <w:rStyle w:val="CommentReference"/>
              </w:rPr>
            </w:rPrChange>
          </w:rPr>
          <w:commentReference w:id="72"/>
        </w:r>
      </w:ins>
      <w:ins w:id="75" w:author="Pederson, Neil" w:date="2020-09-15T13:04:00Z">
        <w:r w:rsidR="00561360" w:rsidRPr="005104AD">
          <w:rPr>
            <w:b/>
            <w:highlight w:val="yellow"/>
            <w:rPrChange w:id="76" w:author="Teixeira, Kristina A." w:date="2020-11-22T08:47:00Z">
              <w:rPr>
                <w:b/>
              </w:rPr>
            </w:rPrChange>
          </w:rPr>
          <w:t xml:space="preserve">, Woodhouse </w:t>
        </w:r>
        <w:commentRangeStart w:id="77"/>
        <w:r w:rsidR="00561360" w:rsidRPr="005104AD">
          <w:rPr>
            <w:b/>
            <w:highlight w:val="yellow"/>
            <w:rPrChange w:id="78" w:author="Teixeira, Kristina A." w:date="2020-11-22T08:47:00Z">
              <w:rPr>
                <w:b/>
              </w:rPr>
            </w:rPrChange>
          </w:rPr>
          <w:t>1999</w:t>
        </w:r>
        <w:commentRangeEnd w:id="77"/>
        <w:r w:rsidR="00561360" w:rsidRPr="005104AD">
          <w:rPr>
            <w:rStyle w:val="CommentReference"/>
            <w:highlight w:val="yellow"/>
            <w:rPrChange w:id="79" w:author="Teixeira, Kristina A." w:date="2020-11-22T08:47:00Z">
              <w:rPr>
                <w:rStyle w:val="CommentReference"/>
              </w:rPr>
            </w:rPrChange>
          </w:rPr>
          <w:commentReference w:id="77"/>
        </w:r>
      </w:ins>
      <w:ins w:id="80" w:author="Pederson, Neil" w:date="2020-09-15T12:57:00Z">
        <w:r w:rsidR="00A35DB8" w:rsidRPr="005104AD">
          <w:rPr>
            <w:b/>
            <w:highlight w:val="yellow"/>
            <w:rPrChange w:id="81" w:author="Teixeira, Kristina A." w:date="2020-11-22T08:47:00Z">
              <w:rPr>
                <w:b/>
              </w:rPr>
            </w:rPrChange>
          </w:rPr>
          <w:t>)</w:t>
        </w:r>
      </w:ins>
      <w:r w:rsidRPr="005104AD">
        <w:rPr>
          <w:b/>
          <w:highlight w:val="yellow"/>
          <w:rPrChange w:id="82" w:author="Teixeira, Kristina A." w:date="2020-11-22T08:47:00Z">
            <w:rPr>
              <w:b/>
            </w:rPr>
          </w:rPrChange>
        </w:rPr>
        <w:t>.</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w:t>
      </w:r>
      <w:r>
        <w:lastRenderedPageBreak/>
        <w:t xml:space="preserve">to a point (e.g., Brown, </w:t>
      </w:r>
      <w:proofErr w:type="spellStart"/>
      <w:r>
        <w:t>Gillooly</w:t>
      </w:r>
      <w:proofErr w:type="spellEnd"/>
      <w:r>
        <w:t>, Allen, Savage, &amp; West, 2004),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w:t>
      </w:r>
      <w:commentRangeStart w:id="83"/>
      <w:r>
        <w:t xml:space="preserve">or threshold responses </w:t>
      </w:r>
      <w:commentRangeEnd w:id="83"/>
      <w:r w:rsidR="00601DD9">
        <w:rPr>
          <w:rStyle w:val="CommentReference"/>
        </w:rPr>
        <w:commentReference w:id="83"/>
      </w:r>
      <w:r>
        <w:t xml:space="preserve">of tree </w:t>
      </w:r>
      <w:r w:rsidRPr="000037EA">
        <w:rPr>
          <w:highlight w:val="yellow"/>
          <w:rPrChange w:id="84" w:author="Teixeira, Kristina A." w:date="2020-11-22T08:39:00Z">
            <w:rPr/>
          </w:rPrChange>
        </w:rPr>
        <w:t xml:space="preserve">growth to climate are </w:t>
      </w:r>
      <w:del w:id="85" w:author="Pederson, Neil" w:date="2020-09-15T12:58:00Z">
        <w:r w:rsidRPr="000037EA" w:rsidDel="00601DD9">
          <w:rPr>
            <w:highlight w:val="yellow"/>
            <w:rPrChange w:id="86" w:author="Teixeira, Kristina A." w:date="2020-11-22T08:39:00Z">
              <w:rPr/>
            </w:rPrChange>
          </w:rPr>
          <w:delText xml:space="preserve">rare </w:delText>
        </w:r>
      </w:del>
      <w:ins w:id="87" w:author="Pederson, Neil" w:date="2020-09-15T12:58:00Z">
        <w:r w:rsidR="00601DD9" w:rsidRPr="000037EA">
          <w:rPr>
            <w:highlight w:val="yellow"/>
            <w:rPrChange w:id="88" w:author="Teixeira, Kristina A." w:date="2020-11-22T08:39:00Z">
              <w:rPr/>
            </w:rPrChange>
          </w:rPr>
          <w:t xml:space="preserve">less common </w:t>
        </w:r>
      </w:ins>
      <w:r w:rsidRPr="000037EA">
        <w:rPr>
          <w:highlight w:val="yellow"/>
          <w:rPrChange w:id="89" w:author="Teixeira, Kristina A." w:date="2020-11-22T08:39:00Z">
            <w:rPr/>
          </w:rPrChange>
        </w:rPr>
        <w:t>(</w:t>
      </w:r>
      <w:ins w:id="90" w:author="Pederson, Neil" w:date="2020-09-15T12:58:00Z">
        <w:r w:rsidR="00601DD9" w:rsidRPr="000037EA">
          <w:rPr>
            <w:highlight w:val="yellow"/>
            <w:rPrChange w:id="91" w:author="Teixeira, Kristina A." w:date="2020-11-22T08:39:00Z">
              <w:rPr/>
            </w:rPrChange>
          </w:rPr>
          <w:t>Cook and Johnson, 1989</w:t>
        </w:r>
      </w:ins>
      <w:ins w:id="92" w:author="Pederson, Neil" w:date="2020-09-15T12:59:00Z">
        <w:r w:rsidR="00601DD9" w:rsidRPr="000037EA">
          <w:rPr>
            <w:highlight w:val="yellow"/>
            <w:rPrChange w:id="93" w:author="Teixeira, Kristina A." w:date="2020-11-22T08:39:00Z">
              <w:rPr/>
            </w:rPrChange>
          </w:rPr>
          <w:t xml:space="preserve">; </w:t>
        </w:r>
      </w:ins>
      <w:ins w:id="94" w:author="Pederson, Neil" w:date="2020-09-15T13:04:00Z">
        <w:r w:rsidR="00CC24D4" w:rsidRPr="000037EA">
          <w:rPr>
            <w:highlight w:val="yellow"/>
            <w:rPrChange w:id="95" w:author="Teixeira, Kristina A." w:date="2020-11-22T08:39:00Z">
              <w:rPr/>
            </w:rPrChange>
          </w:rPr>
          <w:t xml:space="preserve">Woodhouse, 1999; </w:t>
        </w:r>
      </w:ins>
      <w:proofErr w:type="spellStart"/>
      <w:r w:rsidRPr="000037EA">
        <w:rPr>
          <w:highlight w:val="yellow"/>
          <w:rPrChange w:id="96" w:author="Teixeira, Kristina A." w:date="2020-11-22T08:39:00Z">
            <w:rPr/>
          </w:rPrChange>
        </w:rPr>
        <w:t>Tolwinski</w:t>
      </w:r>
      <w:proofErr w:type="spellEnd"/>
      <w:r w:rsidRPr="000037EA">
        <w:rPr>
          <w:highlight w:val="yellow"/>
          <w:rPrChange w:id="97" w:author="Teixeira, Kristina A." w:date="2020-11-22T08:39:00Z">
            <w:rPr/>
          </w:rPrChange>
        </w:rPr>
        <w:t>-Ward</w:t>
      </w:r>
      <w:r>
        <w:t xml:space="preserve">, </w:t>
      </w:r>
      <w:proofErr w:type="spellStart"/>
      <w:r>
        <w:t>Anchukaitis</w:t>
      </w:r>
      <w:proofErr w:type="spellEnd"/>
      <w:r>
        <w:t xml:space="preserve">, &amp; Evans, 2013; </w:t>
      </w:r>
      <w:proofErr w:type="spellStart"/>
      <w:r>
        <w:t>Tumajer</w:t>
      </w:r>
      <w:proofErr w:type="spellEnd"/>
      <w:r>
        <w:t xml:space="preserve"> et al., 2017), and we therefore know little ab</w:t>
      </w:r>
      <w:r w:rsidRPr="000037EA">
        <w:rPr>
          <w:highlight w:val="yellow"/>
          <w:rPrChange w:id="98" w:author="Teixeira, Kristina A." w:date="2020-11-22T08:39:00Z">
            <w:rPr/>
          </w:rPrChange>
        </w:rPr>
        <w:t xml:space="preserve">out </w:t>
      </w:r>
      <w:del w:id="99" w:author="Pederson, Neil" w:date="2020-09-15T12:59:00Z">
        <w:r w:rsidRPr="000037EA" w:rsidDel="00AA15D2">
          <w:rPr>
            <w:highlight w:val="yellow"/>
            <w:rPrChange w:id="100" w:author="Teixeira, Kristina A." w:date="2020-11-22T08:39:00Z">
              <w:rPr/>
            </w:rPrChange>
          </w:rPr>
          <w:delText>what, if any,</w:delText>
        </w:r>
      </w:del>
      <w:ins w:id="101" w:author="Pederson, Neil" w:date="2020-09-15T12:59:00Z">
        <w:r w:rsidR="00AA15D2" w:rsidRPr="000037EA">
          <w:rPr>
            <w:highlight w:val="yellow"/>
            <w:rPrChange w:id="102" w:author="Teixeira, Kristina A." w:date="2020-11-22T08:39:00Z">
              <w:rPr/>
            </w:rPrChange>
          </w:rPr>
          <w:t>the</w:t>
        </w:r>
      </w:ins>
      <w:r w:rsidRPr="000037EA">
        <w:rPr>
          <w:highlight w:val="yellow"/>
          <w:rPrChange w:id="103" w:author="Teixeira, Kristina A." w:date="2020-11-22T08:39:00Z">
            <w:rPr/>
          </w:rPrChange>
        </w:rPr>
        <w:t xml:space="preserve"> nonlinearities occur in tree growth responses to interannual variation in climate.</w:t>
      </w:r>
    </w:p>
    <w:p w14:paraId="545CDBE7" w14:textId="77777777" w:rsidR="0005595F" w:rsidRDefault="008B5418">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w:t>
      </w:r>
      <w:proofErr w:type="spellStart"/>
      <w:r>
        <w:rPr>
          <w:b/>
        </w:rPr>
        <w:t>ods</w:t>
      </w:r>
      <w:proofErr w:type="spellEnd"/>
      <w:r>
        <w:rPr>
          <w:b/>
        </w:rPr>
        <w:t xml:space="preserve">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(DENDRO_REFS). Wh</w:t>
      </w:r>
      <w:proofErr w:type="spellStart"/>
      <w:r>
        <w:t>ile</w:t>
      </w:r>
      <w:proofErr w:type="spellEnd"/>
      <w:r>
        <w:t xml:space="preserve"> convenient for identifying climate signals (DENDRO_REFS), this approach is not optimal for subsequent inference of the climate sensitivity of forest productivity. Although climate correlations can be transformed to climate sensitivity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w:t>
      </w:r>
      <w:proofErr w:type="spellStart"/>
      <w:r>
        <w:t>xample</w:t>
      </w:r>
      <w:proofErr w:type="spellEnd"/>
      <w:r>
        <w:t>,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w:t>
      </w:r>
      <w:proofErr w:type="spellStart"/>
      <w:r>
        <w:t>etrending</w:t>
      </w:r>
      <w:proofErr w:type="spellEnd"/>
      <w:r>
        <w:t xml:space="preserve">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096D1991" w14:textId="77777777" w:rsidR="0005595F" w:rsidRDefault="008B5418">
      <w:pPr>
        <w:pStyle w:val="BodyText"/>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w:t>
      </w:r>
      <w:proofErr w:type="spellStart"/>
      <w:r>
        <w:t>tively</w:t>
      </w:r>
      <w:proofErr w:type="spellEnd"/>
      <w:r>
        <w:t xml:space="preserve"> and interactively shape growth?</w:t>
      </w:r>
    </w:p>
    <w:p w14:paraId="397A91B0" w14:textId="77777777" w:rsidR="0005595F" w:rsidRDefault="008B5418">
      <w:pPr>
        <w:pStyle w:val="Heading3"/>
      </w:pPr>
      <w:bookmarkStart w:id="104" w:name="materials-and-methods"/>
      <w:r>
        <w:lastRenderedPageBreak/>
        <w:t>Materials and Methods</w:t>
      </w:r>
      <w:bookmarkEnd w:id="104"/>
    </w:p>
    <w:p w14:paraId="2E33E7C1" w14:textId="77777777" w:rsidR="0005595F" w:rsidRDefault="008B5418">
      <w:pPr>
        <w:pStyle w:val="Heading4"/>
      </w:pPr>
      <w:bookmarkStart w:id="105" w:name="data-sources-and-preparation"/>
      <w:r>
        <w:t>Data sources and preparation</w:t>
      </w:r>
      <w:bookmarkEnd w:id="105"/>
    </w:p>
    <w:p w14:paraId="184E9049" w14:textId="77777777" w:rsidR="0005595F" w:rsidRDefault="008B5418">
      <w:pPr>
        <w:pStyle w:val="FirstParagraph"/>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w:t>
      </w:r>
      <w:proofErr w:type="spellStart"/>
      <w:r>
        <w:t>cal</w:t>
      </w:r>
      <w:proofErr w:type="spellEnd"/>
      <w:r>
        <w:t xml:space="preserve">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19020AB4" w14:textId="77777777" w:rsidR="0005595F" w:rsidRDefault="008B5418">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0D158108" wp14:editId="0D03C209">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7E61481F" w14:textId="74705489" w:rsidR="0005595F" w:rsidRDefault="008B5418">
      <w:pPr>
        <w:pStyle w:val="BodyText"/>
      </w:pPr>
      <w:r>
        <w:t>All tree cores (n=</w:t>
      </w:r>
      <w:r>
        <w:rPr>
          <w:i/>
        </w:rPr>
        <w:t>#</w:t>
      </w:r>
      <w:r>
        <w:t>) were measured and cross-dated by the original researchers using standard dendrochronological practices</w:t>
      </w:r>
      <w:ins w:id="106" w:author="Pederson, Neil" w:date="2020-09-15T13:09:00Z">
        <w:r w:rsidR="00470B87">
          <w:t xml:space="preserve"> (Stokes and Smiley, 1969)</w:t>
        </w:r>
      </w:ins>
      <w:r>
        <w:t>.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w:t>
      </w:r>
      <w:proofErr w:type="spellStart"/>
      <w:r>
        <w:t>rs</w:t>
      </w:r>
      <w:proofErr w:type="spellEnd"/>
      <w:r>
        <w:t xml:space="preserve">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w:t>
      </w:r>
      <w:r>
        <w:lastRenderedPageBreak/>
        <w:t xml:space="preserve">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7518B7F5" w14:textId="77777777" w:rsidR="0005595F" w:rsidRDefault="008B5418">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w:t>
      </w:r>
      <w:proofErr w:type="spellStart"/>
      <w:r>
        <w:t>ables</w:t>
      </w:r>
      <w:proofErr w:type="spellEnd"/>
      <w:r>
        <w:t xml:space="preserve"> S2, S4).</w:t>
      </w:r>
    </w:p>
    <w:p w14:paraId="50562505" w14:textId="77777777" w:rsidR="0005595F" w:rsidRDefault="008B5418">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proofErr w:type="spellStart"/>
      <w:r>
        <w:rPr>
          <w:i/>
        </w:rPr>
        <w:t>allo-db</w:t>
      </w:r>
      <w:proofErr w:type="spellEnd"/>
      <w:r>
        <w:t xml:space="preserve"> (Gonzalez-Akre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13D703C4" w14:textId="77777777" w:rsidR="0005595F" w:rsidRDefault="008B5418">
      <w:pPr>
        <w:pStyle w:val="BodyText"/>
      </w:pPr>
      <w:r>
        <w:t xml:space="preserve">Monthly climate data for 1901-2019 were obtained from CRU v.4.04 (Harris, Jones, Osborn, &amp; Lister, 2014; Harris, Osborn, Jones, &amp; Lister, 2020). </w:t>
      </w:r>
      <w:r>
        <w:rPr>
          <w:i/>
        </w:rPr>
        <w:t xml:space="preserve">Variables considered here included average daily minimum, maximum, </w:t>
      </w:r>
      <w:commentRangeStart w:id="107"/>
      <w:r>
        <w:rPr>
          <w:i/>
        </w:rPr>
        <w:t xml:space="preserve">and mean temperatures </w:t>
      </w:r>
      <w:commentRangeEnd w:id="107"/>
      <w:r w:rsidR="00470B87">
        <w:rPr>
          <w:rStyle w:val="CommentReference"/>
        </w:rPr>
        <w:commentReference w:id="107"/>
      </w:r>
      <w:r>
        <w:rPr>
          <w:i/>
        </w:rP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3AB82C9A" w14:textId="77777777" w:rsidR="0005595F" w:rsidRDefault="008B5418">
      <w:pPr>
        <w:pStyle w:val="Heading4"/>
      </w:pPr>
      <w:bookmarkStart w:id="108" w:name="analysis-methods"/>
      <w:r>
        <w:t>Analysis methods</w:t>
      </w:r>
      <w:bookmarkEnd w:id="108"/>
    </w:p>
    <w:p w14:paraId="4693E4D7" w14:textId="77777777" w:rsidR="0005595F" w:rsidRDefault="008B5418">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2BEDE3A" w14:textId="77777777" w:rsidR="0005595F" w:rsidRDefault="008B5418">
      <w:pPr>
        <w:pStyle w:val="CaptionedFigure"/>
      </w:pPr>
      <w:r>
        <w:rPr>
          <w:noProof/>
        </w:rPr>
        <w:lastRenderedPageBreak/>
        <w:drawing>
          <wp:inline distT="0" distB="0" distL="0" distR="0" wp14:anchorId="64379A99" wp14:editId="4432DCCA">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5F6033E8" w14:textId="77777777" w:rsidR="0005595F" w:rsidRDefault="008B5418">
      <w:pPr>
        <w:pStyle w:val="ImageCaption"/>
      </w:pPr>
      <w:r>
        <w:rPr>
          <w:b/>
        </w:rPr>
        <w:t>Figure 1 | DRAFT Schematic illustrating our analysis process.</w:t>
      </w:r>
      <w:r>
        <w:t xml:space="preserve"> This analysis is conducted separately for each site.</w:t>
      </w:r>
    </w:p>
    <w:p w14:paraId="08B42726" w14:textId="77777777" w:rsidR="0005595F" w:rsidRDefault="008B5418">
      <w:pPr>
        <w:pStyle w:val="BodyText"/>
      </w:pPr>
      <w:r>
        <w:rPr>
          <w:i/>
        </w:rPr>
        <w:t>Identifying key climate drivers</w:t>
      </w:r>
    </w:p>
    <w:p w14:paraId="024E8472" w14:textId="77777777" w:rsidR="0005595F" w:rsidRDefault="008B5418">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193BC044" w14:textId="77777777" w:rsidR="0005595F" w:rsidRDefault="008B5418">
      <w:pPr>
        <w:pStyle w:val="BodyText"/>
      </w:pPr>
      <w:r>
        <w:lastRenderedPageBreak/>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analysis (Appendix S3). After determining that</w:t>
      </w:r>
      <w:proofErr w:type="gramStart"/>
      <w:r>
        <w:t>… ,</w:t>
      </w:r>
      <w:proofErr w:type="gramEnd"/>
      <w:r>
        <w:t xml:space="preserve"> here we present results </w:t>
      </w:r>
      <w:r>
        <w:rPr>
          <w:i/>
        </w:rPr>
        <w:t>(method)</w:t>
      </w:r>
      <w:r>
        <w:t>.</w:t>
      </w:r>
    </w:p>
    <w:p w14:paraId="244BA2AF" w14:textId="77777777" w:rsidR="0005595F" w:rsidRDefault="008B5418">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04ACE3FA" w14:textId="77777777" w:rsidR="0005595F" w:rsidRDefault="008B5418">
      <w:pPr>
        <w:pStyle w:val="BodyText"/>
      </w:pPr>
      <w:r>
        <w:rPr>
          <w:i/>
        </w:rPr>
        <w:t>Combining drivers in GLS model</w:t>
      </w:r>
    </w:p>
    <w:p w14:paraId="77B29D79" w14:textId="77777777" w:rsidR="0005595F" w:rsidRDefault="008B5418">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w:t>
      </w:r>
      <w:proofErr w:type="spellStart"/>
      <w:r>
        <w:t>dels</w:t>
      </w:r>
      <w:proofErr w:type="spellEnd"/>
      <w:r>
        <w:t xml:space="preserve">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Rather than detrending these variables to produce residuals, the temporal autocorrelation of individual t</w:t>
      </w:r>
      <w:proofErr w:type="spellStart"/>
      <w:r>
        <w:t>ree’s</w:t>
      </w:r>
      <w:proofErr w:type="spellEnd"/>
      <w:r>
        <w:t xml:space="preserve">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w:t>
      </w:r>
      <w:proofErr w:type="spellStart"/>
      <w:r>
        <w:t>te</w:t>
      </w:r>
      <w:proofErr w:type="spellEnd"/>
      <w:r>
        <w:t xml:space="preserv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1A5018E1" w14:textId="77777777" w:rsidR="0005595F" w:rsidRDefault="008B5418">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DD73533" w14:textId="77777777" w:rsidR="0005595F" w:rsidRDefault="008B5418">
      <w:pPr>
        <w:pStyle w:val="BodyText"/>
      </w:pPr>
      <w:r>
        <w:rPr>
          <w:i/>
        </w:rPr>
        <w:t>Data and code availability</w:t>
      </w:r>
    </w:p>
    <w:p w14:paraId="1420A79E" w14:textId="77777777" w:rsidR="0005595F" w:rsidRDefault="008B5418">
      <w:pPr>
        <w:pStyle w:val="BodyText"/>
      </w:pPr>
      <w:r>
        <w:rPr>
          <w:i/>
        </w:rPr>
        <w:t>Data</w:t>
      </w:r>
      <w:r>
        <w:t>, code, and full results are available via the project repository in GitHub (github.com/</w:t>
      </w:r>
      <w:proofErr w:type="spellStart"/>
      <w:r>
        <w:t>EcoClimLab</w:t>
      </w:r>
      <w:proofErr w:type="spellEnd"/>
      <w:r>
        <w:t xml:space="preserve">/ForestGEO-climate-sensitivity)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43CB13D1" w14:textId="77777777" w:rsidR="0005595F" w:rsidRDefault="008B5418">
      <w:pPr>
        <w:pStyle w:val="Heading3"/>
      </w:pPr>
      <w:bookmarkStart w:id="109" w:name="results"/>
      <w:r>
        <w:lastRenderedPageBreak/>
        <w:t>Results</w:t>
      </w:r>
      <w:bookmarkEnd w:id="109"/>
    </w:p>
    <w:p w14:paraId="60C41456" w14:textId="77777777" w:rsidR="0005595F" w:rsidRDefault="008B5418">
      <w:pPr>
        <w:pStyle w:val="FirstParagraph"/>
      </w:pPr>
      <w:r>
        <w:rPr>
          <w:i/>
        </w:rPr>
        <w:t>Identifying climate drivers</w:t>
      </w:r>
    </w:p>
    <w:p w14:paraId="5D4D1828" w14:textId="0045A1A6" w:rsidR="0005595F" w:rsidRDefault="008B5418">
      <w:pPr>
        <w:pStyle w:val="BodyText"/>
      </w:pPr>
      <w:r>
        <w:rPr>
          <w:b/>
        </w:rPr>
        <w:t xml:space="preserve">Our process picked out similar climate drivers to what would be obtained via </w:t>
      </w:r>
      <w:r w:rsidRPr="00675275">
        <w:rPr>
          <w:b/>
          <w:highlight w:val="yellow"/>
          <w:rPrChange w:id="110" w:author="Teixeira, Kristina A." w:date="2020-11-23T09:49:00Z">
            <w:rPr>
              <w:b/>
            </w:rPr>
          </w:rPrChange>
        </w:rPr>
        <w:t xml:space="preserve">traditional methods (Figs. </w:t>
      </w:r>
      <w:r w:rsidRPr="00675275">
        <w:rPr>
          <w:highlight w:val="yellow"/>
          <w:rPrChange w:id="111" w:author="Teixeira, Kristina A." w:date="2020-11-23T09:49:00Z">
            <w:rPr/>
          </w:rPrChange>
        </w:rPr>
        <w:t>2</w:t>
      </w:r>
      <w:r w:rsidRPr="00675275">
        <w:rPr>
          <w:b/>
          <w:highlight w:val="yellow"/>
          <w:rPrChange w:id="112" w:author="Teixeira, Kristina A." w:date="2020-11-23T09:49:00Z">
            <w:rPr>
              <w:b/>
            </w:rPr>
          </w:rPrChange>
        </w:rPr>
        <w:t xml:space="preserve">, </w:t>
      </w:r>
      <w:r w:rsidRPr="00675275">
        <w:rPr>
          <w:highlight w:val="yellow"/>
          <w:rPrChange w:id="113" w:author="Teixeira, Kristina A." w:date="2020-11-23T09:49:00Z">
            <w:rPr/>
          </w:rPrChange>
        </w:rPr>
        <w:t>S1</w:t>
      </w:r>
      <w:r w:rsidRPr="00675275">
        <w:rPr>
          <w:b/>
          <w:highlight w:val="yellow"/>
          <w:rPrChange w:id="114" w:author="Teixeira, Kristina A." w:date="2020-11-23T09:49:00Z">
            <w:rPr>
              <w:b/>
            </w:rPr>
          </w:rPrChange>
        </w:rPr>
        <w:t xml:space="preserve">; Appendix S2), but with the advantage that </w:t>
      </w:r>
      <w:r w:rsidRPr="00675275">
        <w:rPr>
          <w:b/>
          <w:i/>
          <w:highlight w:val="yellow"/>
          <w:rPrChange w:id="115" w:author="Teixeira, Kristina A." w:date="2020-11-23T09:49:00Z">
            <w:rPr>
              <w:b/>
              <w:i/>
            </w:rPr>
          </w:rPrChange>
        </w:rPr>
        <w:t>climwin</w:t>
      </w:r>
      <w:r w:rsidRPr="00675275">
        <w:rPr>
          <w:b/>
          <w:highlight w:val="yellow"/>
          <w:rPrChange w:id="116" w:author="Teixeira, Kristina A." w:date="2020-11-23T09:49:00Z">
            <w:rPr>
              <w:b/>
            </w:rPr>
          </w:rPrChange>
        </w:rPr>
        <w:t xml:space="preserve"> allowed </w:t>
      </w:r>
      <w:del w:id="117" w:author="Pederson, Neil" w:date="2020-09-15T13:12:00Z">
        <w:r w:rsidRPr="00675275" w:rsidDel="00C43787">
          <w:rPr>
            <w:b/>
            <w:highlight w:val="yellow"/>
            <w:rPrChange w:id="118" w:author="Teixeira, Kristina A." w:date="2020-11-23T09:49:00Z">
              <w:rPr>
                <w:b/>
              </w:rPr>
            </w:rPrChange>
          </w:rPr>
          <w:delText xml:space="preserve">objective </w:delText>
        </w:r>
      </w:del>
      <w:r w:rsidRPr="00675275">
        <w:rPr>
          <w:b/>
          <w:highlight w:val="yellow"/>
          <w:rPrChange w:id="119" w:author="Teixeira, Kristina A." w:date="2020-11-23T09:49:00Z">
            <w:rPr>
              <w:b/>
            </w:rPr>
          </w:rPrChange>
        </w:rPr>
        <w:t>selection</w:t>
      </w:r>
      <w:r>
        <w:rPr>
          <w:b/>
        </w:rPr>
        <w:t xml:space="preserve">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w:commentRangeStart w:id="120"/>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w:t>
      </w:r>
      <w:commentRangeEnd w:id="120"/>
      <w:r w:rsidR="00C43787">
        <w:rPr>
          <w:rStyle w:val="CommentReference"/>
        </w:rPr>
        <w:commentReference w:id="120"/>
      </w:r>
      <w:r>
        <w:t xml:space="preserve">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w:t>
      </w:r>
      <w:proofErr w:type="spellStart"/>
      <w:r>
        <w:t>ation</w:t>
      </w:r>
      <w:proofErr w:type="spellEnd"/>
      <w:r>
        <w:t xml:space="preserve">.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Zofin</w:t>
      </w:r>
      <w:proofErr w:type="spellEnd"/>
      <w:r>
        <w:t>), temperatures were most influential during late winter/ early spring. There were also a few instances where previous growing season conditions had the strongest influence.</w:t>
      </w:r>
    </w:p>
    <w:p w14:paraId="71A4AC77" w14:textId="77777777" w:rsidR="0005595F" w:rsidRDefault="008B5418">
      <w:pPr>
        <w:pStyle w:val="CaptionedFigure"/>
      </w:pPr>
      <w:r>
        <w:rPr>
          <w:noProof/>
        </w:rPr>
        <w:drawing>
          <wp:inline distT="0" distB="0" distL="0" distR="0" wp14:anchorId="6E4CF8DD" wp14:editId="19F41B11">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55794DAF" w14:textId="77777777" w:rsidR="0005595F" w:rsidRDefault="008B5418">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w:t>
      </w:r>
      <w:proofErr w:type="spellStart"/>
      <w:r>
        <w:t>nficant</w:t>
      </w:r>
      <w:proofErr w:type="spellEnd"/>
      <w:r>
        <w:t xml:space="preserve">, and dotted lines when neither is </w:t>
      </w:r>
      <w:proofErr w:type="spellStart"/>
      <w:r>
        <w:t>signficant</w:t>
      </w:r>
      <w:proofErr w:type="spellEnd"/>
      <w:r>
        <w:t>. Transparent ribbons indicate 95% confidence intervals.</w:t>
      </w:r>
    </w:p>
    <w:p w14:paraId="29A6278A" w14:textId="77777777" w:rsidR="0005595F" w:rsidRDefault="008B5418">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6647A15D" w14:textId="77777777" w:rsidR="0005595F" w:rsidRDefault="008B5418">
      <w:pPr>
        <w:pStyle w:val="CaptionedFigure"/>
      </w:pPr>
      <w:r>
        <w:rPr>
          <w:noProof/>
        </w:rPr>
        <w:lastRenderedPageBreak/>
        <w:drawing>
          <wp:inline distT="0" distB="0" distL="0" distR="0" wp14:anchorId="44BF1A7D" wp14:editId="726819E7">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65064A85" w14:textId="77777777" w:rsidR="0005595F" w:rsidRDefault="008B5418">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w:t>
      </w:r>
      <w:proofErr w:type="spellStart"/>
      <w:r>
        <w:rPr>
          <w:b/>
        </w:rPr>
        <w:t>perature</w:t>
      </w:r>
      <w:proofErr w:type="spellEnd"/>
      <w:r>
        <w:rPr>
          <w:b/>
        </w:rPr>
        <w:t xml:space="preserve"> variable groups.</w:t>
      </w:r>
      <w:r>
        <w:t xml:space="preserve"> For each species (color-coded as in Fig. 4), relationships are plotted if included in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3D65B313" w14:textId="77777777" w:rsidR="0005595F" w:rsidRDefault="008B5418">
      <w:pPr>
        <w:pStyle w:val="BodyText"/>
      </w:pPr>
      <w:r>
        <w:rPr>
          <w:i/>
        </w:rPr>
        <w:lastRenderedPageBreak/>
        <w:t>Climate sensitivity</w:t>
      </w:r>
    </w:p>
    <w:p w14:paraId="0193A2D1" w14:textId="77777777" w:rsidR="0005595F" w:rsidRDefault="008B5418">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7D9E746" w14:textId="77777777" w:rsidR="0005595F" w:rsidRDefault="008B5418">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w:t>
      </w:r>
      <w:commentRangeStart w:id="121"/>
      <w:r>
        <w:t>latitude</w:t>
      </w:r>
      <w:commentRangeEnd w:id="121"/>
      <w:r w:rsidR="005B3604">
        <w:rPr>
          <w:rStyle w:val="CommentReference"/>
        </w:rPr>
        <w:commentReference w:id="121"/>
      </w:r>
      <w:r>
        <w:t xml:space="preserv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1D8A1684" w14:textId="77777777" w:rsidR="0005595F" w:rsidRDefault="008B5418">
      <w:pPr>
        <w:pStyle w:val="BodyText"/>
      </w:pPr>
      <w:r>
        <w:rPr>
          <w:i/>
        </w:rPr>
        <w:t>Influence of DBH</w:t>
      </w:r>
    </w:p>
    <w:p w14:paraId="558E79C4" w14:textId="77777777" w:rsidR="0005595F" w:rsidRDefault="008B5418">
      <w:pPr>
        <w:pStyle w:val="BodyText"/>
      </w:pPr>
      <w:r>
        <w:rPr>
          <w:b/>
        </w:rPr>
        <w:t xml:space="preserve">All </w:t>
      </w:r>
      <w:proofErr w:type="gramStart"/>
      <w:r>
        <w:rPr>
          <w:b/>
        </w:rPr>
        <w:t>three growth</w:t>
      </w:r>
      <w:proofErr w:type="gramEnd"/>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Zofin</w:t>
      </w:r>
      <w:proofErr w:type="spellEnd"/>
      <w:r>
        <w:t xml:space="preserve">)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55E2320D" w14:textId="77777777" w:rsidR="0005595F" w:rsidRDefault="008B5418">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alth</w:t>
      </w:r>
      <w:proofErr w:type="spellStart"/>
      <w:r>
        <w:rPr>
          <w:b/>
        </w:rPr>
        <w:t>ough</w:t>
      </w:r>
      <w:proofErr w:type="spellEnd"/>
      <w:r>
        <w:rPr>
          <w:b/>
        </w:rPr>
        <w:t xml:space="preserve">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61A6F6C9" w14:textId="77777777" w:rsidR="0005595F" w:rsidRDefault="008B5418">
      <w:pPr>
        <w:pStyle w:val="CaptionedFigure"/>
      </w:pPr>
      <w:r>
        <w:rPr>
          <w:noProof/>
        </w:rPr>
        <w:lastRenderedPageBreak/>
        <w:drawing>
          <wp:inline distT="0" distB="0" distL="0" distR="0" wp14:anchorId="1EB6B3B9" wp14:editId="62197CF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5D566398" w14:textId="77777777" w:rsidR="0005595F" w:rsidRDefault="008B5418">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w:t>
      </w:r>
      <w:proofErr w:type="spellStart"/>
      <w:r>
        <w:t>plottend</w:t>
      </w:r>
      <w:proofErr w:type="spellEnd"/>
      <w:r>
        <w:t xml:space="preserve"> when included in the top model.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Transparent ribbons indicate 95% confidence intervals.</w:t>
      </w:r>
    </w:p>
    <w:p w14:paraId="5637B19B" w14:textId="77777777" w:rsidR="0005595F" w:rsidRDefault="008B5418">
      <w:pPr>
        <w:pStyle w:val="BodyText"/>
      </w:pPr>
      <w:r>
        <w:rPr>
          <w:i/>
        </w:rPr>
        <w:t>Additive and interactive effects of climate and DBH</w:t>
      </w:r>
    </w:p>
    <w:p w14:paraId="31A57D06" w14:textId="77777777" w:rsidR="0005595F" w:rsidRDefault="008B5418">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34BA105E" w14:textId="77777777" w:rsidR="0005595F" w:rsidRDefault="008B5418">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6112C109" w14:textId="77777777" w:rsidR="0005595F" w:rsidRDefault="008B5418">
      <w:pPr>
        <w:pStyle w:val="CaptionedFigure"/>
      </w:pPr>
      <w:r>
        <w:rPr>
          <w:noProof/>
        </w:rPr>
        <w:drawing>
          <wp:inline distT="0" distB="0" distL="0" distR="0" wp14:anchorId="06DC4237" wp14:editId="4AE4DEB8">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7845CC6" w14:textId="77777777" w:rsidR="0005595F" w:rsidRDefault="008B5418">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w:t>
      </w:r>
      <w:proofErr w:type="spellStart"/>
      <w:r>
        <w:t>signficant</w:t>
      </w:r>
      <w:proofErr w:type="spellEnd"/>
      <w:r>
        <w:t xml:space="preserve">, dashed lines when only one term is </w:t>
      </w:r>
      <w:proofErr w:type="spellStart"/>
      <w:r>
        <w:t>signficant</w:t>
      </w:r>
      <w:proofErr w:type="spellEnd"/>
      <w:r>
        <w:t xml:space="preserve">, and dotted lines when neither is </w:t>
      </w:r>
      <w:proofErr w:type="spellStart"/>
      <w:r>
        <w:t>signficant</w:t>
      </w:r>
      <w:proofErr w:type="spellEnd"/>
      <w:r>
        <w:t>. Vertical grey lines indicate the long-term mean for the climate variable, shading indicates 1 SD.</w:t>
      </w:r>
    </w:p>
    <w:p w14:paraId="1BE7DDFD" w14:textId="77777777" w:rsidR="0005595F" w:rsidRDefault="008B5418">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 xml:space="preserve">interactions for all </w:t>
      </w:r>
      <w:proofErr w:type="gramStart"/>
      <w:r>
        <w:t>three growth</w:t>
      </w:r>
      <w:proofErr w:type="gramEnd"/>
      <w:r>
        <w:t xml:space="preserve">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293C0662" w14:textId="77777777" w:rsidR="0005595F" w:rsidRDefault="008B5418">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7ECD9E69" w14:textId="77777777" w:rsidR="0005595F" w:rsidRDefault="008B5418">
      <w:pPr>
        <w:pStyle w:val="Heading3"/>
      </w:pPr>
      <w:bookmarkStart w:id="122" w:name="discussion"/>
      <w:r>
        <w:t>Discussion</w:t>
      </w:r>
      <w:bookmarkEnd w:id="122"/>
    </w:p>
    <w:p w14:paraId="314326EB" w14:textId="77777777" w:rsidR="0005595F" w:rsidRDefault="008B5418">
      <w:pPr>
        <w:pStyle w:val="FirstParagraph"/>
      </w:pPr>
      <w:r>
        <w:rPr>
          <w:i/>
        </w:rPr>
        <w:t>NOTE TO COAUTHORS: The discussion in particular is still very rough. I’d appreciate feedback on what points to emphasize here.</w:t>
      </w:r>
    </w:p>
    <w:p w14:paraId="7838DA1D" w14:textId="77777777" w:rsidR="0005595F" w:rsidRDefault="008B5418">
      <w:pPr>
        <w:pStyle w:val="BodyText"/>
      </w:pPr>
      <w:r>
        <w:rPr>
          <w:b/>
        </w:rPr>
        <w:t xml:space="preserve">We present a new method that allows simultaneous consideration 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methods, but offer several new insights.</w:t>
      </w:r>
    </w:p>
    <w:p w14:paraId="38147516" w14:textId="77777777" w:rsidR="0005595F" w:rsidRDefault="008B5418">
      <w:pPr>
        <w:pStyle w:val="BodyText"/>
      </w:pPr>
      <w:r>
        <w:rPr>
          <w:i/>
        </w:rPr>
        <w:t>Climate sensitivity</w:t>
      </w:r>
    </w:p>
    <w:p w14:paraId="03DC8BDC" w14:textId="77777777" w:rsidR="0005595F" w:rsidRDefault="008B5418">
      <w:pPr>
        <w:pStyle w:val="BodyText"/>
      </w:pPr>
      <w:r>
        <w:t>Ideas to discuss:</w:t>
      </w:r>
    </w:p>
    <w:p w14:paraId="3EEE399C" w14:textId="77777777" w:rsidR="0005595F" w:rsidRDefault="002C00B0">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8B5418">
        <w:t xml:space="preserve"> and </w:t>
      </w:r>
      <m:oMath>
        <m:r>
          <w:rPr>
            <w:rFonts w:ascii="Cambria Math" w:hAnsi="Cambria Math"/>
          </w:rPr>
          <m:t>PET</m:t>
        </m:r>
      </m:oMath>
      <w:r w:rsidR="008B5418">
        <w:t xml:space="preserve"> tend to be better variables than the more commonly </w:t>
      </w:r>
      <w:commentRangeStart w:id="123"/>
      <w:r w:rsidR="008B5418">
        <w:t xml:space="preserve">used </w:t>
      </w:r>
      <m:oMath>
        <m:sSub>
          <m:sSubPr>
            <m:ctrlPr>
              <w:rPr>
                <w:rFonts w:ascii="Cambria Math" w:hAnsi="Cambria Math"/>
              </w:rPr>
            </m:ctrlPr>
          </m:sSubPr>
          <m:e>
            <m:r>
              <w:rPr>
                <w:rFonts w:ascii="Cambria Math" w:hAnsi="Cambria Math"/>
              </w:rPr>
              <m:t>T</m:t>
            </m:r>
          </m:e>
          <m:sub>
            <m:r>
              <w:rPr>
                <w:rFonts w:ascii="Cambria Math" w:hAnsi="Cambria Math"/>
              </w:rPr>
              <m:t>mean</m:t>
            </m:r>
          </m:sub>
        </m:sSub>
        <w:commentRangeEnd w:id="123"/>
        <m:r>
          <m:rPr>
            <m:sty m:val="p"/>
          </m:rPr>
          <w:rPr>
            <w:rStyle w:val="CommentReference"/>
          </w:rPr>
          <w:commentReference w:id="123"/>
        </m:r>
      </m:oMath>
    </w:p>
    <w:p w14:paraId="5424E279" w14:textId="77777777" w:rsidR="0005595F" w:rsidRDefault="008B5418">
      <w:pPr>
        <w:numPr>
          <w:ilvl w:val="0"/>
          <w:numId w:val="4"/>
        </w:numPr>
      </w:pPr>
      <w:r>
        <w:t>trees tend to be sensitive to water over longer time scales (makes sense– lags caused by soil moisture storage)</w:t>
      </w:r>
    </w:p>
    <w:p w14:paraId="26111CC4" w14:textId="77777777" w:rsidR="0005595F" w:rsidRDefault="008B5418">
      <w:pPr>
        <w:numPr>
          <w:ilvl w:val="0"/>
          <w:numId w:val="4"/>
        </w:numPr>
      </w:pPr>
      <w:r>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w:t>
      </w:r>
      <w:commentRangeStart w:id="124"/>
      <w:commentRangeStart w:id="125"/>
      <w:r>
        <w:t>progressed</w:t>
      </w:r>
      <w:commentRangeEnd w:id="124"/>
      <w:r w:rsidR="004637B1">
        <w:rPr>
          <w:rStyle w:val="CommentReference"/>
        </w:rPr>
        <w:commentReference w:id="124"/>
      </w:r>
      <w:commentRangeEnd w:id="125"/>
      <w:r w:rsidR="004637B1">
        <w:rPr>
          <w:rStyle w:val="CommentReference"/>
        </w:rPr>
        <w:commentReference w:id="125"/>
      </w:r>
      <w:r>
        <w:t>)</w:t>
      </w:r>
    </w:p>
    <w:p w14:paraId="798958C0" w14:textId="77777777" w:rsidR="0005595F" w:rsidRDefault="008B5418">
      <w:pPr>
        <w:numPr>
          <w:ilvl w:val="0"/>
          <w:numId w:val="4"/>
        </w:numPr>
      </w:pPr>
      <w:r>
        <w:t>additive effects are prevalent and should not be overlooked</w:t>
      </w:r>
    </w:p>
    <w:p w14:paraId="251EBDE1" w14:textId="77777777" w:rsidR="0005595F" w:rsidRDefault="008B5418">
      <w:pPr>
        <w:numPr>
          <w:ilvl w:val="0"/>
          <w:numId w:val="4"/>
        </w:numPr>
      </w:pPr>
      <w:r>
        <w:t>nonlinear effects are prevalent</w:t>
      </w:r>
    </w:p>
    <w:p w14:paraId="27672B98" w14:textId="77777777" w:rsidR="0005595F" w:rsidRDefault="008B5418">
      <w:pPr>
        <w:pStyle w:val="FirstParagraph"/>
      </w:pPr>
      <w:r>
        <w:rPr>
          <w:i/>
        </w:rPr>
        <w:t>Influence of DBH</w:t>
      </w:r>
    </w:p>
    <w:p w14:paraId="3C002B4E" w14:textId="5D163619" w:rsidR="0005595F" w:rsidRDefault="008B5418">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w:t>
      </w:r>
      <w:proofErr w:type="spellStart"/>
      <w:r>
        <w:t>Bunyavejchewin</w:t>
      </w:r>
      <w:proofErr w:type="spellEnd"/>
      <w:r>
        <w:t>, 2006) and was sampled opportunistically outside the ForestGEO plot at HKK (</w:t>
      </w:r>
      <w:proofErr w:type="spellStart"/>
      <w:r>
        <w:t>Vlam</w:t>
      </w:r>
      <w:proofErr w:type="spellEnd"/>
      <w:r>
        <w:t xml:space="preserve">, Baker, </w:t>
      </w:r>
      <w:proofErr w:type="spellStart"/>
      <w:r>
        <w:t>Bunyavejchewin</w:t>
      </w:r>
      <w:proofErr w:type="spellEnd"/>
      <w:r>
        <w:t xml:space="preserve">, &amp; </w:t>
      </w:r>
      <w:proofErr w:type="spellStart"/>
      <w:r>
        <w:t>Zuidema</w:t>
      </w:r>
      <w:proofErr w:type="spellEnd"/>
      <w:r>
        <w:t>, 2014), where it presumably established under open conditions. Such patterns are consistent with dendrochronology’s “textbook” patterns</w:t>
      </w:r>
      <w:del w:id="126" w:author="Pederson, Neil" w:date="2020-09-15T13:20:00Z">
        <w:r w:rsidDel="001E5241">
          <w:delText>, which have been derived primarily</w:delText>
        </w:r>
      </w:del>
      <w:ins w:id="127" w:author="Pederson, Neil" w:date="2020-09-15T13:20:00Z">
        <w:r w:rsidR="001E5241">
          <w:t xml:space="preserve"> of studies primarily based on</w:t>
        </w:r>
      </w:ins>
      <w:r>
        <w:t xml:space="preserve"> </w:t>
      </w:r>
      <w:del w:id="128" w:author="Pederson, Neil" w:date="2020-09-15T13:20:00Z">
        <w:r w:rsidDel="001E5241">
          <w:delText xml:space="preserve">from </w:delText>
        </w:r>
      </w:del>
      <w:r>
        <w:t>open-grown trees (DENDRO_REFS). On the other end of the spectrum, shade-tolerant species (</w:t>
      </w:r>
      <w:proofErr w:type="gramStart"/>
      <w:r>
        <w:t>e.g.</w:t>
      </w:r>
      <w:proofErr w:type="gramEnd"/>
      <w:r>
        <w:t> </w:t>
      </w:r>
      <w:r>
        <w:rPr>
          <w:i/>
        </w:rPr>
        <w:t>Fagus</w:t>
      </w:r>
      <w:r>
        <w:t xml:space="preserve"> at SCBI and </w:t>
      </w:r>
      <w:proofErr w:type="spellStart"/>
      <w:r>
        <w:t>Zofin</w:t>
      </w:r>
      <w:proofErr w:type="spellEnd"/>
      <w:r>
        <w:t xml:space="preserve">) exhibited initially low, but increasing, </w:t>
      </w:r>
      <m:oMath>
        <m:r>
          <w:rPr>
            <w:rFonts w:ascii="Cambria Math" w:hAnsi="Cambria Math"/>
          </w:rPr>
          <m:t>Δr</m:t>
        </m:r>
      </m:oMath>
      <w:r>
        <w:t xml:space="preserve">. This pattern is consistent with patterns observed in stand-level </w:t>
      </w:r>
      <w:r>
        <w:lastRenderedPageBreak/>
        <w:t xml:space="preserve">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proofErr w:type="spellStart"/>
        <w:r>
          <w:rPr>
            <w:rStyle w:val="Hyperlink"/>
            <w:i/>
          </w:rPr>
          <w:t>Schleip</w:t>
        </w:r>
        <w:proofErr w:type="spellEnd"/>
        <w:r>
          <w:rPr>
            <w:rStyle w:val="Hyperlink"/>
            <w:i/>
          </w:rPr>
          <w:t xml:space="preserve"> et al. 2015</w:t>
        </w:r>
      </w:hyperlink>
      <w:r>
        <w:t>).</w:t>
      </w:r>
    </w:p>
    <w:p w14:paraId="6D8A14F1" w14:textId="77777777" w:rsidR="0005595F" w:rsidRDefault="008B5418">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655257EF" w14:textId="77777777" w:rsidR="0005595F" w:rsidRDefault="008B5418">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xml:space="preserve">) (e.g., </w:t>
      </w:r>
      <w:commentRangeStart w:id="129"/>
      <w:r>
        <w:rPr>
          <w:b/>
        </w:rPr>
        <w:t>Mathias</w:t>
      </w:r>
      <w:commentRangeEnd w:id="129"/>
      <w:r w:rsidR="001E5241">
        <w:rPr>
          <w:rStyle w:val="CommentReference"/>
        </w:rPr>
        <w:commentReference w:id="129"/>
      </w:r>
      <w:r>
        <w:rPr>
          <w:b/>
        </w:rPr>
        <w:t xml:space="preserve">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w:t>
      </w:r>
      <w:proofErr w:type="spellStart"/>
      <w:r>
        <w:t>Groenendijk</w:t>
      </w:r>
      <w:proofErr w:type="spellEnd"/>
      <w:r>
        <w:t xml:space="preserve">, </w:t>
      </w:r>
      <w:proofErr w:type="spellStart"/>
      <w:r>
        <w:t>Vlam</w:t>
      </w:r>
      <w:proofErr w:type="spellEnd"/>
      <w:r>
        <w:t xml:space="preserve">, &amp; </w:t>
      </w:r>
      <w:proofErr w:type="spellStart"/>
      <w:r>
        <w:t>Zuidema</w:t>
      </w:r>
      <w:proofErr w:type="spellEnd"/>
      <w:r>
        <w:t xml:space="preserve">,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w:t>
      </w:r>
      <w:proofErr w:type="spellStart"/>
      <w:r>
        <w:t>fter</w:t>
      </w:r>
      <w:proofErr w:type="spellEnd"/>
      <w:r>
        <w:t xml:space="preserve">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(Walker et al., n.d.).</w:t>
      </w:r>
    </w:p>
    <w:p w14:paraId="23046BBB" w14:textId="77777777" w:rsidR="0005595F" w:rsidRDefault="008B5418">
      <w:pPr>
        <w:pStyle w:val="BodyText"/>
      </w:pPr>
      <w:r>
        <w:rPr>
          <w:i/>
        </w:rPr>
        <w:t>Additive and interactive effects of climate and DBH</w:t>
      </w:r>
    </w:p>
    <w:p w14:paraId="7BA59ABB" w14:textId="77777777" w:rsidR="0005595F" w:rsidRDefault="008B5418">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1B2DE1CF" w14:textId="77777777" w:rsidR="0005595F" w:rsidRDefault="008B5418">
      <w:pPr>
        <w:pStyle w:val="BodyText"/>
      </w:pPr>
      <w:r>
        <w:t xml:space="preserve">All this points to the potential importance of considering DBH in climate reconstructions. Traditional </w:t>
      </w:r>
      <w:proofErr w:type="spellStart"/>
      <w:r>
        <w:t>dendro</w:t>
      </w:r>
      <w:proofErr w:type="spellEnd"/>
      <w:r>
        <w:t xml:space="preserve"> methods seek to remove the influence of </w:t>
      </w:r>
      <m:oMath>
        <m:r>
          <w:rPr>
            <w:rFonts w:ascii="Cambria Math" w:hAnsi="Cambria Math"/>
          </w:rPr>
          <m:t>DBH</m:t>
        </m:r>
      </m:oMath>
      <w:r>
        <w:t xml:space="preserve">, but our finding </w:t>
      </w:r>
      <w:proofErr w:type="spellStart"/>
      <w:r>
        <w:t>of</w:t>
      </w:r>
      <w:proofErr w:type="spellEnd"/>
      <w:r>
        <w:t xml:space="preserve">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w:t>
      </w:r>
      <w:proofErr w:type="spellStart"/>
      <w:r>
        <w:t>Rayback</w:t>
      </w:r>
      <w:proofErr w:type="spellEnd"/>
      <w:r>
        <w:t xml:space="preserve"> et al., 2020).</w:t>
      </w:r>
    </w:p>
    <w:p w14:paraId="4A3C8F00" w14:textId="77777777" w:rsidR="0005595F" w:rsidRDefault="008B5418">
      <w:pPr>
        <w:pStyle w:val="BodyText"/>
      </w:pPr>
      <w:r>
        <w:rPr>
          <w:i/>
        </w:rPr>
        <w:t>Conclusions</w:t>
      </w:r>
    </w:p>
    <w:p w14:paraId="1046D3D0" w14:textId="77777777" w:rsidR="0005595F" w:rsidRDefault="008B5418">
      <w:pPr>
        <w:pStyle w:val="BodyText"/>
      </w:pPr>
      <w:r>
        <w:t>Sets the foundation for considering other, slowly changing environmental drivers.</w:t>
      </w:r>
    </w:p>
    <w:p w14:paraId="083879C1" w14:textId="77777777" w:rsidR="0005595F" w:rsidRDefault="008B5418">
      <w:pPr>
        <w:pStyle w:val="Heading3"/>
      </w:pPr>
      <w:bookmarkStart w:id="130" w:name="acknowledgements"/>
      <w:r>
        <w:t>Acknowledgements</w:t>
      </w:r>
      <w:bookmarkEnd w:id="130"/>
    </w:p>
    <w:p w14:paraId="79A39483" w14:textId="77777777" w:rsidR="0005595F" w:rsidRDefault="008B5418">
      <w:pPr>
        <w:pStyle w:val="FirstParagraph"/>
      </w:pPr>
      <w:r>
        <w:t>Thanks to Pete Kerby-Miller for bark thickness data. Helpful feedback was provided by Albert Kim… This analysis was funded by a Smithsonian Scholarly Studies grant to KAT, SM, HCM, and CP.</w:t>
      </w:r>
    </w:p>
    <w:p w14:paraId="138556A9" w14:textId="77777777" w:rsidR="0005595F" w:rsidRDefault="008B5418">
      <w:pPr>
        <w:pStyle w:val="Heading3"/>
      </w:pPr>
      <w:bookmarkStart w:id="131" w:name="authors-contributions"/>
      <w:r>
        <w:t>Authors’ contributions</w:t>
      </w:r>
      <w:bookmarkEnd w:id="131"/>
    </w:p>
    <w:p w14:paraId="7D5A489D" w14:textId="77777777" w:rsidR="0005595F" w:rsidRDefault="008B5418">
      <w:pPr>
        <w:pStyle w:val="FirstParagraph"/>
      </w:pPr>
      <w:r>
        <w:t xml:space="preserve">KAT, VH, CR, RA, CP conceived the ideas and designed methodology; [most authors] collected the data; VH, BG, EGA organized and </w:t>
      </w:r>
      <w:proofErr w:type="spellStart"/>
      <w:r>
        <w:t>analysed</w:t>
      </w:r>
      <w:proofErr w:type="spellEnd"/>
      <w:r>
        <w:t xml:space="preserve"> the data; KAT led the writing of the manuscript. All authors contributed critically to the drafts and gave final approval for publication.</w:t>
      </w:r>
    </w:p>
    <w:p w14:paraId="0BA0AA39" w14:textId="77777777" w:rsidR="0005595F" w:rsidRDefault="008B5418">
      <w:pPr>
        <w:pStyle w:val="Heading3"/>
      </w:pPr>
      <w:bookmarkStart w:id="132" w:name="references"/>
      <w:r>
        <w:t>References</w:t>
      </w:r>
      <w:bookmarkEnd w:id="132"/>
    </w:p>
    <w:p w14:paraId="2DAEF180" w14:textId="77777777" w:rsidR="0005595F" w:rsidRDefault="008B5418">
      <w:pPr>
        <w:pStyle w:val="Bibliography"/>
      </w:pPr>
      <w:bookmarkStart w:id="133" w:name="ref-alfaro-sanchez_growth_2017"/>
      <w:bookmarkStart w:id="134" w:name="refs"/>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rPr>
          <w:i/>
        </w:rPr>
        <w:t>184</w:t>
      </w:r>
      <w:r>
        <w:t>(2), 531–541. doi:</w:t>
      </w:r>
      <w:hyperlink r:id="rId26">
        <w:r>
          <w:rPr>
            <w:rStyle w:val="Hyperlink"/>
          </w:rPr>
          <w:t>10.1007/s00442-017-3879-3</w:t>
        </w:r>
      </w:hyperlink>
    </w:p>
    <w:p w14:paraId="2B737618" w14:textId="77777777" w:rsidR="0005595F" w:rsidRDefault="008B5418">
      <w:pPr>
        <w:pStyle w:val="Bibliography"/>
      </w:pPr>
      <w:bookmarkStart w:id="135" w:name="X7472afe191c4e6f910d2bf0bfbf82e114a2f267"/>
      <w:bookmarkEnd w:id="133"/>
      <w:r>
        <w:t xml:space="preserve">Anderson-Teixeira, K., Gonzalez, B., ForestGEO, McGregor, I., Gonzalez-Akre, E., </w:t>
      </w:r>
      <w:proofErr w:type="spellStart"/>
      <w:r>
        <w:t>RHelcoski</w:t>
      </w:r>
      <w:proofErr w:type="spellEnd"/>
      <w:r>
        <w:t xml:space="preserve">, … Terrell, A. (2020, July). </w:t>
      </w:r>
      <w:proofErr w:type="spellStart"/>
      <w:r>
        <w:t>Forestgeo</w:t>
      </w:r>
      <w:proofErr w:type="spellEnd"/>
      <w:r>
        <w:t xml:space="preserve">/Climate: Pre-release for collaborative review. </w:t>
      </w:r>
      <w:proofErr w:type="spellStart"/>
      <w:r>
        <w:t>Zenodo</w:t>
      </w:r>
      <w:proofErr w:type="spellEnd"/>
      <w:r>
        <w:t>. doi:</w:t>
      </w:r>
      <w:hyperlink r:id="rId27">
        <w:r>
          <w:rPr>
            <w:rStyle w:val="Hyperlink"/>
          </w:rPr>
          <w:t>10.5281/ZENODO.3958216</w:t>
        </w:r>
      </w:hyperlink>
    </w:p>
    <w:p w14:paraId="07865236" w14:textId="77777777" w:rsidR="0005595F" w:rsidRDefault="008B5418">
      <w:pPr>
        <w:pStyle w:val="Bibliography"/>
      </w:pPr>
      <w:bookmarkStart w:id="136" w:name="X9500a36d1b54456ba99312b61e732f214f264df"/>
      <w:bookmarkEnd w:id="135"/>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470C8CC7" w14:textId="77777777" w:rsidR="0005595F" w:rsidRDefault="008B5418">
      <w:pPr>
        <w:pStyle w:val="Bibliography"/>
      </w:pPr>
      <w:bookmarkStart w:id="137" w:name="ref-anderson-teixeira_size-related_2015"/>
      <w:bookmarkEnd w:id="136"/>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78179BF" w14:textId="77777777" w:rsidR="0005595F" w:rsidRDefault="008B5418">
      <w:pPr>
        <w:pStyle w:val="Bibliography"/>
      </w:pPr>
      <w:bookmarkStart w:id="138" w:name="ref-baker_suppression_2006"/>
      <w:bookmarkEnd w:id="137"/>
      <w:r>
        <w:t xml:space="preserve">Baker, P. J., &amp; </w:t>
      </w:r>
      <w:proofErr w:type="spellStart"/>
      <w:r>
        <w:t>Bunyavejchewin</w:t>
      </w:r>
      <w:proofErr w:type="spellEnd"/>
      <w:r>
        <w:t xml:space="preserve">,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4D286ADA" w14:textId="77777777" w:rsidR="0005595F" w:rsidRDefault="008B5418">
      <w:pPr>
        <w:pStyle w:val="Bibliography"/>
      </w:pPr>
      <w:bookmarkStart w:id="139" w:name="ref-banbury_morgan_global_nodate"/>
      <w:bookmarkEnd w:id="138"/>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22981E90" w14:textId="77777777" w:rsidR="0005595F" w:rsidRDefault="008B5418">
      <w:pPr>
        <w:pStyle w:val="Bibliography"/>
      </w:pPr>
      <w:bookmarkStart w:id="140" w:name="ref-bennett_larger_2015"/>
      <w:bookmarkEnd w:id="139"/>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40D94D55" w14:textId="77777777" w:rsidR="0005595F" w:rsidRDefault="008B5418">
      <w:pPr>
        <w:pStyle w:val="Bibliography"/>
      </w:pPr>
      <w:bookmarkStart w:id="141" w:name="ref-brown_toward_2004"/>
      <w:bookmarkEnd w:id="140"/>
      <w:r>
        <w:t xml:space="preserve">Brown, J. H., </w:t>
      </w:r>
      <w:proofErr w:type="spellStart"/>
      <w:r>
        <w:t>Gillooly</w:t>
      </w:r>
      <w:proofErr w:type="spellEnd"/>
      <w:r>
        <w:t xml:space="preserve">,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6B78999B" w14:textId="77777777" w:rsidR="0005595F" w:rsidRDefault="008B5418">
      <w:pPr>
        <w:pStyle w:val="Bibliography"/>
      </w:pPr>
      <w:bookmarkStart w:id="142" w:name="ref-cailleret_synthesis_2017"/>
      <w:bookmarkEnd w:id="141"/>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0CA9C673" w14:textId="77777777" w:rsidR="0005595F" w:rsidRDefault="008B5418">
      <w:pPr>
        <w:pStyle w:val="Bibliography"/>
      </w:pPr>
      <w:bookmarkStart w:id="143" w:name="ref-charney_observed_2016"/>
      <w:bookmarkEnd w:id="142"/>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682ED60F" w14:textId="77777777" w:rsidR="0005595F" w:rsidRDefault="008B5418">
      <w:pPr>
        <w:pStyle w:val="Bibliography"/>
      </w:pPr>
      <w:bookmarkStart w:id="144" w:name="ref-desoto_low_2020"/>
      <w:bookmarkEnd w:id="143"/>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67D6E4B3" w14:textId="77777777" w:rsidR="0005595F" w:rsidRDefault="008B5418">
      <w:pPr>
        <w:pStyle w:val="Bibliography"/>
      </w:pPr>
      <w:bookmarkStart w:id="145" w:name="ref-foster_predicting_2016"/>
      <w:bookmarkEnd w:id="144"/>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3A108C68" w14:textId="77777777" w:rsidR="0005595F" w:rsidRDefault="008B5418">
      <w:pPr>
        <w:pStyle w:val="Bibliography"/>
      </w:pPr>
      <w:bookmarkStart w:id="146" w:name="ref-friedlingstein_climatecarbon_2006"/>
      <w:bookmarkEnd w:id="145"/>
      <w:proofErr w:type="spellStart"/>
      <w:r>
        <w:t>Friedlingstein</w:t>
      </w:r>
      <w:proofErr w:type="spellEnd"/>
      <w:r>
        <w:t xml:space="preserve">, P., Cox, P., Betts, R., Bopp, L., </w:t>
      </w:r>
      <w:proofErr w:type="spellStart"/>
      <w:r>
        <w:t>Bloh</w:t>
      </w:r>
      <w:proofErr w:type="spellEnd"/>
      <w:r>
        <w:t xml:space="preserve">, W. von, </w:t>
      </w:r>
      <w:proofErr w:type="spellStart"/>
      <w:r>
        <w:t>Brovkin</w:t>
      </w:r>
      <w:proofErr w:type="spellEnd"/>
      <w:r>
        <w:t xml:space="preserve">,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27E74268" w14:textId="77777777" w:rsidR="0005595F" w:rsidRDefault="008B5418">
      <w:pPr>
        <w:pStyle w:val="Bibliography"/>
      </w:pPr>
      <w:bookmarkStart w:id="147" w:name="ref-graumlich_long-term_1989"/>
      <w:bookmarkEnd w:id="146"/>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6DEB5457" w14:textId="77777777" w:rsidR="0005595F" w:rsidRDefault="008B5418">
      <w:pPr>
        <w:pStyle w:val="Bibliography"/>
      </w:pPr>
      <w:bookmarkStart w:id="148" w:name="ref-harris_updated_2014"/>
      <w:bookmarkEnd w:id="147"/>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780F6F29" w14:textId="77777777" w:rsidR="0005595F" w:rsidRDefault="008B5418">
      <w:pPr>
        <w:pStyle w:val="Bibliography"/>
      </w:pPr>
      <w:bookmarkStart w:id="149" w:name="ref-harris_version_2020"/>
      <w:bookmarkEnd w:id="148"/>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032864EB" w14:textId="77777777" w:rsidR="0005595F" w:rsidRDefault="008B5418">
      <w:pPr>
        <w:pStyle w:val="Bibliography"/>
      </w:pPr>
      <w:bookmarkStart w:id="150" w:name="ref-helcoski_growing_2019"/>
      <w:bookmarkEnd w:id="149"/>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3FB449F0" w14:textId="77777777" w:rsidR="0005595F" w:rsidRDefault="008B5418">
      <w:pPr>
        <w:pStyle w:val="Bibliography"/>
      </w:pPr>
      <w:bookmarkStart w:id="151" w:name="ref-klesse_sampling_2018"/>
      <w:bookmarkEnd w:id="150"/>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0285495F" w14:textId="77777777" w:rsidR="0005595F" w:rsidRDefault="008B5418">
      <w:pPr>
        <w:pStyle w:val="Bibliography"/>
      </w:pPr>
      <w:bookmarkStart w:id="152" w:name="ref-kumarathunge_acclimation_2019"/>
      <w:bookmarkEnd w:id="151"/>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4E5C6913" w14:textId="77777777" w:rsidR="0005595F" w:rsidRDefault="008B5418">
      <w:pPr>
        <w:pStyle w:val="Bibliography"/>
      </w:pPr>
      <w:bookmarkStart w:id="153" w:name="ref-mathias_disentangling_2018"/>
      <w:bookmarkEnd w:id="152"/>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4A37D426" w14:textId="77777777" w:rsidR="0005595F" w:rsidRDefault="008B5418">
      <w:pPr>
        <w:pStyle w:val="Bibliography"/>
      </w:pPr>
      <w:bookmarkStart w:id="154" w:name="ref-maxwell_declining_2016"/>
      <w:bookmarkEnd w:id="153"/>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5AD282E8" w14:textId="77777777" w:rsidR="0005595F" w:rsidRDefault="008B5418">
      <w:pPr>
        <w:pStyle w:val="Bibliography"/>
      </w:pPr>
      <w:bookmarkStart w:id="155" w:name="ref-mcdowell_pervasive_2020"/>
      <w:bookmarkEnd w:id="154"/>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6">
        <w:r>
          <w:rPr>
            <w:rStyle w:val="Hyperlink"/>
          </w:rPr>
          <w:t>10.1126/</w:t>
        </w:r>
        <w:proofErr w:type="gramStart"/>
        <w:r>
          <w:rPr>
            <w:rStyle w:val="Hyperlink"/>
          </w:rPr>
          <w:t>science.aaz</w:t>
        </w:r>
        <w:proofErr w:type="gramEnd"/>
        <w:r>
          <w:rPr>
            <w:rStyle w:val="Hyperlink"/>
          </w:rPr>
          <w:t>9463</w:t>
        </w:r>
      </w:hyperlink>
    </w:p>
    <w:p w14:paraId="58F4D499" w14:textId="77777777" w:rsidR="0005595F" w:rsidRDefault="008B5418">
      <w:pPr>
        <w:pStyle w:val="Bibliography"/>
      </w:pPr>
      <w:bookmarkStart w:id="156" w:name="ref-mcgregor_tree_nodate"/>
      <w:bookmarkEnd w:id="155"/>
      <w:r>
        <w:t xml:space="preserve">McGregor, I., Helcoski, R., </w:t>
      </w:r>
      <w:proofErr w:type="spellStart"/>
      <w:r>
        <w:t>Kunert</w:t>
      </w:r>
      <w:proofErr w:type="spellEnd"/>
      <w:r>
        <w:t xml:space="preserve">, N., Tepley, A. J., Gonzalez-Akre, E. B., Herrmann, V., … Anderson-Teixeira, K. J. (n.d.). Tree height and drought tolerance traits shape growth responses across droughts in a temperate broadleaf forest. </w:t>
      </w:r>
      <w:r>
        <w:rPr>
          <w:i/>
        </w:rPr>
        <w:t>Target Journal: New Phytologist</w:t>
      </w:r>
      <w:r>
        <w:t>.</w:t>
      </w:r>
    </w:p>
    <w:p w14:paraId="438CD503" w14:textId="77777777" w:rsidR="0005595F" w:rsidRDefault="008B5418">
      <w:pPr>
        <w:pStyle w:val="Bibliography"/>
      </w:pPr>
      <w:bookmarkStart w:id="157" w:name="ref-muller-landau_testing_2006"/>
      <w:bookmarkEnd w:id="156"/>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0CD4AF5B" w14:textId="77777777" w:rsidR="0005595F" w:rsidRDefault="008B5418">
      <w:pPr>
        <w:pStyle w:val="Bibliography"/>
      </w:pPr>
      <w:bookmarkStart w:id="158" w:name="ref-paton_barro_2019"/>
      <w:bookmarkEnd w:id="157"/>
      <w:r>
        <w:t xml:space="preserve">Paton, S. (2019). Barro Colorado Island, </w:t>
      </w:r>
      <w:proofErr w:type="spellStart"/>
      <w:r>
        <w:t>Clearing_Precipitation</w:t>
      </w:r>
      <w:proofErr w:type="spellEnd"/>
      <w:r>
        <w:t>, manual. doi:</w:t>
      </w:r>
      <w:hyperlink r:id="rId48">
        <w:r>
          <w:rPr>
            <w:rStyle w:val="Hyperlink"/>
          </w:rPr>
          <w:t>10.25573/</w:t>
        </w:r>
        <w:proofErr w:type="gramStart"/>
        <w:r>
          <w:rPr>
            <w:rStyle w:val="Hyperlink"/>
          </w:rPr>
          <w:t>data.10042502.v</w:t>
        </w:r>
        <w:proofErr w:type="gramEnd"/>
        <w:r>
          <w:rPr>
            <w:rStyle w:val="Hyperlink"/>
          </w:rPr>
          <w:t>3</w:t>
        </w:r>
      </w:hyperlink>
    </w:p>
    <w:p w14:paraId="5657F2AD" w14:textId="77777777" w:rsidR="0005595F" w:rsidRDefault="008B5418">
      <w:pPr>
        <w:pStyle w:val="Bibliography"/>
      </w:pPr>
      <w:bookmarkStart w:id="159" w:name="ref-peters_detecting_2015"/>
      <w:bookmarkEnd w:id="15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0705AEAB" w14:textId="77777777" w:rsidR="0005595F" w:rsidRDefault="008B5418">
      <w:pPr>
        <w:pStyle w:val="Bibliography"/>
      </w:pPr>
      <w:bookmarkStart w:id="160" w:name="ref-van_de_pol_identifying_2016"/>
      <w:bookmarkEnd w:id="159"/>
      <w:r>
        <w:lastRenderedPageBreak/>
        <w:t xml:space="preserve">Pol, M. van de,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000A851B" w14:textId="77777777" w:rsidR="0005595F" w:rsidRDefault="008B5418">
      <w:pPr>
        <w:pStyle w:val="Bibliography"/>
      </w:pPr>
      <w:bookmarkStart w:id="161" w:name="ref-rayback_dendroecological_2020"/>
      <w:bookmarkEnd w:id="160"/>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51">
        <w:r>
          <w:rPr>
            <w:rStyle w:val="Hyperlink"/>
          </w:rPr>
          <w:t>10.1016/j.dendro.2020.125678</w:t>
        </w:r>
      </w:hyperlink>
    </w:p>
    <w:p w14:paraId="2EA10C04" w14:textId="77777777" w:rsidR="0005595F" w:rsidRDefault="008B5418">
      <w:pPr>
        <w:pStyle w:val="Bibliography"/>
      </w:pPr>
      <w:bookmarkStart w:id="162" w:name="ref-rejoumechain_biomass_2017"/>
      <w:bookmarkEnd w:id="161"/>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7356B990" w14:textId="77777777" w:rsidR="0005595F" w:rsidRDefault="008B5418">
      <w:pPr>
        <w:pStyle w:val="Bibliography"/>
      </w:pPr>
      <w:bookmarkStart w:id="163" w:name="ref-sniderhan_growth_2016"/>
      <w:bookmarkEnd w:id="162"/>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rPr>
          <w:i/>
        </w:rPr>
        <w:t xml:space="preserve"> </w:t>
      </w:r>
      <w:proofErr w:type="spellStart"/>
      <w:r>
        <w:rPr>
          <w:i/>
        </w:rPr>
        <w:t>mariana</w:t>
      </w:r>
      <w:proofErr w:type="spellEnd"/>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53">
        <w:r>
          <w:rPr>
            <w:rStyle w:val="Hyperlink"/>
          </w:rPr>
          <w:t>10.1002/2016JG003528</w:t>
        </w:r>
      </w:hyperlink>
    </w:p>
    <w:p w14:paraId="6119B50F" w14:textId="77777777" w:rsidR="0005595F" w:rsidRDefault="008B5418">
      <w:pPr>
        <w:pStyle w:val="Bibliography"/>
      </w:pPr>
      <w:bookmarkStart w:id="164" w:name="ref-stephenson_rate_2014"/>
      <w:bookmarkEnd w:id="163"/>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3243E215" w14:textId="77777777" w:rsidR="0005595F" w:rsidRDefault="008B5418">
      <w:pPr>
        <w:pStyle w:val="Bibliography"/>
      </w:pPr>
      <w:bookmarkStart w:id="165" w:name="ref-sullivan_long-term_2020"/>
      <w:bookmarkEnd w:id="164"/>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w:t>
        </w:r>
        <w:proofErr w:type="gramStart"/>
        <w:r>
          <w:rPr>
            <w:rStyle w:val="Hyperlink"/>
          </w:rPr>
          <w:t>science.aaw</w:t>
        </w:r>
        <w:proofErr w:type="gramEnd"/>
        <w:r>
          <w:rPr>
            <w:rStyle w:val="Hyperlink"/>
          </w:rPr>
          <w:t>7578</w:t>
        </w:r>
      </w:hyperlink>
    </w:p>
    <w:p w14:paraId="71450D1A" w14:textId="77777777" w:rsidR="0005595F" w:rsidRDefault="008B5418">
      <w:pPr>
        <w:pStyle w:val="Bibliography"/>
      </w:pPr>
      <w:bookmarkStart w:id="166" w:name="ref-teets_linking_2018"/>
      <w:bookmarkEnd w:id="165"/>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0114979C" w14:textId="77777777" w:rsidR="0005595F" w:rsidRDefault="008B5418">
      <w:pPr>
        <w:pStyle w:val="Bibliography"/>
      </w:pPr>
      <w:bookmarkStart w:id="167" w:name="ref-teets_quantifying_2018"/>
      <w:bookmarkEnd w:id="166"/>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0E08E436" w14:textId="77777777" w:rsidR="0005595F" w:rsidRDefault="008B5418">
      <w:pPr>
        <w:pStyle w:val="Bibliography"/>
      </w:pPr>
      <w:bookmarkStart w:id="168" w:name="ref-tolwinski-ward_bayesian_2013"/>
      <w:bookmarkEnd w:id="167"/>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0627A95D" w14:textId="77777777" w:rsidR="0005595F" w:rsidRDefault="008B5418">
      <w:pPr>
        <w:pStyle w:val="Bibliography"/>
      </w:pPr>
      <w:bookmarkStart w:id="169" w:name="ref-tumajer_increasing_2017"/>
      <w:bookmarkEnd w:id="168"/>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3A99072D" w14:textId="77777777" w:rsidR="0005595F" w:rsidRDefault="008B5418">
      <w:pPr>
        <w:pStyle w:val="Bibliography"/>
      </w:pPr>
      <w:bookmarkStart w:id="170" w:name="ref-vlam_temperature_2014"/>
      <w:bookmarkEnd w:id="169"/>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(4), 1449–1461. doi:</w:t>
      </w:r>
      <w:hyperlink r:id="rId60">
        <w:r>
          <w:rPr>
            <w:rStyle w:val="Hyperlink"/>
          </w:rPr>
          <w:t>10.1007/s00442-013-2846-x</w:t>
        </w:r>
      </w:hyperlink>
    </w:p>
    <w:p w14:paraId="1BB515E4" w14:textId="77777777" w:rsidR="0005595F" w:rsidRDefault="008B5418">
      <w:pPr>
        <w:pStyle w:val="Bibliography"/>
      </w:pPr>
      <w:bookmarkStart w:id="171" w:name="ref-walker_integrating_nodate"/>
      <w:bookmarkEnd w:id="170"/>
      <w:r>
        <w:lastRenderedPageBreak/>
        <w:t xml:space="preserve">Walker, A. P., </w:t>
      </w:r>
      <w:proofErr w:type="spellStart"/>
      <w:r>
        <w:t>Kauwe</w:t>
      </w:r>
      <w:proofErr w:type="spellEnd"/>
      <w:r>
        <w:t xml:space="preserve">, M. G. D., Bastos, A., </w:t>
      </w:r>
      <w:proofErr w:type="spellStart"/>
      <w:r>
        <w:t>Belmecheri</w:t>
      </w:r>
      <w:proofErr w:type="spellEnd"/>
      <w:r>
        <w:t xml:space="preserve">, S., Georgiou, K., Keeling, R., … </w:t>
      </w:r>
      <w:proofErr w:type="spellStart"/>
      <w:r>
        <w:t>Zuidema</w:t>
      </w:r>
      <w:proofErr w:type="spellEnd"/>
      <w:r>
        <w:t xml:space="preserve">,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134"/>
      <w:bookmarkEnd w:id="171"/>
    </w:p>
    <w:sectPr w:rsidR="0005595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Pederson, Neil" w:date="2020-09-15T12:45:00Z" w:initials="PN">
    <w:p w14:paraId="3A7365A0" w14:textId="58C0AB2A" w:rsidR="00012B77" w:rsidRDefault="00012B77">
      <w:pPr>
        <w:pStyle w:val="CommentText"/>
      </w:pPr>
      <w:r>
        <w:rPr>
          <w:rStyle w:val="CommentReference"/>
        </w:rPr>
        <w:annotationRef/>
      </w:r>
      <w:r>
        <w:t>I should have put a lot of these comments in the Intro.</w:t>
      </w:r>
    </w:p>
  </w:comment>
  <w:comment w:id="12" w:author="Pederson, Neil" w:date="2020-09-15T12:39:00Z" w:initials="PN">
    <w:p w14:paraId="7FB3A7E6" w14:textId="5EB90017" w:rsidR="00080DB9" w:rsidRDefault="00080DB9">
      <w:pPr>
        <w:pStyle w:val="CommentText"/>
      </w:pPr>
      <w:r>
        <w:rPr>
          <w:rStyle w:val="CommentReference"/>
        </w:rPr>
        <w:annotationRef/>
      </w:r>
      <w:r w:rsidR="008B5418">
        <w:rPr>
          <w:noProof/>
        </w:rPr>
        <w:t xml:space="preserve">The second sentence could be detleed and moved directly to this sentence, citing the paper Paulo mentions, but </w:t>
      </w:r>
      <w:r>
        <w:t xml:space="preserve">Davis, </w:t>
      </w:r>
      <w:proofErr w:type="spellStart"/>
      <w:r>
        <w:t>Hessl</w:t>
      </w:r>
      <w:proofErr w:type="spellEnd"/>
      <w:r>
        <w:t xml:space="preserve"> et al. 2009 collected </w:t>
      </w:r>
      <w:r w:rsidR="008B5418">
        <w:rPr>
          <w:noProof/>
        </w:rPr>
        <w:t>at the</w:t>
      </w:r>
      <w:r>
        <w:t xml:space="preserve"> plot</w:t>
      </w:r>
      <w:r w:rsidR="008B5418">
        <w:rPr>
          <w:noProof/>
        </w:rPr>
        <w:t xml:space="preserve"> level</w:t>
      </w:r>
      <w:r>
        <w:t xml:space="preserve"> to understand productivity</w:t>
      </w:r>
      <w:r w:rsidR="008B5418">
        <w:rPr>
          <w:noProof/>
        </w:rPr>
        <w:t xml:space="preserve"> and Alex Dye et al. 2016 compared tree-ring collections to measures of stand level productivity and indicated tree-rings did a decent job</w:t>
      </w:r>
    </w:p>
    <w:tbl>
      <w:tblPr>
        <w:tblW w:w="6564" w:type="dxa"/>
        <w:tblCellMar>
          <w:left w:w="0" w:type="dxa"/>
          <w:right w:w="0" w:type="dxa"/>
        </w:tblCellMar>
        <w:tblLook w:val="04A0" w:firstRow="1" w:lastRow="0" w:firstColumn="1" w:lastColumn="0" w:noHBand="0" w:noVBand="1"/>
      </w:tblPr>
      <w:tblGrid>
        <w:gridCol w:w="6564"/>
      </w:tblGrid>
      <w:tr w:rsidR="00080DB9" w:rsidRPr="00080DB9" w14:paraId="4D9C8FDA" w14:textId="77777777" w:rsidTr="00080DB9">
        <w:tc>
          <w:tcPr>
            <w:tcW w:w="0" w:type="auto"/>
            <w:vAlign w:val="center"/>
            <w:hideMark/>
          </w:tcPr>
          <w:p w14:paraId="10B01183" w14:textId="77777777" w:rsidR="00080DB9" w:rsidRPr="00080DB9" w:rsidRDefault="00080DB9" w:rsidP="00080DB9">
            <w:pPr>
              <w:spacing w:after="0"/>
              <w:rPr>
                <w:rFonts w:ascii="Times New Roman" w:eastAsia="Times New Roman" w:hAnsi="Times New Roman" w:cs="Times New Roman"/>
              </w:rPr>
            </w:pPr>
          </w:p>
        </w:tc>
      </w:tr>
      <w:tr w:rsidR="00080DB9" w:rsidRPr="00080DB9" w14:paraId="7408551A" w14:textId="77777777" w:rsidTr="00080DB9">
        <w:tc>
          <w:tcPr>
            <w:tcW w:w="0" w:type="auto"/>
            <w:tcMar>
              <w:top w:w="120" w:type="dxa"/>
              <w:left w:w="0" w:type="dxa"/>
              <w:bottom w:w="120" w:type="dxa"/>
              <w:right w:w="0" w:type="dxa"/>
            </w:tcMar>
            <w:hideMark/>
          </w:tcPr>
          <w:p w14:paraId="088173F7" w14:textId="77777777" w:rsidR="00080DB9" w:rsidRDefault="00080DB9" w:rsidP="00080DB9">
            <w:pPr>
              <w:spacing w:after="0"/>
              <w:rPr>
                <w:rFonts w:ascii="Arial" w:eastAsia="Times New Roman" w:hAnsi="Arial" w:cs="Arial"/>
                <w:noProof/>
                <w:color w:val="222222"/>
                <w:sz w:val="20"/>
                <w:szCs w:val="20"/>
              </w:rPr>
            </w:pPr>
            <w:r w:rsidRPr="00080DB9">
              <w:rPr>
                <w:rFonts w:ascii="Arial" w:eastAsia="Times New Roman" w:hAnsi="Arial" w:cs="Arial"/>
                <w:color w:val="222222"/>
                <w:sz w:val="20"/>
                <w:szCs w:val="20"/>
              </w:rPr>
              <w:t xml:space="preserve">Davis, S.C., </w:t>
            </w:r>
            <w:proofErr w:type="spellStart"/>
            <w:r w:rsidRPr="00080DB9">
              <w:rPr>
                <w:rFonts w:ascii="Arial" w:eastAsia="Times New Roman" w:hAnsi="Arial" w:cs="Arial"/>
                <w:color w:val="222222"/>
                <w:sz w:val="20"/>
                <w:szCs w:val="20"/>
              </w:rPr>
              <w:t>Hessl</w:t>
            </w:r>
            <w:proofErr w:type="spellEnd"/>
            <w:r w:rsidRPr="00080DB9">
              <w:rPr>
                <w:rFonts w:ascii="Arial" w:eastAsia="Times New Roman" w:hAnsi="Arial" w:cs="Arial"/>
                <w:color w:val="222222"/>
                <w:sz w:val="20"/>
                <w:szCs w:val="20"/>
              </w:rPr>
              <w:t>, A.E., Scott, C.J., Adams, M.B. and Thomas, R.B., 2009. Forest carbon sequestration changes in response to timber harvest. </w:t>
            </w:r>
            <w:r w:rsidRPr="00080DB9">
              <w:rPr>
                <w:rFonts w:ascii="Arial" w:eastAsia="Times New Roman" w:hAnsi="Arial" w:cs="Arial"/>
                <w:i/>
                <w:iCs/>
                <w:color w:val="222222"/>
                <w:sz w:val="20"/>
                <w:szCs w:val="20"/>
              </w:rPr>
              <w:t>Forest Ecology and Management</w:t>
            </w:r>
            <w:r w:rsidRPr="00080DB9">
              <w:rPr>
                <w:rFonts w:ascii="Arial" w:eastAsia="Times New Roman" w:hAnsi="Arial" w:cs="Arial"/>
                <w:color w:val="222222"/>
                <w:sz w:val="20"/>
                <w:szCs w:val="20"/>
              </w:rPr>
              <w:t>, </w:t>
            </w:r>
            <w:r w:rsidRPr="00080DB9">
              <w:rPr>
                <w:rFonts w:ascii="Arial" w:eastAsia="Times New Roman" w:hAnsi="Arial" w:cs="Arial"/>
                <w:i/>
                <w:iCs/>
                <w:color w:val="222222"/>
                <w:sz w:val="20"/>
                <w:szCs w:val="20"/>
              </w:rPr>
              <w:t>258</w:t>
            </w:r>
            <w:r w:rsidRPr="00080DB9">
              <w:rPr>
                <w:rFonts w:ascii="Arial" w:eastAsia="Times New Roman" w:hAnsi="Arial" w:cs="Arial"/>
                <w:color w:val="222222"/>
                <w:sz w:val="20"/>
                <w:szCs w:val="20"/>
              </w:rPr>
              <w:t>(9), pp.2101-2109.</w:t>
            </w:r>
          </w:p>
          <w:p w14:paraId="1D7620DF" w14:textId="77777777" w:rsidR="00080DB9" w:rsidRDefault="00080DB9" w:rsidP="00080DB9">
            <w:pPr>
              <w:spacing w:after="0"/>
              <w:rPr>
                <w:rFonts w:ascii="Arial" w:eastAsia="Times New Roman" w:hAnsi="Arial" w:cs="Arial"/>
                <w:noProof/>
                <w:color w:val="222222"/>
                <w:sz w:val="20"/>
                <w:szCs w:val="20"/>
              </w:rPr>
            </w:pPr>
          </w:p>
          <w:p w14:paraId="391A3E69" w14:textId="77777777" w:rsidR="00080DB9" w:rsidRDefault="00080DB9" w:rsidP="00080DB9">
            <w:r>
              <w:rPr>
                <w:rFonts w:ascii="Arial" w:hAnsi="Arial" w:cs="Arial"/>
                <w:color w:val="222222"/>
                <w:sz w:val="20"/>
                <w:szCs w:val="20"/>
                <w:shd w:val="clear" w:color="auto" w:fill="FFFFFF"/>
              </w:rPr>
              <w:t xml:space="preserve">Dye, A., Barker Plotkin, A., Bishop, D., Pederson, N., Poulter, B. and </w:t>
            </w:r>
            <w:proofErr w:type="spellStart"/>
            <w:r>
              <w:rPr>
                <w:rFonts w:ascii="Arial" w:hAnsi="Arial" w:cs="Arial"/>
                <w:color w:val="222222"/>
                <w:sz w:val="20"/>
                <w:szCs w:val="20"/>
                <w:shd w:val="clear" w:color="auto" w:fill="FFFFFF"/>
              </w:rPr>
              <w:t>Hessl</w:t>
            </w:r>
            <w:proofErr w:type="spellEnd"/>
            <w:r>
              <w:rPr>
                <w:rFonts w:ascii="Arial" w:hAnsi="Arial" w:cs="Arial"/>
                <w:color w:val="222222"/>
                <w:sz w:val="20"/>
                <w:szCs w:val="20"/>
                <w:shd w:val="clear" w:color="auto" w:fill="FFFFFF"/>
              </w:rPr>
              <w:t>, A., 2016. Comparing tree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ring and permanent plot estimates of aboveground net primary production in three eastern US forests.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Ecosphere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7</w:t>
            </w:r>
            <w:r>
              <w:rPr>
                <w:rFonts w:ascii="Arial" w:hAnsi="Arial" w:cs="Arial"/>
                <w:color w:val="222222"/>
                <w:sz w:val="20"/>
                <w:szCs w:val="20"/>
                <w:shd w:val="clear" w:color="auto" w:fill="FFFFFF"/>
              </w:rPr>
              <w:t>(9), p.e01454.</w:t>
            </w:r>
          </w:p>
          <w:p w14:paraId="0A47800E" w14:textId="62C43D72" w:rsidR="00080DB9" w:rsidRPr="00080DB9" w:rsidRDefault="00080DB9" w:rsidP="00080DB9">
            <w:pPr>
              <w:spacing w:after="0"/>
              <w:rPr>
                <w:rFonts w:ascii="Arial" w:eastAsia="Times New Roman" w:hAnsi="Arial" w:cs="Arial"/>
                <w:color w:val="222222"/>
                <w:sz w:val="20"/>
                <w:szCs w:val="20"/>
              </w:rPr>
            </w:pPr>
          </w:p>
        </w:tc>
      </w:tr>
      <w:tr w:rsidR="00080DB9" w:rsidRPr="00080DB9" w14:paraId="68D2F19A" w14:textId="77777777" w:rsidTr="00080DB9">
        <w:tc>
          <w:tcPr>
            <w:tcW w:w="0" w:type="auto"/>
            <w:tcMar>
              <w:top w:w="120" w:type="dxa"/>
              <w:left w:w="0" w:type="dxa"/>
              <w:bottom w:w="120" w:type="dxa"/>
              <w:right w:w="0" w:type="dxa"/>
            </w:tcMar>
            <w:hideMark/>
          </w:tcPr>
          <w:p w14:paraId="1BAA2179" w14:textId="77777777" w:rsidR="00080DB9" w:rsidRPr="00080DB9" w:rsidRDefault="00080DB9" w:rsidP="00080DB9">
            <w:pPr>
              <w:spacing w:after="0"/>
              <w:jc w:val="right"/>
              <w:rPr>
                <w:rFonts w:ascii="Arial" w:eastAsia="Times New Roman" w:hAnsi="Arial" w:cs="Arial"/>
                <w:color w:val="777777"/>
                <w:sz w:val="20"/>
                <w:szCs w:val="20"/>
              </w:rPr>
            </w:pPr>
          </w:p>
        </w:tc>
      </w:tr>
    </w:tbl>
    <w:p w14:paraId="7F8B8831" w14:textId="77777777" w:rsidR="00080DB9" w:rsidRPr="00080DB9" w:rsidRDefault="00080DB9" w:rsidP="00080DB9">
      <w:pPr>
        <w:spacing w:after="0"/>
        <w:rPr>
          <w:rFonts w:ascii="Times New Roman" w:eastAsia="Times New Roman" w:hAnsi="Times New Roman" w:cs="Times New Roman"/>
        </w:rPr>
      </w:pPr>
    </w:p>
    <w:p w14:paraId="1A05907B" w14:textId="49E5607E" w:rsidR="00080DB9" w:rsidRDefault="00080DB9">
      <w:pPr>
        <w:pStyle w:val="CommentText"/>
      </w:pPr>
    </w:p>
  </w:comment>
  <w:comment w:id="14" w:author="Pederson, Neil" w:date="2020-09-15T12:45:00Z" w:initials="PN">
    <w:p w14:paraId="3FC1BA19" w14:textId="0E5B018D" w:rsidR="00A06BBE" w:rsidRDefault="00A06BBE">
      <w:pPr>
        <w:pStyle w:val="CommentText"/>
      </w:pPr>
      <w:r>
        <w:rPr>
          <w:rStyle w:val="CommentReference"/>
        </w:rPr>
        <w:annotationRef/>
      </w:r>
      <w:r>
        <w:t>Very cool</w:t>
      </w:r>
    </w:p>
  </w:comment>
  <w:comment w:id="16" w:author="Pederson, Neil" w:date="2020-09-15T12:46:00Z" w:initials="PN">
    <w:p w14:paraId="759AB856" w14:textId="31270B57" w:rsidR="00365797" w:rsidRDefault="00365797">
      <w:pPr>
        <w:pStyle w:val="CommentText"/>
      </w:pPr>
      <w:r>
        <w:rPr>
          <w:rStyle w:val="CommentReference"/>
        </w:rPr>
        <w:annotationRef/>
      </w:r>
      <w:r>
        <w:t xml:space="preserve">See the Davis, </w:t>
      </w:r>
      <w:proofErr w:type="spellStart"/>
      <w:r>
        <w:t>Hessl</w:t>
      </w:r>
      <w:proofErr w:type="spellEnd"/>
      <w:r>
        <w:t xml:space="preserve"> pub from 2009 and Dye et al. 2016</w:t>
      </w:r>
    </w:p>
  </w:comment>
  <w:comment w:id="25" w:author="Pederson, Neil" w:date="2020-09-15T12:47:00Z" w:initials="PN">
    <w:p w14:paraId="7F687471" w14:textId="5195FFC0" w:rsidR="003B084F" w:rsidRDefault="003B084F">
      <w:pPr>
        <w:pStyle w:val="CommentText"/>
      </w:pPr>
      <w:r>
        <w:rPr>
          <w:rStyle w:val="CommentReference"/>
        </w:rPr>
        <w:annotationRef/>
      </w:r>
      <w:r>
        <w:t xml:space="preserve">A good place for Davis, </w:t>
      </w:r>
      <w:proofErr w:type="spellStart"/>
      <w:r>
        <w:t>Hessl</w:t>
      </w:r>
      <w:proofErr w:type="spellEnd"/>
      <w:r>
        <w:t>, 2009</w:t>
      </w:r>
    </w:p>
  </w:comment>
  <w:comment w:id="35" w:author="Pederson, Neil" w:date="2020-09-15T12:48:00Z" w:initials="PN">
    <w:p w14:paraId="11E94DB5" w14:textId="58C4D951" w:rsidR="0058299A" w:rsidRDefault="0058299A">
      <w:pPr>
        <w:pStyle w:val="CommentText"/>
      </w:pPr>
      <w:r>
        <w:rPr>
          <w:rStyle w:val="CommentReference"/>
        </w:rPr>
        <w:annotationRef/>
      </w:r>
      <w:r>
        <w:t>This is not true. If anything, the traditional approach focuses mostly on this. It does not get, in my mind, the complete climate response, the potential non linearities, and how they change over time, though see Ed Cook’s Kalman filter analyses from the 1980s. And, it was objective.</w:t>
      </w:r>
    </w:p>
    <w:p w14:paraId="0DF022FB" w14:textId="77777777" w:rsidR="0058299A" w:rsidRDefault="0058299A">
      <w:pPr>
        <w:pStyle w:val="CommentText"/>
      </w:pPr>
    </w:p>
    <w:p w14:paraId="308336F0" w14:textId="729AE845" w:rsidR="0058299A" w:rsidRDefault="0058299A">
      <w:pPr>
        <w:pStyle w:val="CommentText"/>
      </w:pPr>
      <w:r>
        <w:t xml:space="preserve">I’d rather it be put that the dominant approach had different goals than this work and future work. Ed’s early work Lisa </w:t>
      </w:r>
      <w:proofErr w:type="spellStart"/>
      <w:r>
        <w:t>Graulmich’s</w:t>
      </w:r>
      <w:proofErr w:type="spellEnd"/>
      <w:r>
        <w:t xml:space="preserve"> work in MI and CA was ecological and pretty innovative. Most of the field, including myself, focused on reconstructing climate for that purpose. </w:t>
      </w:r>
    </w:p>
  </w:comment>
  <w:comment w:id="58" w:author="Pederson, Neil" w:date="2020-09-15T12:52:00Z" w:initials="PN">
    <w:p w14:paraId="2CAE4680" w14:textId="4A5FAE5E" w:rsidR="0058299A" w:rsidRDefault="0058299A">
      <w:pPr>
        <w:pStyle w:val="CommentText"/>
      </w:pPr>
      <w:r>
        <w:rPr>
          <w:rStyle w:val="CommentReference"/>
        </w:rPr>
        <w:annotationRef/>
      </w:r>
      <w:r w:rsidRPr="00F423C0">
        <w:rPr>
          <w:highlight w:val="yellow"/>
        </w:rPr>
        <w:t>True, but analyses using drought indices captured this specific interaction. This interaction, high temps and low precip, is pretty well observed and understood in the field.</w:t>
      </w:r>
      <w:r>
        <w:t xml:space="preserve"> </w:t>
      </w:r>
    </w:p>
    <w:p w14:paraId="1BA627C4" w14:textId="30BE7F21" w:rsidR="0058299A" w:rsidRDefault="0058299A">
      <w:pPr>
        <w:pStyle w:val="CommentText"/>
      </w:pPr>
    </w:p>
  </w:comment>
  <w:comment w:id="60" w:author="Pederson, Neil" w:date="2020-09-15T12:54:00Z" w:initials="PN">
    <w:p w14:paraId="3ECE383E" w14:textId="77777777" w:rsidR="0058299A" w:rsidRDefault="0058299A">
      <w:pPr>
        <w:pStyle w:val="CommentText"/>
      </w:pPr>
      <w:r>
        <w:rPr>
          <w:rStyle w:val="CommentReference"/>
        </w:rPr>
        <w:annotationRef/>
      </w:r>
      <w:r>
        <w:t>Better evaluate? Many people have been trying to determine the changing response over time, Kalman filter back in the 1980s and then other approaches, including moving windows in more recent decades.</w:t>
      </w:r>
    </w:p>
    <w:p w14:paraId="114A1E46" w14:textId="77777777" w:rsidR="0058299A" w:rsidRDefault="0058299A">
      <w:pPr>
        <w:pStyle w:val="CommentText"/>
      </w:pPr>
    </w:p>
    <w:p w14:paraId="0A9E1534" w14:textId="7FF87C3C" w:rsidR="0058299A" w:rsidRDefault="0058299A">
      <w:pPr>
        <w:pStyle w:val="CommentText"/>
      </w:pPr>
      <w:r>
        <w:t>We need newer methods to handle non-linearities better in ways that can capture uncertainty around the response.</w:t>
      </w:r>
    </w:p>
  </w:comment>
  <w:comment w:id="72" w:author="Pederson, Neil" w:date="2020-09-15T12:57:00Z" w:initials="PN">
    <w:p w14:paraId="71AB1647" w14:textId="4B82891E" w:rsidR="00A35DB8" w:rsidRPr="00A35DB8" w:rsidRDefault="00A35DB8" w:rsidP="00A35DB8">
      <w:pPr>
        <w:rPr>
          <w:rFonts w:ascii="Arial" w:eastAsia="Times New Roman" w:hAnsi="Arial" w:cs="Arial"/>
          <w:sz w:val="20"/>
          <w:szCs w:val="20"/>
        </w:rPr>
      </w:pPr>
      <w:r>
        <w:rPr>
          <w:rStyle w:val="CommentReference"/>
        </w:rPr>
        <w:annotationRef/>
      </w:r>
      <w:r w:rsidRPr="00A35DB8">
        <w:rPr>
          <w:rFonts w:ascii="Arial" w:eastAsia="Times New Roman" w:hAnsi="Arial" w:cs="Arial"/>
          <w:sz w:val="20"/>
          <w:szCs w:val="20"/>
        </w:rPr>
        <w:t>Cook ER, Johnson AH. Climate change and forest decline: a review of the red spruce case. Water, Air, and Soil Pollution. 1989 Nov 1;48(1-2):127-40.</w:t>
      </w:r>
    </w:p>
    <w:p w14:paraId="0B359E00" w14:textId="77777777" w:rsidR="00A35DB8" w:rsidRDefault="00A35DB8">
      <w:pPr>
        <w:pStyle w:val="CommentText"/>
      </w:pPr>
    </w:p>
    <w:p w14:paraId="176BDF38" w14:textId="77777777" w:rsidR="001E5823" w:rsidRDefault="001E5823">
      <w:pPr>
        <w:pStyle w:val="CommentText"/>
      </w:pPr>
    </w:p>
    <w:p w14:paraId="55B3FFB1" w14:textId="05ACD912" w:rsidR="001E5823" w:rsidRDefault="001E5823">
      <w:pPr>
        <w:pStyle w:val="CommentText"/>
      </w:pPr>
      <w:r>
        <w:t>Ed’s work on the red spruce decline determined warming August temps partially led to red spruce declines. They found non-linearities</w:t>
      </w:r>
    </w:p>
  </w:comment>
  <w:comment w:id="77" w:author="Pederson, Neil" w:date="2020-09-15T13:04:00Z" w:initials="PN">
    <w:p w14:paraId="5638FC1D" w14:textId="77777777" w:rsidR="00561360" w:rsidRPr="00561360" w:rsidRDefault="00561360" w:rsidP="00561360">
      <w:pPr>
        <w:rPr>
          <w:rFonts w:ascii="Times New Roman" w:eastAsia="Times New Roman" w:hAnsi="Times New Roman" w:cs="Times New Roman"/>
        </w:rPr>
      </w:pPr>
      <w:r>
        <w:rPr>
          <w:rStyle w:val="CommentReference"/>
        </w:rPr>
        <w:annotationRef/>
      </w:r>
      <w:r w:rsidRPr="00561360">
        <w:rPr>
          <w:rFonts w:ascii="Arial" w:eastAsia="Times New Roman" w:hAnsi="Arial" w:cs="Arial"/>
          <w:color w:val="222222"/>
          <w:sz w:val="20"/>
          <w:szCs w:val="20"/>
          <w:shd w:val="clear" w:color="auto" w:fill="FFFFFF"/>
        </w:rPr>
        <w:t>Woodhouse, C.A., 1999. Artificial neural networks and dendroclimatic reconstructions: an example from the Front Range, Colorado, USA. </w:t>
      </w:r>
      <w:r w:rsidRPr="00561360">
        <w:rPr>
          <w:rFonts w:ascii="Arial" w:eastAsia="Times New Roman" w:hAnsi="Arial" w:cs="Arial"/>
          <w:i/>
          <w:iCs/>
          <w:color w:val="222222"/>
          <w:sz w:val="20"/>
          <w:szCs w:val="20"/>
        </w:rPr>
        <w:t>The Holocene</w:t>
      </w:r>
      <w:r w:rsidRPr="00561360">
        <w:rPr>
          <w:rFonts w:ascii="Arial" w:eastAsia="Times New Roman" w:hAnsi="Arial" w:cs="Arial"/>
          <w:color w:val="222222"/>
          <w:sz w:val="20"/>
          <w:szCs w:val="20"/>
          <w:shd w:val="clear" w:color="auto" w:fill="FFFFFF"/>
        </w:rPr>
        <w:t>, </w:t>
      </w:r>
      <w:r w:rsidRPr="00561360">
        <w:rPr>
          <w:rFonts w:ascii="Arial" w:eastAsia="Times New Roman" w:hAnsi="Arial" w:cs="Arial"/>
          <w:i/>
          <w:iCs/>
          <w:color w:val="222222"/>
          <w:sz w:val="20"/>
          <w:szCs w:val="20"/>
        </w:rPr>
        <w:t>9</w:t>
      </w:r>
      <w:r w:rsidRPr="00561360">
        <w:rPr>
          <w:rFonts w:ascii="Arial" w:eastAsia="Times New Roman" w:hAnsi="Arial" w:cs="Arial"/>
          <w:color w:val="222222"/>
          <w:sz w:val="20"/>
          <w:szCs w:val="20"/>
          <w:shd w:val="clear" w:color="auto" w:fill="FFFFFF"/>
        </w:rPr>
        <w:t>(5), pp.521-529.</w:t>
      </w:r>
    </w:p>
    <w:p w14:paraId="2DB2A89D" w14:textId="632CC3B1" w:rsidR="00561360" w:rsidRDefault="00561360">
      <w:pPr>
        <w:pStyle w:val="CommentText"/>
      </w:pPr>
    </w:p>
  </w:comment>
  <w:comment w:id="83" w:author="Pederson, Neil" w:date="2020-09-15T12:58:00Z" w:initials="PN">
    <w:p w14:paraId="41CED9DB" w14:textId="59BB68DB" w:rsidR="00601DD9" w:rsidRDefault="00601DD9">
      <w:pPr>
        <w:pStyle w:val="CommentText"/>
      </w:pPr>
      <w:r>
        <w:rPr>
          <w:rStyle w:val="CommentReference"/>
        </w:rPr>
        <w:annotationRef/>
      </w:r>
      <w:r w:rsidRPr="000037EA">
        <w:rPr>
          <w:highlight w:val="yellow"/>
        </w:rPr>
        <w:t>We have not done a good job there.</w:t>
      </w:r>
    </w:p>
  </w:comment>
  <w:comment w:id="107" w:author="Pederson, Neil" w:date="2020-09-15T13:10:00Z" w:initials="PN">
    <w:p w14:paraId="7D7FCDB2" w14:textId="23CFBD25" w:rsidR="00470B87" w:rsidRDefault="00470B87">
      <w:pPr>
        <w:pStyle w:val="CommentText"/>
      </w:pPr>
      <w:r>
        <w:rPr>
          <w:rStyle w:val="CommentReference"/>
        </w:rPr>
        <w:annotationRef/>
      </w:r>
      <w:r w:rsidRPr="00675275">
        <w:rPr>
          <w:highlight w:val="yellow"/>
        </w:rPr>
        <w:t>Mean temperatures in climate data sets are primarily the average of the measured min and max. In that way, they might not contribute much to our understanding of what drives growth. Min and max can represent daily extremes and night or daytime temps. Maybe, sort of</w:t>
      </w:r>
    </w:p>
  </w:comment>
  <w:comment w:id="120" w:author="Pederson, Neil" w:date="2020-09-15T13:13:00Z" w:initials="PN">
    <w:p w14:paraId="18F97B2C" w14:textId="77777777" w:rsidR="00C43787" w:rsidRDefault="00C43787">
      <w:pPr>
        <w:pStyle w:val="CommentText"/>
      </w:pPr>
      <w:r>
        <w:rPr>
          <w:rStyle w:val="CommentReference"/>
        </w:rPr>
        <w:annotationRef/>
      </w:r>
      <w:r>
        <w:t>This is interesting. In Benito and Pederson, the positive responses to min temps were at lower latitudes, too:</w:t>
      </w:r>
    </w:p>
    <w:p w14:paraId="6223ADCF" w14:textId="77777777" w:rsidR="00C43787" w:rsidRDefault="00C43787">
      <w:pPr>
        <w:pStyle w:val="CommentText"/>
      </w:pPr>
    </w:p>
    <w:p w14:paraId="779CBD78" w14:textId="4DBDB791" w:rsidR="00C43787" w:rsidRDefault="002C00B0">
      <w:pPr>
        <w:pStyle w:val="CommentText"/>
      </w:pPr>
      <w:hyperlink r:id="rId1" w:history="1">
        <w:r w:rsidR="005B3604" w:rsidRPr="00054C01">
          <w:rPr>
            <w:rStyle w:val="Hyperlink"/>
          </w:rPr>
          <w:t>https://onlinelibrary.wiley.com/doi/full/10.1111/jbi.12462</w:t>
        </w:r>
      </w:hyperlink>
      <w:r w:rsidR="00C43787" w:rsidRPr="00C43787">
        <w:t>?</w:t>
      </w:r>
      <w:r w:rsidR="005B3604">
        <w:t xml:space="preserve"> </w:t>
      </w:r>
    </w:p>
  </w:comment>
  <w:comment w:id="121" w:author="Pederson, Neil" w:date="2020-09-15T13:15:00Z" w:initials="PN">
    <w:p w14:paraId="25EEFFDF" w14:textId="664B2EFC" w:rsidR="005B3604" w:rsidRDefault="005B3604">
      <w:pPr>
        <w:pStyle w:val="CommentText"/>
      </w:pPr>
      <w:r>
        <w:rPr>
          <w:rStyle w:val="CommentReference"/>
        </w:rPr>
        <w:annotationRef/>
      </w:r>
      <w:r>
        <w:t xml:space="preserve">I think this is similar to Dario’s finding (cited just above). For </w:t>
      </w:r>
      <w:proofErr w:type="spellStart"/>
      <w:r>
        <w:t>Tmax</w:t>
      </w:r>
      <w:proofErr w:type="spellEnd"/>
    </w:p>
  </w:comment>
  <w:comment w:id="123" w:author="Pederson, Neil" w:date="2020-09-15T13:16:00Z" w:initials="PN">
    <w:p w14:paraId="55B8C850" w14:textId="1E844973" w:rsidR="00421791" w:rsidRDefault="00421791">
      <w:pPr>
        <w:pStyle w:val="CommentText"/>
      </w:pPr>
      <w:r>
        <w:rPr>
          <w:rStyle w:val="CommentReference"/>
        </w:rPr>
        <w:annotationRef/>
      </w:r>
      <w:r>
        <w:t xml:space="preserve">Kind of expected. </w:t>
      </w:r>
      <w:proofErr w:type="spellStart"/>
      <w:r>
        <w:t>Tmax</w:t>
      </w:r>
      <w:proofErr w:type="spellEnd"/>
      <w:r>
        <w:t xml:space="preserve"> is the drought stress signal and we typically </w:t>
      </w:r>
      <w:proofErr w:type="spellStart"/>
      <w:r>
        <w:t>corr</w:t>
      </w:r>
      <w:proofErr w:type="spellEnd"/>
      <w:r>
        <w:t xml:space="preserve"> vs </w:t>
      </w:r>
      <w:proofErr w:type="spellStart"/>
      <w:r>
        <w:t>Tmax</w:t>
      </w:r>
      <w:proofErr w:type="spellEnd"/>
      <w:r>
        <w:t xml:space="preserve"> rather than </w:t>
      </w:r>
      <w:proofErr w:type="spellStart"/>
      <w:r>
        <w:t>Tmean</w:t>
      </w:r>
      <w:proofErr w:type="spellEnd"/>
      <w:proofErr w:type="gramStart"/>
      <w:r>
        <w:t>….though</w:t>
      </w:r>
      <w:proofErr w:type="gramEnd"/>
      <w:r>
        <w:t xml:space="preserve"> there are a lot of papers out there that use </w:t>
      </w:r>
      <w:proofErr w:type="spellStart"/>
      <w:r>
        <w:t>Tmean</w:t>
      </w:r>
      <w:proofErr w:type="spellEnd"/>
    </w:p>
  </w:comment>
  <w:comment w:id="124" w:author="Pederson, Neil" w:date="2020-09-15T13:17:00Z" w:initials="PN">
    <w:p w14:paraId="4C8DC357" w14:textId="758BBD5D" w:rsidR="004637B1" w:rsidRDefault="004637B1">
      <w:pPr>
        <w:pStyle w:val="CommentText"/>
      </w:pPr>
      <w:r>
        <w:rPr>
          <w:rStyle w:val="CommentReference"/>
        </w:rPr>
        <w:annotationRef/>
      </w:r>
    </w:p>
  </w:comment>
  <w:comment w:id="125" w:author="Pederson, Neil" w:date="2020-09-15T13:18:00Z" w:initials="PN">
    <w:p w14:paraId="1B694CD0" w14:textId="77777777" w:rsidR="004637B1" w:rsidRDefault="004637B1">
      <w:pPr>
        <w:pStyle w:val="CommentText"/>
      </w:pPr>
      <w:r>
        <w:rPr>
          <w:rStyle w:val="CommentReference"/>
        </w:rPr>
        <w:annotationRef/>
      </w:r>
      <w:r>
        <w:t>Dario showed this and, in a newer pub based on a different species, we found it within species:</w:t>
      </w:r>
    </w:p>
    <w:p w14:paraId="6EF79C98" w14:textId="4D09DAE1" w:rsidR="004637B1" w:rsidRDefault="002C00B0">
      <w:pPr>
        <w:pStyle w:val="CommentText"/>
      </w:pPr>
      <w:hyperlink r:id="rId2" w:history="1">
        <w:r w:rsidR="004637B1" w:rsidRPr="00054C01">
          <w:rPr>
            <w:rStyle w:val="Hyperlink"/>
          </w:rPr>
          <w:t>https://www.frontiersin.org/articles/10.3389/ffgc.2020.00039/full?&amp;</w:t>
        </w:r>
      </w:hyperlink>
    </w:p>
    <w:p w14:paraId="0E1ED710" w14:textId="75438200" w:rsidR="004637B1" w:rsidRDefault="004637B1">
      <w:pPr>
        <w:pStyle w:val="CommentText"/>
      </w:pPr>
    </w:p>
    <w:p w14:paraId="39DF22AD" w14:textId="5DE8328D" w:rsidR="004637B1" w:rsidRDefault="004637B1">
      <w:pPr>
        <w:pStyle w:val="CommentText"/>
      </w:pPr>
      <w:r>
        <w:t>I wonder if the recent works of Margaret Evans’ group show this out in the western US?</w:t>
      </w:r>
    </w:p>
    <w:p w14:paraId="4FD8DDEC" w14:textId="392581F6" w:rsidR="004637B1" w:rsidRDefault="004637B1">
      <w:pPr>
        <w:pStyle w:val="CommentText"/>
      </w:pPr>
    </w:p>
  </w:comment>
  <w:comment w:id="129" w:author="Pederson, Neil" w:date="2020-09-15T13:21:00Z" w:initials="PN">
    <w:p w14:paraId="561D9280" w14:textId="77777777" w:rsidR="001E5241" w:rsidRDefault="001E5241">
      <w:pPr>
        <w:pStyle w:val="CommentText"/>
      </w:pPr>
      <w:r>
        <w:rPr>
          <w:rStyle w:val="CommentReference"/>
        </w:rPr>
        <w:annotationRef/>
      </w:r>
      <w:r>
        <w:t xml:space="preserve">But see this paper where structural models were applied to BAI, I </w:t>
      </w:r>
      <w:proofErr w:type="gramStart"/>
      <w:r>
        <w:t>think?...</w:t>
      </w:r>
      <w:proofErr w:type="gramEnd"/>
      <w:r>
        <w:t>yeah, he used BAI, not detrended tree rings</w:t>
      </w:r>
    </w:p>
    <w:p w14:paraId="79ED6BC0" w14:textId="6A7078D4" w:rsidR="001E5241" w:rsidRDefault="001E5241">
      <w:pPr>
        <w:pStyle w:val="CommentText"/>
      </w:pPr>
    </w:p>
    <w:p w14:paraId="77D85E0A" w14:textId="51FBD6C0" w:rsidR="00A70D7F" w:rsidRDefault="00A70D7F">
      <w:pPr>
        <w:pStyle w:val="CommentText"/>
      </w:pPr>
      <w:r>
        <w:t xml:space="preserve"> And, Mathieu looked at interactions between different climatic factors on growth:</w:t>
      </w:r>
    </w:p>
    <w:p w14:paraId="1053B722" w14:textId="77777777" w:rsidR="00A70D7F" w:rsidRDefault="00A70D7F">
      <w:pPr>
        <w:pStyle w:val="CommentText"/>
      </w:pPr>
    </w:p>
    <w:p w14:paraId="58A5D2D6" w14:textId="7E621BCA" w:rsidR="001E5241" w:rsidRDefault="002C00B0">
      <w:pPr>
        <w:pStyle w:val="CommentText"/>
      </w:pPr>
      <w:hyperlink r:id="rId3" w:history="1">
        <w:r w:rsidR="00376C09" w:rsidRPr="00054C01">
          <w:rPr>
            <w:rStyle w:val="Hyperlink"/>
          </w:rPr>
          <w:t>https://ww</w:t>
        </w:r>
        <w:r w:rsidR="00376C09" w:rsidRPr="00054C01">
          <w:rPr>
            <w:rStyle w:val="Hyperlink"/>
          </w:rPr>
          <w:t>w</w:t>
        </w:r>
        <w:r w:rsidR="00376C09" w:rsidRPr="00054C01">
          <w:rPr>
            <w:rStyle w:val="Hyperlink"/>
          </w:rPr>
          <w:t>.nature.com/articles/srep46158</w:t>
        </w:r>
      </w:hyperlink>
      <w:r w:rsidR="00376C09">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7365A0" w15:done="0"/>
  <w15:commentEx w15:paraId="1A05907B" w15:done="0"/>
  <w15:commentEx w15:paraId="3FC1BA19" w15:done="0"/>
  <w15:commentEx w15:paraId="759AB856" w15:done="0"/>
  <w15:commentEx w15:paraId="7F687471" w15:done="0"/>
  <w15:commentEx w15:paraId="308336F0" w15:done="0"/>
  <w15:commentEx w15:paraId="1BA627C4" w15:done="0"/>
  <w15:commentEx w15:paraId="0A9E1534" w15:done="0"/>
  <w15:commentEx w15:paraId="55B3FFB1" w15:done="0"/>
  <w15:commentEx w15:paraId="2DB2A89D" w15:done="0"/>
  <w15:commentEx w15:paraId="41CED9DB" w15:done="0"/>
  <w15:commentEx w15:paraId="7D7FCDB2" w15:done="0"/>
  <w15:commentEx w15:paraId="779CBD78" w15:done="0"/>
  <w15:commentEx w15:paraId="25EEFFDF" w15:done="0"/>
  <w15:commentEx w15:paraId="55B8C850" w15:done="0"/>
  <w15:commentEx w15:paraId="4C8DC357" w15:done="0"/>
  <w15:commentEx w15:paraId="4FD8DDEC" w15:paraIdParent="4C8DC357" w15:done="0"/>
  <w15:commentEx w15:paraId="58A5D2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B35F2" w16cex:dateUtc="2020-09-15T16:45:00Z"/>
  <w16cex:commentExtensible w16cex:durableId="230B3497" w16cex:dateUtc="2020-09-15T16:39:00Z"/>
  <w16cex:commentExtensible w16cex:durableId="230B35D6" w16cex:dateUtc="2020-09-15T16:45:00Z"/>
  <w16cex:commentExtensible w16cex:durableId="230B3614" w16cex:dateUtc="2020-09-15T16:46:00Z"/>
  <w16cex:commentExtensible w16cex:durableId="230B364A" w16cex:dateUtc="2020-09-15T16:47:00Z"/>
  <w16cex:commentExtensible w16cex:durableId="230B3681" w16cex:dateUtc="2020-09-15T16:48:00Z"/>
  <w16cex:commentExtensible w16cex:durableId="230B3787" w16cex:dateUtc="2020-09-15T16:52:00Z"/>
  <w16cex:commentExtensible w16cex:durableId="230B3818" w16cex:dateUtc="2020-09-15T16:54:00Z"/>
  <w16cex:commentExtensible w16cex:durableId="230B38A1" w16cex:dateUtc="2020-09-15T16:57:00Z"/>
  <w16cex:commentExtensible w16cex:durableId="230B3A68" w16cex:dateUtc="2020-09-15T17:04:00Z"/>
  <w16cex:commentExtensible w16cex:durableId="230B38FF" w16cex:dateUtc="2020-09-15T16:58:00Z"/>
  <w16cex:commentExtensible w16cex:durableId="230B3BC9" w16cex:dateUtc="2020-09-15T17:10:00Z"/>
  <w16cex:commentExtensible w16cex:durableId="230B3C66" w16cex:dateUtc="2020-09-15T17:13:00Z"/>
  <w16cex:commentExtensible w16cex:durableId="230B3CF6" w16cex:dateUtc="2020-09-15T17:15:00Z"/>
  <w16cex:commentExtensible w16cex:durableId="230B3D42" w16cex:dateUtc="2020-09-15T17:16:00Z"/>
  <w16cex:commentExtensible w16cex:durableId="230B3D76" w16cex:dateUtc="2020-09-15T17:17:00Z"/>
  <w16cex:commentExtensible w16cex:durableId="230B3D89" w16cex:dateUtc="2020-09-15T17:18:00Z"/>
  <w16cex:commentExtensible w16cex:durableId="230B3E4F" w16cex:dateUtc="2020-09-1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7365A0" w16cid:durableId="230B35F2"/>
  <w16cid:commentId w16cid:paraId="1A05907B" w16cid:durableId="230B3497"/>
  <w16cid:commentId w16cid:paraId="3FC1BA19" w16cid:durableId="230B35D6"/>
  <w16cid:commentId w16cid:paraId="759AB856" w16cid:durableId="230B3614"/>
  <w16cid:commentId w16cid:paraId="7F687471" w16cid:durableId="230B364A"/>
  <w16cid:commentId w16cid:paraId="308336F0" w16cid:durableId="230B3681"/>
  <w16cid:commentId w16cid:paraId="1BA627C4" w16cid:durableId="230B3787"/>
  <w16cid:commentId w16cid:paraId="0A9E1534" w16cid:durableId="230B3818"/>
  <w16cid:commentId w16cid:paraId="55B3FFB1" w16cid:durableId="230B38A1"/>
  <w16cid:commentId w16cid:paraId="2DB2A89D" w16cid:durableId="230B3A68"/>
  <w16cid:commentId w16cid:paraId="41CED9DB" w16cid:durableId="230B38FF"/>
  <w16cid:commentId w16cid:paraId="7D7FCDB2" w16cid:durableId="230B3BC9"/>
  <w16cid:commentId w16cid:paraId="779CBD78" w16cid:durableId="230B3C66"/>
  <w16cid:commentId w16cid:paraId="25EEFFDF" w16cid:durableId="230B3CF6"/>
  <w16cid:commentId w16cid:paraId="55B8C850" w16cid:durableId="230B3D42"/>
  <w16cid:commentId w16cid:paraId="4C8DC357" w16cid:durableId="230B3D76"/>
  <w16cid:commentId w16cid:paraId="4FD8DDEC" w16cid:durableId="230B3D89"/>
  <w16cid:commentId w16cid:paraId="58A5D2D6" w16cid:durableId="230B3E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47FDB" w14:textId="77777777" w:rsidR="002C00B0" w:rsidRDefault="002C00B0">
      <w:pPr>
        <w:spacing w:after="0"/>
      </w:pPr>
      <w:r>
        <w:separator/>
      </w:r>
    </w:p>
  </w:endnote>
  <w:endnote w:type="continuationSeparator" w:id="0">
    <w:p w14:paraId="4B6DE8A8" w14:textId="77777777" w:rsidR="002C00B0" w:rsidRDefault="002C00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315C7" w14:textId="77777777" w:rsidR="002C00B0" w:rsidRDefault="002C00B0">
      <w:r>
        <w:separator/>
      </w:r>
    </w:p>
  </w:footnote>
  <w:footnote w:type="continuationSeparator" w:id="0">
    <w:p w14:paraId="789ADBFE" w14:textId="77777777" w:rsidR="002C00B0" w:rsidRDefault="002C0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3087C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3DC88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612E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7EA"/>
    <w:rsid w:val="00011C8B"/>
    <w:rsid w:val="00012B77"/>
    <w:rsid w:val="0005595F"/>
    <w:rsid w:val="00080DB9"/>
    <w:rsid w:val="001E5241"/>
    <w:rsid w:val="001E5823"/>
    <w:rsid w:val="002C00B0"/>
    <w:rsid w:val="00365797"/>
    <w:rsid w:val="00376C09"/>
    <w:rsid w:val="003B084F"/>
    <w:rsid w:val="00421791"/>
    <w:rsid w:val="004637B1"/>
    <w:rsid w:val="00470B87"/>
    <w:rsid w:val="004D1512"/>
    <w:rsid w:val="004E29B3"/>
    <w:rsid w:val="005104AD"/>
    <w:rsid w:val="00561360"/>
    <w:rsid w:val="0058299A"/>
    <w:rsid w:val="00590D07"/>
    <w:rsid w:val="005B3604"/>
    <w:rsid w:val="00601DD9"/>
    <w:rsid w:val="00675275"/>
    <w:rsid w:val="00784D58"/>
    <w:rsid w:val="008173E9"/>
    <w:rsid w:val="008B5418"/>
    <w:rsid w:val="008D6863"/>
    <w:rsid w:val="009C2AB5"/>
    <w:rsid w:val="00A06BBE"/>
    <w:rsid w:val="00A35DB8"/>
    <w:rsid w:val="00A70D7F"/>
    <w:rsid w:val="00AA15D2"/>
    <w:rsid w:val="00B86B75"/>
    <w:rsid w:val="00BC48D5"/>
    <w:rsid w:val="00BF4DD5"/>
    <w:rsid w:val="00C36279"/>
    <w:rsid w:val="00C43787"/>
    <w:rsid w:val="00CC24D4"/>
    <w:rsid w:val="00D43F03"/>
    <w:rsid w:val="00E315A3"/>
    <w:rsid w:val="00EC3F8D"/>
    <w:rsid w:val="00F423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CD1B85"/>
  <w15:docId w15:val="{DBABC6CF-B6E1-6A41-BDE9-0412E866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0DB9"/>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80DB9"/>
    <w:rPr>
      <w:rFonts w:ascii="Times New Roman" w:hAnsi="Times New Roman" w:cs="Times New Roman"/>
      <w:sz w:val="18"/>
      <w:szCs w:val="18"/>
    </w:rPr>
  </w:style>
  <w:style w:type="character" w:styleId="CommentReference">
    <w:name w:val="annotation reference"/>
    <w:basedOn w:val="DefaultParagraphFont"/>
    <w:semiHidden/>
    <w:unhideWhenUsed/>
    <w:rsid w:val="00080DB9"/>
    <w:rPr>
      <w:sz w:val="16"/>
      <w:szCs w:val="16"/>
    </w:rPr>
  </w:style>
  <w:style w:type="paragraph" w:styleId="CommentText">
    <w:name w:val="annotation text"/>
    <w:basedOn w:val="Normal"/>
    <w:link w:val="CommentTextChar"/>
    <w:semiHidden/>
    <w:unhideWhenUsed/>
    <w:rsid w:val="00080DB9"/>
    <w:rPr>
      <w:sz w:val="20"/>
      <w:szCs w:val="20"/>
    </w:rPr>
  </w:style>
  <w:style w:type="character" w:customStyle="1" w:styleId="CommentTextChar">
    <w:name w:val="Comment Text Char"/>
    <w:basedOn w:val="DefaultParagraphFont"/>
    <w:link w:val="CommentText"/>
    <w:semiHidden/>
    <w:rsid w:val="00080DB9"/>
    <w:rPr>
      <w:sz w:val="20"/>
      <w:szCs w:val="20"/>
    </w:rPr>
  </w:style>
  <w:style w:type="paragraph" w:styleId="CommentSubject">
    <w:name w:val="annotation subject"/>
    <w:basedOn w:val="CommentText"/>
    <w:next w:val="CommentText"/>
    <w:link w:val="CommentSubjectChar"/>
    <w:semiHidden/>
    <w:unhideWhenUsed/>
    <w:rsid w:val="00080DB9"/>
    <w:rPr>
      <w:b/>
      <w:bCs/>
    </w:rPr>
  </w:style>
  <w:style w:type="character" w:customStyle="1" w:styleId="CommentSubjectChar">
    <w:name w:val="Comment Subject Char"/>
    <w:basedOn w:val="CommentTextChar"/>
    <w:link w:val="CommentSubject"/>
    <w:semiHidden/>
    <w:rsid w:val="00080DB9"/>
    <w:rPr>
      <w:b/>
      <w:bCs/>
      <w:sz w:val="20"/>
      <w:szCs w:val="20"/>
    </w:rPr>
  </w:style>
  <w:style w:type="character" w:customStyle="1" w:styleId="apple-converted-space">
    <w:name w:val="apple-converted-space"/>
    <w:basedOn w:val="DefaultParagraphFont"/>
    <w:rsid w:val="00080DB9"/>
  </w:style>
  <w:style w:type="paragraph" w:styleId="Revision">
    <w:name w:val="Revision"/>
    <w:hidden/>
    <w:semiHidden/>
    <w:rsid w:val="00080DB9"/>
    <w:pPr>
      <w:spacing w:after="0"/>
    </w:pPr>
  </w:style>
  <w:style w:type="character" w:styleId="UnresolvedMention">
    <w:name w:val="Unresolved Mention"/>
    <w:basedOn w:val="DefaultParagraphFont"/>
    <w:uiPriority w:val="99"/>
    <w:semiHidden/>
    <w:unhideWhenUsed/>
    <w:rsid w:val="005B3604"/>
    <w:rPr>
      <w:color w:val="605E5C"/>
      <w:shd w:val="clear" w:color="auto" w:fill="E1DFDD"/>
    </w:rPr>
  </w:style>
  <w:style w:type="character" w:styleId="FollowedHyperlink">
    <w:name w:val="FollowedHyperlink"/>
    <w:basedOn w:val="DefaultParagraphFont"/>
    <w:semiHidden/>
    <w:unhideWhenUsed/>
    <w:rsid w:val="006752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946666">
      <w:bodyDiv w:val="1"/>
      <w:marLeft w:val="0"/>
      <w:marRight w:val="0"/>
      <w:marTop w:val="0"/>
      <w:marBottom w:val="0"/>
      <w:divBdr>
        <w:top w:val="none" w:sz="0" w:space="0" w:color="auto"/>
        <w:left w:val="none" w:sz="0" w:space="0" w:color="auto"/>
        <w:bottom w:val="none" w:sz="0" w:space="0" w:color="auto"/>
        <w:right w:val="none" w:sz="0" w:space="0" w:color="auto"/>
      </w:divBdr>
      <w:divsChild>
        <w:div w:id="1636907849">
          <w:marLeft w:val="0"/>
          <w:marRight w:val="0"/>
          <w:marTop w:val="0"/>
          <w:marBottom w:val="0"/>
          <w:divBdr>
            <w:top w:val="none" w:sz="0" w:space="0" w:color="auto"/>
            <w:left w:val="none" w:sz="0" w:space="0" w:color="auto"/>
            <w:bottom w:val="none" w:sz="0" w:space="0" w:color="auto"/>
            <w:right w:val="none" w:sz="0" w:space="0" w:color="auto"/>
          </w:divBdr>
        </w:div>
      </w:divsChild>
    </w:div>
    <w:div w:id="777605836">
      <w:bodyDiv w:val="1"/>
      <w:marLeft w:val="0"/>
      <w:marRight w:val="0"/>
      <w:marTop w:val="0"/>
      <w:marBottom w:val="0"/>
      <w:divBdr>
        <w:top w:val="none" w:sz="0" w:space="0" w:color="auto"/>
        <w:left w:val="none" w:sz="0" w:space="0" w:color="auto"/>
        <w:bottom w:val="none" w:sz="0" w:space="0" w:color="auto"/>
        <w:right w:val="none" w:sz="0" w:space="0" w:color="auto"/>
      </w:divBdr>
    </w:div>
    <w:div w:id="1908413902">
      <w:bodyDiv w:val="1"/>
      <w:marLeft w:val="0"/>
      <w:marRight w:val="0"/>
      <w:marTop w:val="0"/>
      <w:marBottom w:val="0"/>
      <w:divBdr>
        <w:top w:val="none" w:sz="0" w:space="0" w:color="auto"/>
        <w:left w:val="none" w:sz="0" w:space="0" w:color="auto"/>
        <w:bottom w:val="none" w:sz="0" w:space="0" w:color="auto"/>
        <w:right w:val="none" w:sz="0" w:space="0" w:color="auto"/>
      </w:divBdr>
      <w:divsChild>
        <w:div w:id="177351350">
          <w:marLeft w:val="0"/>
          <w:marRight w:val="0"/>
          <w:marTop w:val="0"/>
          <w:marBottom w:val="0"/>
          <w:divBdr>
            <w:top w:val="none" w:sz="0" w:space="0" w:color="auto"/>
            <w:left w:val="none" w:sz="0" w:space="0" w:color="auto"/>
            <w:bottom w:val="none" w:sz="0" w:space="0" w:color="auto"/>
            <w:right w:val="none" w:sz="0" w:space="0" w:color="auto"/>
          </w:divBdr>
        </w:div>
      </w:divsChild>
    </w:div>
    <w:div w:id="2067293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46158" TargetMode="External"/><Relationship Id="rId2" Type="http://schemas.openxmlformats.org/officeDocument/2006/relationships/hyperlink" Target="https://www.frontiersin.org/articles/10.3389/ffgc.2020.00039/full?&amp;" TargetMode="External"/><Relationship Id="rId1" Type="http://schemas.openxmlformats.org/officeDocument/2006/relationships/hyperlink" Target="https://onlinelibrary.wiley.com/doi/full/10.1111/jbi.1246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21</Pages>
  <Words>7768</Words>
  <Characters>44279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30</cp:revision>
  <dcterms:created xsi:type="dcterms:W3CDTF">2020-09-15T16:38:00Z</dcterms:created>
  <dcterms:modified xsi:type="dcterms:W3CDTF">2020-11-23T15:57:00Z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