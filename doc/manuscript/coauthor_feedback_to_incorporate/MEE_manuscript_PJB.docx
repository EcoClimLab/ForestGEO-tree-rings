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68AC7" w14:textId="0645C79B" w:rsidR="006B59FF" w:rsidRPr="006B59FF" w:rsidRDefault="006B59FF" w:rsidP="006B59FF">
      <w:pPr>
        <w:shd w:val="clear" w:color="auto" w:fill="FFEB9C"/>
        <w:spacing w:line="240" w:lineRule="atLeast"/>
        <w:rPr>
          <w:ins w:id="0" w:author="Teixeira, Kristina A." w:date="2020-09-17T09:25:00Z"/>
          <w:rFonts w:ascii="Calibri" w:eastAsia="Times New Roman" w:hAnsi="Calibri" w:cs="Calibri"/>
          <w:color w:val="000000"/>
        </w:rPr>
      </w:pPr>
      <w:ins w:id="1" w:author="Teixeira, Kristina A." w:date="2020-09-17T09:25:00Z">
        <w:r w:rsidRPr="006B59FF">
          <w:rPr>
            <w:rFonts w:ascii="Calibri" w:eastAsia="Times New Roman" w:hAnsi="Calibri" w:cs="Calibri"/>
            <w:b/>
            <w:bCs/>
            <w:color w:val="9C6500"/>
            <w:sz w:val="18"/>
            <w:szCs w:val="18"/>
          </w:rPr>
          <w:t>External Email - Exercise Caution</w:t>
        </w:r>
      </w:ins>
    </w:p>
    <w:p w14:paraId="72869688" w14:textId="77777777" w:rsidR="006B59FF" w:rsidRPr="006B59FF" w:rsidRDefault="006B59FF" w:rsidP="006B59FF">
      <w:pPr>
        <w:spacing w:after="0"/>
        <w:rPr>
          <w:ins w:id="2" w:author="Teixeira, Kristina A." w:date="2020-09-17T09:25:00Z"/>
          <w:rFonts w:ascii="Calibri" w:eastAsia="Times New Roman" w:hAnsi="Calibri" w:cs="Calibri"/>
          <w:color w:val="000000"/>
        </w:rPr>
      </w:pPr>
      <w:ins w:id="3" w:author="Teixeira, Kristina A." w:date="2020-09-17T09:25:00Z">
        <w:r w:rsidRPr="006B59FF">
          <w:rPr>
            <w:rFonts w:ascii="Calibri" w:eastAsia="Times New Roman" w:hAnsi="Calibri" w:cs="Calibri"/>
            <w:color w:val="000000"/>
            <w:sz w:val="22"/>
            <w:szCs w:val="22"/>
            <w:lang w:val="en-GB"/>
          </w:rPr>
          <w:t>Hey Kristina,</w:t>
        </w:r>
      </w:ins>
    </w:p>
    <w:p w14:paraId="3049DFFC" w14:textId="77777777" w:rsidR="006B59FF" w:rsidRPr="006B59FF" w:rsidRDefault="006B59FF" w:rsidP="006B59FF">
      <w:pPr>
        <w:spacing w:after="0"/>
        <w:rPr>
          <w:ins w:id="4" w:author="Teixeira, Kristina A." w:date="2020-09-17T09:25:00Z"/>
          <w:rFonts w:ascii="Calibri" w:eastAsia="Times New Roman" w:hAnsi="Calibri" w:cs="Calibri"/>
          <w:color w:val="000000"/>
        </w:rPr>
      </w:pPr>
      <w:ins w:id="5" w:author="Teixeira, Kristina A." w:date="2020-09-17T09:25:00Z">
        <w:r w:rsidRPr="006B59FF">
          <w:rPr>
            <w:rFonts w:ascii="Calibri" w:eastAsia="Times New Roman" w:hAnsi="Calibri" w:cs="Calibri"/>
            <w:color w:val="000000"/>
            <w:sz w:val="22"/>
            <w:szCs w:val="22"/>
            <w:lang w:val="en-GB"/>
          </w:rPr>
          <w:t> </w:t>
        </w:r>
      </w:ins>
    </w:p>
    <w:p w14:paraId="1D2294B3" w14:textId="77777777" w:rsidR="006B59FF" w:rsidRPr="006B59FF" w:rsidRDefault="006B59FF" w:rsidP="006B59FF">
      <w:pPr>
        <w:spacing w:after="0"/>
        <w:rPr>
          <w:ins w:id="6" w:author="Teixeira, Kristina A." w:date="2020-09-17T09:25:00Z"/>
          <w:rFonts w:ascii="Calibri" w:eastAsia="Times New Roman" w:hAnsi="Calibri" w:cs="Calibri"/>
          <w:color w:val="000000"/>
        </w:rPr>
      </w:pPr>
      <w:ins w:id="7" w:author="Teixeira, Kristina A." w:date="2020-09-17T09:25:00Z">
        <w:r w:rsidRPr="006B59FF">
          <w:rPr>
            <w:rFonts w:ascii="Calibri" w:eastAsia="Times New Roman" w:hAnsi="Calibri" w:cs="Calibri"/>
            <w:color w:val="000000"/>
            <w:sz w:val="22"/>
            <w:szCs w:val="22"/>
            <w:lang w:val="en-GB"/>
          </w:rPr>
          <w:t xml:space="preserve">Attached are my comments. Overall, I think it looks good. In terms of the framing, I think it is probably worth noting that one reason that </w:t>
        </w:r>
        <w:proofErr w:type="spellStart"/>
        <w:r w:rsidRPr="006B59FF">
          <w:rPr>
            <w:rFonts w:ascii="Calibri" w:eastAsia="Times New Roman" w:hAnsi="Calibri" w:cs="Calibri"/>
            <w:color w:val="000000"/>
            <w:sz w:val="22"/>
            <w:szCs w:val="22"/>
            <w:lang w:val="en-GB"/>
          </w:rPr>
          <w:t>dendroclimatologists</w:t>
        </w:r>
        <w:proofErr w:type="spellEnd"/>
        <w:r w:rsidRPr="006B59FF">
          <w:rPr>
            <w:rFonts w:ascii="Calibri" w:eastAsia="Times New Roman" w:hAnsi="Calibri" w:cs="Calibri"/>
            <w:color w:val="000000"/>
            <w:sz w:val="22"/>
            <w:szCs w:val="22"/>
            <w:lang w:val="en-GB"/>
          </w:rPr>
          <w:t xml:space="preserve"> haven’t dealt with non-linear effects is that their focus is on reconstructing climate variables and non-linearities make that very problematic. In contrast, in the analyses that you present, the desire is not to reconstruct temperature, but rather to understand how tree growth interacts with climate predictors (and DBH). And non-linearities can be more readily accommodated in that context. I’d double-check with someone with better dendroclimatological bona fides than me (</w:t>
        </w:r>
        <w:proofErr w:type="spellStart"/>
        <w:r w:rsidRPr="006B59FF">
          <w:rPr>
            <w:rFonts w:ascii="Calibri" w:eastAsia="Times New Roman" w:hAnsi="Calibri" w:cs="Calibri"/>
            <w:color w:val="000000"/>
            <w:sz w:val="22"/>
            <w:szCs w:val="22"/>
            <w:lang w:val="en-GB"/>
          </w:rPr>
          <w:t>eg</w:t>
        </w:r>
        <w:proofErr w:type="spellEnd"/>
        <w:r w:rsidRPr="006B59FF">
          <w:rPr>
            <w:rFonts w:ascii="Calibri" w:eastAsia="Times New Roman" w:hAnsi="Calibri" w:cs="Calibri"/>
            <w:color w:val="000000"/>
            <w:sz w:val="22"/>
            <w:szCs w:val="22"/>
            <w:lang w:val="en-GB"/>
          </w:rPr>
          <w:t>, Neil or Justin)</w:t>
        </w:r>
      </w:ins>
    </w:p>
    <w:p w14:paraId="52AF5BD0" w14:textId="77777777" w:rsidR="006B59FF" w:rsidRPr="006B59FF" w:rsidRDefault="006B59FF" w:rsidP="006B59FF">
      <w:pPr>
        <w:spacing w:after="0"/>
        <w:rPr>
          <w:ins w:id="8" w:author="Teixeira, Kristina A." w:date="2020-09-17T09:25:00Z"/>
          <w:rFonts w:ascii="Calibri" w:eastAsia="Times New Roman" w:hAnsi="Calibri" w:cs="Calibri"/>
          <w:color w:val="000000"/>
        </w:rPr>
      </w:pPr>
      <w:ins w:id="9" w:author="Teixeira, Kristina A." w:date="2020-09-17T09:25:00Z">
        <w:r w:rsidRPr="006B59FF">
          <w:rPr>
            <w:rFonts w:ascii="Calibri" w:eastAsia="Times New Roman" w:hAnsi="Calibri" w:cs="Calibri"/>
            <w:color w:val="000000"/>
            <w:sz w:val="22"/>
            <w:szCs w:val="22"/>
            <w:lang w:val="en-GB"/>
          </w:rPr>
          <w:t> </w:t>
        </w:r>
      </w:ins>
    </w:p>
    <w:p w14:paraId="2C620AAA" w14:textId="77777777" w:rsidR="006B59FF" w:rsidRPr="006B59FF" w:rsidRDefault="006B59FF" w:rsidP="006B59FF">
      <w:pPr>
        <w:spacing w:after="0"/>
        <w:rPr>
          <w:ins w:id="10" w:author="Teixeira, Kristina A." w:date="2020-09-17T09:25:00Z"/>
          <w:rFonts w:ascii="Calibri" w:eastAsia="Times New Roman" w:hAnsi="Calibri" w:cs="Calibri"/>
          <w:color w:val="000000"/>
        </w:rPr>
      </w:pPr>
      <w:ins w:id="11" w:author="Teixeira, Kristina A." w:date="2020-09-17T09:25:00Z">
        <w:r w:rsidRPr="006B59FF">
          <w:rPr>
            <w:rFonts w:ascii="Calibri" w:eastAsia="Times New Roman" w:hAnsi="Calibri" w:cs="Calibri"/>
            <w:color w:val="000000"/>
            <w:sz w:val="22"/>
            <w:szCs w:val="22"/>
            <w:lang w:val="en-GB"/>
          </w:rPr>
          <w:t> </w:t>
        </w:r>
      </w:ins>
    </w:p>
    <w:p w14:paraId="483FD5E7" w14:textId="77777777" w:rsidR="006B59FF" w:rsidRPr="006B59FF" w:rsidRDefault="006B59FF" w:rsidP="006B59FF">
      <w:pPr>
        <w:spacing w:after="0"/>
        <w:rPr>
          <w:ins w:id="12" w:author="Teixeira, Kristina A." w:date="2020-09-17T09:25:00Z"/>
          <w:rFonts w:ascii="Calibri" w:eastAsia="Times New Roman" w:hAnsi="Calibri" w:cs="Calibri"/>
          <w:color w:val="000000"/>
        </w:rPr>
      </w:pPr>
      <w:ins w:id="13" w:author="Teixeira, Kristina A." w:date="2020-09-17T09:25:00Z">
        <w:r w:rsidRPr="006B59FF">
          <w:rPr>
            <w:rFonts w:ascii="Calibri" w:eastAsia="Times New Roman" w:hAnsi="Calibri" w:cs="Calibri"/>
            <w:color w:val="000000"/>
            <w:sz w:val="22"/>
            <w:szCs w:val="22"/>
            <w:lang w:val="en-GB"/>
          </w:rPr>
          <w:t xml:space="preserve">Regarding the specifics of the HKK species, I think the U-shaped relationships for some of them and precipitation seems a bit peculiar, but it wasn’t quite clear to me exactly what the climate variable WET (it seemed like number of rainy days). I also thought that the range of months included in the predictor did not make a lot of sense (but I’ve made quite a lot of comments throughout the </w:t>
        </w:r>
        <w:proofErr w:type="spellStart"/>
        <w:r w:rsidRPr="006B59FF">
          <w:rPr>
            <w:rFonts w:ascii="Calibri" w:eastAsia="Times New Roman" w:hAnsi="Calibri" w:cs="Calibri"/>
            <w:color w:val="000000"/>
            <w:sz w:val="22"/>
            <w:szCs w:val="22"/>
            <w:lang w:val="en-GB"/>
          </w:rPr>
          <w:t>ms</w:t>
        </w:r>
        <w:proofErr w:type="spellEnd"/>
        <w:r w:rsidRPr="006B59FF">
          <w:rPr>
            <w:rFonts w:ascii="Calibri" w:eastAsia="Times New Roman" w:hAnsi="Calibri" w:cs="Calibri"/>
            <w:color w:val="000000"/>
            <w:sz w:val="22"/>
            <w:szCs w:val="22"/>
            <w:lang w:val="en-GB"/>
          </w:rPr>
          <w:t xml:space="preserve"> about this.</w:t>
        </w:r>
      </w:ins>
    </w:p>
    <w:p w14:paraId="53FDD6F5" w14:textId="77777777" w:rsidR="006B59FF" w:rsidRPr="006B59FF" w:rsidRDefault="006B59FF" w:rsidP="006B59FF">
      <w:pPr>
        <w:spacing w:after="0"/>
        <w:rPr>
          <w:ins w:id="14" w:author="Teixeira, Kristina A." w:date="2020-09-17T09:25:00Z"/>
          <w:rFonts w:ascii="Calibri" w:eastAsia="Times New Roman" w:hAnsi="Calibri" w:cs="Calibri"/>
          <w:color w:val="000000"/>
        </w:rPr>
      </w:pPr>
      <w:ins w:id="15" w:author="Teixeira, Kristina A." w:date="2020-09-17T09:25:00Z">
        <w:r w:rsidRPr="006B59FF">
          <w:rPr>
            <w:rFonts w:ascii="Calibri" w:eastAsia="Times New Roman" w:hAnsi="Calibri" w:cs="Calibri"/>
            <w:color w:val="000000"/>
            <w:sz w:val="22"/>
            <w:szCs w:val="22"/>
            <w:lang w:val="en-GB"/>
          </w:rPr>
          <w:t> </w:t>
        </w:r>
      </w:ins>
    </w:p>
    <w:p w14:paraId="4C2C5F40" w14:textId="77777777" w:rsidR="006B59FF" w:rsidRPr="006B59FF" w:rsidRDefault="006B59FF" w:rsidP="006B59FF">
      <w:pPr>
        <w:spacing w:after="0"/>
        <w:rPr>
          <w:ins w:id="16" w:author="Teixeira, Kristina A." w:date="2020-09-17T09:25:00Z"/>
          <w:rFonts w:ascii="Calibri" w:eastAsia="Times New Roman" w:hAnsi="Calibri" w:cs="Calibri"/>
          <w:color w:val="000000"/>
        </w:rPr>
      </w:pPr>
      <w:ins w:id="17" w:author="Teixeira, Kristina A." w:date="2020-09-17T09:25:00Z">
        <w:r w:rsidRPr="006B59FF">
          <w:rPr>
            <w:rFonts w:ascii="Calibri" w:eastAsia="Times New Roman" w:hAnsi="Calibri" w:cs="Calibri"/>
            <w:color w:val="000000"/>
            <w:sz w:val="22"/>
            <w:szCs w:val="22"/>
            <w:lang w:val="en-GB"/>
          </w:rPr>
          <w:t xml:space="preserve">Happy to discuss if you have questions re: my comments in the </w:t>
        </w:r>
        <w:proofErr w:type="spellStart"/>
        <w:r w:rsidRPr="006B59FF">
          <w:rPr>
            <w:rFonts w:ascii="Calibri" w:eastAsia="Times New Roman" w:hAnsi="Calibri" w:cs="Calibri"/>
            <w:color w:val="000000"/>
            <w:sz w:val="22"/>
            <w:szCs w:val="22"/>
            <w:lang w:val="en-GB"/>
          </w:rPr>
          <w:t>ms</w:t>
        </w:r>
        <w:proofErr w:type="spellEnd"/>
        <w:r w:rsidRPr="006B59FF">
          <w:rPr>
            <w:rFonts w:ascii="Calibri" w:eastAsia="Times New Roman" w:hAnsi="Calibri" w:cs="Calibri"/>
            <w:color w:val="000000"/>
            <w:sz w:val="22"/>
            <w:szCs w:val="22"/>
            <w:lang w:val="en-GB"/>
          </w:rPr>
          <w:t>!</w:t>
        </w:r>
      </w:ins>
    </w:p>
    <w:p w14:paraId="5D4F09D1" w14:textId="77777777" w:rsidR="006B59FF" w:rsidRPr="006B59FF" w:rsidRDefault="006B59FF" w:rsidP="006B59FF">
      <w:pPr>
        <w:spacing w:after="0"/>
        <w:rPr>
          <w:ins w:id="18" w:author="Teixeira, Kristina A." w:date="2020-09-17T09:25:00Z"/>
          <w:rFonts w:ascii="Calibri" w:eastAsia="Times New Roman" w:hAnsi="Calibri" w:cs="Calibri"/>
          <w:color w:val="000000"/>
        </w:rPr>
      </w:pPr>
      <w:ins w:id="19" w:author="Teixeira, Kristina A." w:date="2020-09-17T09:25:00Z">
        <w:r w:rsidRPr="006B59FF">
          <w:rPr>
            <w:rFonts w:ascii="Calibri" w:eastAsia="Times New Roman" w:hAnsi="Calibri" w:cs="Calibri"/>
            <w:color w:val="000000"/>
            <w:sz w:val="22"/>
            <w:szCs w:val="22"/>
            <w:lang w:val="en-GB"/>
          </w:rPr>
          <w:t> </w:t>
        </w:r>
      </w:ins>
    </w:p>
    <w:p w14:paraId="3C388286" w14:textId="77777777" w:rsidR="006B59FF" w:rsidRPr="006B59FF" w:rsidRDefault="006B59FF" w:rsidP="006B59FF">
      <w:pPr>
        <w:spacing w:after="0"/>
        <w:rPr>
          <w:ins w:id="20" w:author="Teixeira, Kristina A." w:date="2020-09-17T09:25:00Z"/>
          <w:rFonts w:ascii="Calibri" w:eastAsia="Times New Roman" w:hAnsi="Calibri" w:cs="Calibri"/>
          <w:color w:val="000000"/>
        </w:rPr>
      </w:pPr>
      <w:ins w:id="21" w:author="Teixeira, Kristina A." w:date="2020-09-17T09:25:00Z">
        <w:r w:rsidRPr="006B59FF">
          <w:rPr>
            <w:rFonts w:ascii="Calibri" w:eastAsia="Times New Roman" w:hAnsi="Calibri" w:cs="Calibri"/>
            <w:color w:val="000000"/>
            <w:sz w:val="22"/>
            <w:szCs w:val="22"/>
            <w:lang w:val="en-GB"/>
          </w:rPr>
          <w:t>Cheers, Patrick</w:t>
        </w:r>
      </w:ins>
    </w:p>
    <w:p w14:paraId="5EF42239" w14:textId="77777777" w:rsidR="006B59FF" w:rsidRPr="006B59FF" w:rsidRDefault="006B59FF" w:rsidP="006B59FF">
      <w:pPr>
        <w:spacing w:after="0"/>
        <w:rPr>
          <w:ins w:id="22" w:author="Teixeira, Kristina A." w:date="2020-09-17T09:25:00Z"/>
          <w:rFonts w:ascii="Calibri" w:eastAsia="Times New Roman" w:hAnsi="Calibri" w:cs="Calibri"/>
          <w:color w:val="000000"/>
        </w:rPr>
      </w:pPr>
      <w:ins w:id="23" w:author="Teixeira, Kristina A." w:date="2020-09-17T09:25:00Z">
        <w:r w:rsidRPr="006B59FF">
          <w:rPr>
            <w:rFonts w:ascii="Calibri" w:eastAsia="Times New Roman" w:hAnsi="Calibri" w:cs="Calibri"/>
            <w:color w:val="000000"/>
            <w:sz w:val="22"/>
            <w:szCs w:val="22"/>
            <w:lang w:val="en-GB"/>
          </w:rPr>
          <w:t> </w:t>
        </w:r>
      </w:ins>
    </w:p>
    <w:p w14:paraId="56D1D2DA" w14:textId="77777777" w:rsidR="006B59FF" w:rsidRPr="006B59FF" w:rsidRDefault="006B59FF" w:rsidP="006B59FF">
      <w:pPr>
        <w:spacing w:after="0"/>
        <w:rPr>
          <w:ins w:id="24" w:author="Teixeira, Kristina A." w:date="2020-09-17T09:25:00Z"/>
          <w:rFonts w:ascii="Calibri" w:eastAsia="Times New Roman" w:hAnsi="Calibri" w:cs="Calibri"/>
          <w:color w:val="000000"/>
        </w:rPr>
      </w:pPr>
      <w:ins w:id="25" w:author="Teixeira, Kristina A." w:date="2020-09-17T09:25:00Z">
        <w:r w:rsidRPr="006B59FF">
          <w:rPr>
            <w:rFonts w:ascii="Calibri" w:eastAsia="Times New Roman" w:hAnsi="Calibri" w:cs="Calibri"/>
            <w:color w:val="000000"/>
            <w:sz w:val="22"/>
            <w:szCs w:val="22"/>
            <w:lang w:val="en-GB"/>
          </w:rPr>
          <w:t> </w:t>
        </w:r>
      </w:ins>
    </w:p>
    <w:p w14:paraId="4A92CF7C" w14:textId="77777777" w:rsidR="006B59FF" w:rsidRPr="006B59FF" w:rsidRDefault="006B59FF" w:rsidP="006B59FF">
      <w:pPr>
        <w:spacing w:after="0"/>
        <w:rPr>
          <w:ins w:id="26" w:author="Teixeira, Kristina A." w:date="2020-09-17T09:25:00Z"/>
          <w:rFonts w:ascii="Calibri" w:eastAsia="Times New Roman" w:hAnsi="Calibri" w:cs="Calibri"/>
          <w:color w:val="000000"/>
        </w:rPr>
      </w:pPr>
      <w:ins w:id="27" w:author="Teixeira, Kristina A." w:date="2020-09-17T09:25:00Z">
        <w:r w:rsidRPr="006B59FF">
          <w:rPr>
            <w:rFonts w:ascii="Calibri" w:eastAsia="Times New Roman" w:hAnsi="Calibri" w:cs="Calibri"/>
            <w:b/>
            <w:bCs/>
            <w:color w:val="000000"/>
            <w:sz w:val="22"/>
            <w:szCs w:val="22"/>
          </w:rPr>
          <w:t>Prof Patrick Baker</w:t>
        </w:r>
      </w:ins>
    </w:p>
    <w:p w14:paraId="7D2E9D29" w14:textId="77777777" w:rsidR="006B59FF" w:rsidRPr="006B59FF" w:rsidRDefault="006B59FF" w:rsidP="006B59FF">
      <w:pPr>
        <w:spacing w:after="0"/>
        <w:rPr>
          <w:ins w:id="28" w:author="Teixeira, Kristina A." w:date="2020-09-17T09:25:00Z"/>
          <w:rFonts w:ascii="Calibri" w:eastAsia="Times New Roman" w:hAnsi="Calibri" w:cs="Calibri"/>
          <w:color w:val="000000"/>
        </w:rPr>
      </w:pPr>
      <w:ins w:id="29" w:author="Teixeira, Kristina A." w:date="2020-09-17T09:25:00Z">
        <w:r w:rsidRPr="006B59FF">
          <w:rPr>
            <w:rFonts w:ascii="Calibri" w:eastAsia="Times New Roman" w:hAnsi="Calibri" w:cs="Calibri"/>
            <w:color w:val="000000"/>
            <w:sz w:val="22"/>
            <w:szCs w:val="22"/>
          </w:rPr>
          <w:t>Professor of Silviculture and Forest Ecology</w:t>
        </w:r>
      </w:ins>
    </w:p>
    <w:p w14:paraId="00503B4A" w14:textId="77777777" w:rsidR="006B59FF" w:rsidRPr="006B59FF" w:rsidRDefault="006B59FF" w:rsidP="006B59FF">
      <w:pPr>
        <w:spacing w:after="0"/>
        <w:rPr>
          <w:ins w:id="30" w:author="Teixeira, Kristina A." w:date="2020-09-17T09:25:00Z"/>
          <w:rFonts w:ascii="Calibri" w:eastAsia="Times New Roman" w:hAnsi="Calibri" w:cs="Calibri"/>
          <w:color w:val="000000"/>
        </w:rPr>
      </w:pPr>
      <w:ins w:id="31" w:author="Teixeira, Kristina A." w:date="2020-09-17T09:25:00Z">
        <w:r w:rsidRPr="006B59FF">
          <w:rPr>
            <w:rFonts w:ascii="Calibri" w:eastAsia="Times New Roman" w:hAnsi="Calibri" w:cs="Calibri"/>
            <w:color w:val="000000"/>
            <w:sz w:val="22"/>
            <w:szCs w:val="22"/>
            <w:lang w:val="en-GB"/>
          </w:rPr>
          <w:t>School of Ecosystem and Forest Sciences</w:t>
        </w:r>
      </w:ins>
    </w:p>
    <w:p w14:paraId="20FF3012" w14:textId="77777777" w:rsidR="006B59FF" w:rsidRPr="006B59FF" w:rsidRDefault="006B59FF" w:rsidP="006B59FF">
      <w:pPr>
        <w:spacing w:after="0"/>
        <w:rPr>
          <w:ins w:id="32" w:author="Teixeira, Kristina A." w:date="2020-09-17T09:25:00Z"/>
          <w:rFonts w:ascii="Calibri" w:eastAsia="Times New Roman" w:hAnsi="Calibri" w:cs="Calibri"/>
          <w:color w:val="000000"/>
        </w:rPr>
      </w:pPr>
      <w:ins w:id="33" w:author="Teixeira, Kristina A." w:date="2020-09-17T09:25:00Z">
        <w:r w:rsidRPr="006B59FF">
          <w:rPr>
            <w:rFonts w:ascii="Calibri" w:eastAsia="Times New Roman" w:hAnsi="Calibri" w:cs="Calibri"/>
            <w:color w:val="000000"/>
            <w:sz w:val="22"/>
            <w:szCs w:val="22"/>
            <w:lang w:val="en-GB"/>
          </w:rPr>
          <w:t>University of Melbourne</w:t>
        </w:r>
      </w:ins>
    </w:p>
    <w:p w14:paraId="43D4BC24" w14:textId="78E3E021" w:rsidR="006B59FF" w:rsidRDefault="006B59FF">
      <w:pPr>
        <w:rPr>
          <w:ins w:id="34" w:author="Teixeira, Kristina A." w:date="2020-09-17T09:25:00Z"/>
          <w:b/>
        </w:rPr>
      </w:pPr>
      <w:ins w:id="35" w:author="Teixeira, Kristina A." w:date="2020-09-17T09:25:00Z">
        <w:r>
          <w:rPr>
            <w:b/>
          </w:rPr>
          <w:br w:type="page"/>
        </w:r>
      </w:ins>
    </w:p>
    <w:p w14:paraId="56786FD8" w14:textId="113F48B3" w:rsidR="00BB00D7" w:rsidRDefault="00F54209">
      <w:pPr>
        <w:pStyle w:val="FirstParagraph"/>
      </w:pPr>
      <w:r>
        <w:rPr>
          <w:b/>
        </w:rPr>
        <w:lastRenderedPageBreak/>
        <w:t>Title:</w:t>
      </w:r>
      <w:r>
        <w:t xml:space="preserve"> Using tree-ring records to simultaneously characterize the influence of tree size and climate drivers on annual growth</w:t>
      </w:r>
    </w:p>
    <w:p w14:paraId="6567A7C7" w14:textId="77777777" w:rsidR="00BB00D7" w:rsidRDefault="00F54209">
      <w:pPr>
        <w:pStyle w:val="BodyText"/>
      </w:pPr>
      <w:r>
        <w:rPr>
          <w:b/>
        </w:rPr>
        <w:t>Authors (not yet complete, final order TBD):</w:t>
      </w:r>
    </w:p>
    <w:p w14:paraId="549C763A" w14:textId="77777777" w:rsidR="00BB00D7" w:rsidRDefault="00F5420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1706F5B" w14:textId="77777777" w:rsidR="00BB00D7" w:rsidRDefault="00F54209">
      <w:pPr>
        <w:pStyle w:val="BodyText"/>
      </w:pPr>
      <w:r>
        <w:rPr>
          <w:b/>
        </w:rPr>
        <w:t>Author Affiliations:</w:t>
      </w:r>
    </w:p>
    <w:p w14:paraId="216CB932" w14:textId="77777777" w:rsidR="00BB00D7" w:rsidRDefault="00F54209">
      <w:pPr>
        <w:numPr>
          <w:ilvl w:val="0"/>
          <w:numId w:val="2"/>
        </w:numPr>
      </w:pPr>
      <w:r>
        <w:t>Conservation Ecology Center; Smithsonian Conservation Biology Institute; Front Royal, VA 22630, USA</w:t>
      </w:r>
    </w:p>
    <w:p w14:paraId="63098369" w14:textId="77777777" w:rsidR="00BB00D7" w:rsidRDefault="00F54209">
      <w:pPr>
        <w:numPr>
          <w:ilvl w:val="0"/>
          <w:numId w:val="2"/>
        </w:numPr>
      </w:pPr>
      <w:r>
        <w:t>Center for Tropical Forest Science-Forest Global Earth Observatory; Smithsonian Tropical Research Institute; Panama, Republic of Panama</w:t>
      </w:r>
    </w:p>
    <w:p w14:paraId="7F034196" w14:textId="77777777" w:rsidR="00BB00D7" w:rsidRDefault="00F54209">
      <w:pPr>
        <w:numPr>
          <w:ilvl w:val="0"/>
          <w:numId w:val="2"/>
        </w:numPr>
      </w:pPr>
      <w:r>
        <w:t>The Morton Arboretum, Lisle, Illinois, USA</w:t>
      </w:r>
    </w:p>
    <w:p w14:paraId="3AF80DA8" w14:textId="77777777" w:rsidR="00BB00D7" w:rsidRDefault="00F54209">
      <w:pPr>
        <w:numPr>
          <w:ilvl w:val="0"/>
          <w:numId w:val="2"/>
        </w:numPr>
      </w:pPr>
      <w:r>
        <w:t>Harvard Forest, Petersham, MA 01366, USA</w:t>
      </w:r>
    </w:p>
    <w:p w14:paraId="5930AABD" w14:textId="77777777" w:rsidR="00BB00D7" w:rsidRDefault="00F54209">
      <w:pPr>
        <w:pStyle w:val="FirstParagraph"/>
      </w:pPr>
      <w:r>
        <w:t>X#. Canadian Forest Service, Northern Forestry Centre, Edmonton, Alberta, Canada</w:t>
      </w:r>
    </w:p>
    <w:p w14:paraId="3B130427" w14:textId="77777777" w:rsidR="00BB00D7" w:rsidRDefault="00F54209">
      <w:pPr>
        <w:pStyle w:val="BodyText"/>
      </w:pPr>
      <w:r>
        <w:t xml:space="preserve">*corresponding author: </w:t>
      </w:r>
      <w:hyperlink r:id="rId7">
        <w:r>
          <w:rPr>
            <w:rStyle w:val="Hyperlink"/>
          </w:rPr>
          <w:t>teixeirak@si.edu</w:t>
        </w:r>
      </w:hyperlink>
      <w:r>
        <w:t>; +1 540 635 6546</w:t>
      </w:r>
    </w:p>
    <w:p w14:paraId="639330CB" w14:textId="77777777" w:rsidR="00BB00D7" w:rsidRDefault="00F54209">
      <w:pPr>
        <w:pStyle w:val="BodyText"/>
      </w:pPr>
      <w:r>
        <w:rPr>
          <w:b/>
        </w:rPr>
        <w:t>Running headline:</w:t>
      </w:r>
      <w:r>
        <w:t xml:space="preserve"> [45 chars]</w:t>
      </w:r>
    </w:p>
    <w:p w14:paraId="20C3D9C7" w14:textId="77777777" w:rsidR="00BB00D7" w:rsidRDefault="00F5420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4866EB4" w14:textId="77777777" w:rsidR="00BB00D7" w:rsidRDefault="00F54209">
      <w:pPr>
        <w:pStyle w:val="BodyText"/>
      </w:pPr>
      <w:r>
        <w:rPr>
          <w:i/>
        </w:rPr>
        <w:t>Target journal is MEE. We are already over the word limit, so I’d appreciate advice on what should be cut/moved to appendix.</w:t>
      </w:r>
    </w:p>
    <w:p w14:paraId="0451A6D7" w14:textId="77777777" w:rsidR="00BB00D7" w:rsidRDefault="00F54209">
      <w:r>
        <w:br w:type="page"/>
      </w:r>
    </w:p>
    <w:p w14:paraId="4B7A4977" w14:textId="77777777" w:rsidR="00BB00D7" w:rsidRDefault="00F54209">
      <w:pPr>
        <w:pStyle w:val="Heading3"/>
      </w:pPr>
      <w:bookmarkStart w:id="36" w:name="abstract"/>
      <w:r>
        <w:lastRenderedPageBreak/>
        <w:t>Abstract</w:t>
      </w:r>
      <w:bookmarkEnd w:id="36"/>
    </w:p>
    <w:p w14:paraId="2D613F63" w14:textId="77777777" w:rsidR="00BB00D7" w:rsidRDefault="00F54209">
      <w:pPr>
        <w:pStyle w:val="FirstParagraph"/>
      </w:pPr>
      <w:r>
        <w:rPr>
          <w:i/>
        </w:rPr>
        <w:t>NOTE TO COAUTHORS: I’d appreciate feedback on what you consider to be the most important results and conclusions to highlight in the abstract.</w:t>
      </w:r>
    </w:p>
    <w:p w14:paraId="06C974B0" w14:textId="77777777" w:rsidR="00BB00D7" w:rsidRDefault="00F5420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798E2E7E" w14:textId="77777777" w:rsidR="00BB00D7" w:rsidRDefault="00F54209">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E9A9E91" w14:textId="77777777" w:rsidR="00BB00D7" w:rsidRDefault="00F54209">
      <w:pPr>
        <w:numPr>
          <w:ilvl w:val="0"/>
          <w:numId w:val="3"/>
        </w:numPr>
      </w:pPr>
      <w:r>
        <w:t xml:space="preserve">Our analysis identified similar climate drivers to those obtained via traditional methods, but revealed that non-linear responses to climate variables were common. </w:t>
      </w:r>
      <w:commentRangeStart w:id="37"/>
      <w:r>
        <w:t xml:space="preserve">Radial growth increments, basal area increments, and biomass increments all varied non-linearly with </w:t>
      </w:r>
      <m:oMath>
        <m:r>
          <w:rPr>
            <w:rFonts w:ascii="Cambria Math" w:hAnsi="Cambria Math"/>
          </w:rPr>
          <m:t>DBH</m:t>
        </m:r>
      </m:oMath>
      <w:r>
        <w:t xml:space="preserve">. </w:t>
      </w:r>
      <w:commentRangeEnd w:id="37"/>
      <w:r w:rsidR="008B7048">
        <w:rPr>
          <w:rStyle w:val="CommentReference"/>
        </w:rPr>
        <w:commentReference w:id="37"/>
      </w:r>
      <w:r>
        <w:t xml:space="preserve">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CC2182F" w14:textId="77777777" w:rsidR="00BB00D7" w:rsidRDefault="00F5420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w:t>
      </w:r>
      <w:commentRangeStart w:id="38"/>
      <w:r>
        <w:t xml:space="preserve">that growth rates vary nonlinearly with </w:t>
      </w:r>
      <m:oMath>
        <m:r>
          <w:rPr>
            <w:rFonts w:ascii="Cambria Math" w:hAnsi="Cambria Math"/>
          </w:rPr>
          <m:t>DBH</m:t>
        </m:r>
        <w:commentRangeEnd w:id="38"/>
        <m:r>
          <m:rPr>
            <m:sty m:val="p"/>
          </m:rPr>
          <w:rPr>
            <w:rStyle w:val="CommentReference"/>
          </w:rPr>
          <w:commentReference w:id="38"/>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D26B869" w14:textId="77777777" w:rsidR="00BB00D7" w:rsidRDefault="00F54209">
      <w:pPr>
        <w:pStyle w:val="FirstParagraph"/>
      </w:pPr>
      <w:r>
        <w:rPr>
          <w:b/>
        </w:rPr>
        <w:t>Keywords</w:t>
      </w:r>
      <w:r>
        <w:t>: climate sensitivity; diameter; environmental change; Forest Global Earth Observatory (ForestGEO); generalized least squares; nonlinear; tree-ring</w:t>
      </w:r>
    </w:p>
    <w:p w14:paraId="017D7F5F" w14:textId="77777777" w:rsidR="00BB00D7" w:rsidRDefault="00F54209">
      <w:r>
        <w:br w:type="page"/>
      </w:r>
    </w:p>
    <w:p w14:paraId="468C104A" w14:textId="77777777" w:rsidR="00BB00D7" w:rsidRDefault="00F54209">
      <w:pPr>
        <w:pStyle w:val="Heading3"/>
      </w:pPr>
      <w:bookmarkStart w:id="39" w:name="introduction"/>
      <w:r>
        <w:lastRenderedPageBreak/>
        <w:t>Introduction</w:t>
      </w:r>
      <w:bookmarkEnd w:id="39"/>
    </w:p>
    <w:p w14:paraId="0659CA3E" w14:textId="77777777" w:rsidR="00BB00D7" w:rsidRDefault="00F5420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40"/>
      <w:r>
        <w:t>REFS</w:t>
      </w:r>
      <w:commentRangeEnd w:id="40"/>
      <w:r w:rsidR="008B7048">
        <w:rPr>
          <w:rStyle w:val="CommentReference"/>
        </w:rPr>
        <w:commentReference w:id="40"/>
      </w:r>
      <w:r>
        <w:t>)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3DB065EB" w14:textId="77777777" w:rsidR="00BB00D7" w:rsidRDefault="00F5420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w:t>
      </w:r>
      <w:commentRangeStart w:id="41"/>
      <w:r>
        <w:t xml:space="preserve">Further, tree-ring studies generally do not consider additive or interactive effects of climate variables on annual growth (DENDRO_REFS; but see Foster, Finley, D’Amato, Bradford, &amp; Banerjee, 2016). </w:t>
      </w:r>
      <w:commentRangeEnd w:id="41"/>
      <w:r w:rsidR="00652F2A">
        <w:rPr>
          <w:rStyle w:val="CommentReference"/>
        </w:rPr>
        <w:commentReference w:id="41"/>
      </w:r>
      <w:r>
        <w:t>Such effects are expected based on observations that temperature and moisture jointly shape photosynthesis (REFS), tree growth (Foster et al., 2016), and forest productivity (</w:t>
      </w:r>
      <w:proofErr w:type="gramStart"/>
      <w:r>
        <w:t>e.g.,TREE</w:t>
      </w:r>
      <w:proofErr w:type="gramEnd"/>
      <w:r>
        <w:t>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3342C775" w14:textId="77777777" w:rsidR="00BB00D7" w:rsidRDefault="00F5420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42"/>
      <w:r>
        <w:t xml:space="preserve">. Yet, dendrochronological studies allowing for nonlinear or threshold responses of tree growth to climate are rare </w:t>
      </w:r>
      <w:commentRangeEnd w:id="42"/>
      <w:r w:rsidR="00310B72">
        <w:rPr>
          <w:rStyle w:val="CommentReference"/>
        </w:rPr>
        <w:commentReference w:id="42"/>
      </w:r>
      <w:r>
        <w:t>(</w:t>
      </w:r>
      <w:proofErr w:type="spellStart"/>
      <w:r>
        <w:t>Tolwinski</w:t>
      </w:r>
      <w:proofErr w:type="spellEnd"/>
      <w:r>
        <w:t xml:space="preserve">-Ward, </w:t>
      </w:r>
      <w:proofErr w:type="spellStart"/>
      <w:r>
        <w:t>Anchukaitis</w:t>
      </w:r>
      <w:proofErr w:type="spellEnd"/>
      <w:r>
        <w:t>, &amp; Evans, 2013; Tumajer et al., 2017), and we therefore know little about what, if any, nonlinearities occur in tree growth responses to interannual variation in climate.</w:t>
      </w:r>
    </w:p>
    <w:p w14:paraId="23EA9A3D" w14:textId="49057B98" w:rsidR="00BB00D7" w:rsidRDefault="00F5420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w:t>
      </w:r>
      <w:ins w:id="43" w:author="Patrick Baker" w:date="2020-09-15T10:46:00Z">
        <w:r w:rsidR="002115B5">
          <w:t>chrono</w:t>
        </w:r>
      </w:ins>
      <w:r>
        <w:t xml:space="preserve">logical studies aimed at deciphering climate signals, </w:t>
      </w:r>
      <m:oMath>
        <m:r>
          <w:rPr>
            <w:rFonts w:ascii="Cambria Math" w:hAnsi="Cambria Math"/>
          </w:rPr>
          <m:t>DBH</m:t>
        </m:r>
      </m:oMath>
      <w:r>
        <w:t xml:space="preserve"> is not typically a variable of interest, and its influence is removed through detrending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w:t>
      </w:r>
      <w:commentRangeStart w:id="44"/>
      <w:r>
        <w:t xml:space="preserve">growth </w:t>
      </w:r>
      <w:commentRangeEnd w:id="44"/>
      <w:r w:rsidR="002115B5">
        <w:rPr>
          <w:rStyle w:val="CommentReference"/>
        </w:rPr>
        <w:commentReference w:id="44"/>
      </w:r>
      <w:r>
        <w:t>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7A2BDB9E" w14:textId="77777777" w:rsidR="00BB00D7" w:rsidRDefault="00F54209">
      <w:pPr>
        <w:pStyle w:val="BodyText"/>
      </w:pPr>
      <w:r>
        <w:rPr>
          <w:b/>
        </w:rPr>
        <w:t xml:space="preserve">Here, we develop a new method that allows simultaneous consideration of the effects of tree size, objectively determined principle climate drivers, and </w:t>
      </w:r>
      <w:commentRangeStart w:id="45"/>
      <w:r>
        <w:rPr>
          <w:b/>
        </w:rPr>
        <w:t>other environmental drivers</w:t>
      </w:r>
      <w:commentRangeEnd w:id="45"/>
      <w:r w:rsidR="002115B5">
        <w:rPr>
          <w:rStyle w:val="CommentReference"/>
        </w:rPr>
        <w:commentReference w:id="45"/>
      </w:r>
      <w:r>
        <w:rPr>
          <w:b/>
        </w:rPr>
        <w:t xml:space="preserve">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7F9524D8" w14:textId="77777777" w:rsidR="00BB00D7" w:rsidRDefault="00F54209">
      <w:pPr>
        <w:pStyle w:val="Heading3"/>
      </w:pPr>
      <w:bookmarkStart w:id="46" w:name="materials-and-methods"/>
      <w:r>
        <w:t>Materials and Methods</w:t>
      </w:r>
      <w:bookmarkEnd w:id="46"/>
    </w:p>
    <w:p w14:paraId="17B37AC4" w14:textId="77777777" w:rsidR="00BB00D7" w:rsidRDefault="00F54209">
      <w:pPr>
        <w:pStyle w:val="Heading4"/>
      </w:pPr>
      <w:bookmarkStart w:id="47" w:name="data-sources-and-preparation"/>
      <w:r>
        <w:t>Data sources and preparation</w:t>
      </w:r>
      <w:bookmarkEnd w:id="47"/>
    </w:p>
    <w:p w14:paraId="5B797443" w14:textId="77777777" w:rsidR="00BB00D7" w:rsidRDefault="00F5420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5D6E1DFB" w14:textId="77777777" w:rsidR="00BB00D7" w:rsidRDefault="00F5420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4826A9F2" wp14:editId="0E52854E">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648118BF" w14:textId="77777777" w:rsidR="00BB00D7" w:rsidRDefault="00F5420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479F4D2D" w14:textId="77777777" w:rsidR="00BB00D7" w:rsidRDefault="00F5420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45607F81" w14:textId="77777777" w:rsidR="00BB00D7" w:rsidRDefault="00F5420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22084EA2" w14:textId="77777777" w:rsidR="00BB00D7" w:rsidRDefault="00F5420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3BD5D5E" w14:textId="77777777" w:rsidR="00BB00D7" w:rsidRDefault="00F54209">
      <w:pPr>
        <w:pStyle w:val="Heading4"/>
      </w:pPr>
      <w:bookmarkStart w:id="48" w:name="analysis-methods"/>
      <w:r>
        <w:t>Analysis methods</w:t>
      </w:r>
      <w:bookmarkEnd w:id="48"/>
    </w:p>
    <w:p w14:paraId="02B3A1B0" w14:textId="77777777" w:rsidR="00BB00D7" w:rsidRDefault="00F54209">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4E9BCD" w14:textId="77777777" w:rsidR="00BB00D7" w:rsidRDefault="00F54209">
      <w:pPr>
        <w:pStyle w:val="CaptionedFigure"/>
      </w:pPr>
      <w:r>
        <w:rPr>
          <w:noProof/>
        </w:rPr>
        <w:lastRenderedPageBreak/>
        <w:drawing>
          <wp:inline distT="0" distB="0" distL="0" distR="0" wp14:anchorId="0ED0B364" wp14:editId="777EC3B0">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22BBF087" w14:textId="77777777" w:rsidR="00BB00D7" w:rsidRDefault="00F54209">
      <w:pPr>
        <w:pStyle w:val="ImageCaption"/>
      </w:pPr>
      <w:r>
        <w:rPr>
          <w:b/>
        </w:rPr>
        <w:t>Figure 1 | DRAFT Schematic illustrating our analysis process.</w:t>
      </w:r>
      <w:r>
        <w:t xml:space="preserve"> This analysis is conducted separately for each site.</w:t>
      </w:r>
    </w:p>
    <w:p w14:paraId="1F07287D" w14:textId="77777777" w:rsidR="00BB00D7" w:rsidRDefault="00F54209">
      <w:pPr>
        <w:pStyle w:val="BodyText"/>
      </w:pPr>
      <w:r>
        <w:rPr>
          <w:i/>
        </w:rPr>
        <w:t>Identifying key climate drivers</w:t>
      </w:r>
    </w:p>
    <w:p w14:paraId="70A8F4C9" w14:textId="77777777" w:rsidR="00BB00D7" w:rsidRDefault="00F5420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w:t>
      </w:r>
      <w:commentRangeStart w:id="49"/>
      <w:r>
        <w:rPr>
          <w:b/>
        </w:rPr>
        <w:t>a temperature group (mean, min, and max temperature; PET) and a precipitation group (precipitation, number of days with precipitation).</w:t>
      </w:r>
      <w:r>
        <w:t xml:space="preserve"> </w:t>
      </w:r>
      <w:commentRangeEnd w:id="49"/>
      <w:r w:rsidR="003B5DE4">
        <w:rPr>
          <w:rStyle w:val="CommentReference"/>
        </w:rPr>
        <w:commentReference w:id="49"/>
      </w:r>
      <w:r>
        <w:t>For this, we detrended the response variable to remove the influence of all non-climatic drivers (</w:t>
      </w:r>
      <w:r>
        <w:rPr>
          <w:i/>
        </w:rPr>
        <w:t>e.g.</w:t>
      </w:r>
      <w:r>
        <w:t xml:space="preserve">, growth and aging of the tree, change in competitive dynamics, atmospheric pollution), which is essential for identifying climatic drivers (DENDRO_REFS). Specifically, we used a generalized additive model (GAM) </w:t>
      </w:r>
      <w:commentRangeStart w:id="50"/>
      <w:r>
        <w:t xml:space="preserve">to fit a spline </w:t>
      </w:r>
      <w:commentRangeEnd w:id="50"/>
      <w:r w:rsidR="001D5D8A">
        <w:rPr>
          <w:rStyle w:val="CommentReference"/>
        </w:rPr>
        <w:commentReference w:id="50"/>
      </w:r>
      <w:r>
        <w:t>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CC3B7C3" w14:textId="77777777" w:rsidR="00BB00D7" w:rsidRDefault="00F5420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51"/>
      <w:r>
        <w:t xml:space="preserve">excluding </w:t>
      </w:r>
      <w:r>
        <w:rPr>
          <w:i/>
        </w:rPr>
        <w:t>decades with the most pronounced climate change</w:t>
      </w:r>
      <w:r>
        <w:t xml:space="preserve"> from the climwin step of the analysis </w:t>
      </w:r>
      <w:commentRangeEnd w:id="51"/>
      <w:r w:rsidR="001D5D8A">
        <w:rPr>
          <w:rStyle w:val="CommentReference"/>
        </w:rPr>
        <w:commentReference w:id="51"/>
      </w:r>
      <w:r>
        <w:t xml:space="preserve">(Appendix S3). After determining that… , here we present results </w:t>
      </w:r>
      <w:r>
        <w:rPr>
          <w:i/>
        </w:rPr>
        <w:t>(method)</w:t>
      </w:r>
      <w:r>
        <w:t>.</w:t>
      </w:r>
    </w:p>
    <w:p w14:paraId="1B6D6751" w14:textId="77777777" w:rsidR="00BB00D7" w:rsidRDefault="00F54209">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4F216019" w14:textId="77777777" w:rsidR="00BB00D7" w:rsidRDefault="00F54209">
      <w:pPr>
        <w:pStyle w:val="BodyText"/>
      </w:pPr>
      <w:r>
        <w:rPr>
          <w:i/>
        </w:rPr>
        <w:t>Combining drivers in GLS model</w:t>
      </w:r>
    </w:p>
    <w:p w14:paraId="4E707879" w14:textId="77EEEE05" w:rsidR="00BB00D7" w:rsidRDefault="00F5420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w:t>
      </w:r>
      <w:del w:id="52" w:author="Patrick Baker" w:date="2020-09-15T12:01:00Z">
        <w:r w:rsidDel="001D5D8A">
          <w:delText xml:space="preserve">the </w:delText>
        </w:r>
      </w:del>
      <w:r>
        <w:t xml:space="preserve">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4BCA882F" w14:textId="77777777" w:rsidR="00BB00D7" w:rsidRDefault="00F5420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3D73ED4" w14:textId="77777777" w:rsidR="00BB00D7" w:rsidRDefault="00F54209">
      <w:pPr>
        <w:pStyle w:val="BodyText"/>
      </w:pPr>
      <w:r>
        <w:rPr>
          <w:i/>
        </w:rPr>
        <w:t>Data and code availability</w:t>
      </w:r>
    </w:p>
    <w:p w14:paraId="639216FE" w14:textId="77777777" w:rsidR="00BB00D7" w:rsidRDefault="00F5420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7688EF27" w14:textId="77777777" w:rsidR="00BB00D7" w:rsidRDefault="00F54209">
      <w:pPr>
        <w:pStyle w:val="Heading3"/>
      </w:pPr>
      <w:bookmarkStart w:id="53" w:name="results"/>
      <w:r>
        <w:lastRenderedPageBreak/>
        <w:t>Results</w:t>
      </w:r>
      <w:bookmarkEnd w:id="53"/>
    </w:p>
    <w:p w14:paraId="7E4BA60C" w14:textId="77777777" w:rsidR="00BB00D7" w:rsidRDefault="00F54209">
      <w:pPr>
        <w:pStyle w:val="FirstParagraph"/>
      </w:pPr>
      <w:r>
        <w:rPr>
          <w:i/>
        </w:rPr>
        <w:t>Identifying climate drivers</w:t>
      </w:r>
    </w:p>
    <w:p w14:paraId="372E165E" w14:textId="50D366E8" w:rsidR="00BB00D7" w:rsidRDefault="00F54209">
      <w:pPr>
        <w:pStyle w:val="BodyText"/>
      </w:pPr>
      <w:r>
        <w:rPr>
          <w:b/>
        </w:rPr>
        <w:t xml:space="preserve">Our process picked out similar climate drivers to what would be obtained via traditional methods (Figs. </w:t>
      </w:r>
      <w:r>
        <w:t>2</w:t>
      </w:r>
      <w:r>
        <w:rPr>
          <w:b/>
        </w:rPr>
        <w:t xml:space="preserve">, </w:t>
      </w:r>
      <w:r>
        <w:t>S1</w:t>
      </w:r>
      <w:r>
        <w:rPr>
          <w:b/>
        </w:rPr>
        <w:t>; Appendix S2</w:t>
      </w:r>
      <w:commentRangeStart w:id="54"/>
      <w:r>
        <w:rPr>
          <w:b/>
        </w:rPr>
        <w:t xml:space="preserve">), but with the advantage that </w:t>
      </w:r>
      <w:r>
        <w:rPr>
          <w:b/>
          <w:i/>
        </w:rPr>
        <w:t>climwin</w:t>
      </w:r>
      <w:r>
        <w:rPr>
          <w:b/>
        </w:rPr>
        <w:t xml:space="preserve"> allowed objective selection</w:t>
      </w:r>
      <w:commentRangeEnd w:id="54"/>
      <w:r w:rsidR="003B5DE4">
        <w:rPr>
          <w:rStyle w:val="CommentReference"/>
        </w:rPr>
        <w:commentReference w:id="54"/>
      </w:r>
      <w:r>
        <w:rPr>
          <w:b/>
        </w:rPr>
        <w:t xml:space="preserve">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ins w:id="55" w:author="Patrick Baker" w:date="2020-09-17T21:33:00Z">
        <w:r w:rsidR="001B0419">
          <w:t>-</w:t>
        </w:r>
      </w:ins>
      <w:del w:id="56" w:author="Patrick Baker" w:date="2020-09-17T21:33:00Z">
        <w:r w:rsidDel="001B0419">
          <w:delText xml:space="preserve"> </w:delText>
        </w:r>
      </w:del>
      <w:r>
        <w:t>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E1CDF4C" w14:textId="77777777" w:rsidR="00BB00D7" w:rsidRDefault="00F54209">
      <w:pPr>
        <w:pStyle w:val="CaptionedFigure"/>
      </w:pPr>
      <w:r>
        <w:rPr>
          <w:noProof/>
        </w:rPr>
        <w:drawing>
          <wp:inline distT="0" distB="0" distL="0" distR="0" wp14:anchorId="55263843" wp14:editId="36494FF6">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34AF6DEE" w14:textId="5526E95D" w:rsidR="00BB00D7" w:rsidRDefault="00F5420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w:t>
      </w:r>
      <w:ins w:id="57" w:author="Patrick Baker" w:date="2020-09-17T21:33:00Z">
        <w:r w:rsidR="001B0419">
          <w:t>i</w:t>
        </w:r>
      </w:ins>
      <w:r>
        <w:t>ficant. Transparent ribbons indicate 95% confidence intervals.</w:t>
      </w:r>
    </w:p>
    <w:p w14:paraId="49191F19" w14:textId="77777777" w:rsidR="00BB00D7" w:rsidRDefault="00F5420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3CAE18A" w14:textId="77777777" w:rsidR="00BB00D7" w:rsidRDefault="00F54209">
      <w:pPr>
        <w:pStyle w:val="CaptionedFigure"/>
      </w:pPr>
      <w:r>
        <w:rPr>
          <w:noProof/>
        </w:rPr>
        <w:lastRenderedPageBreak/>
        <w:drawing>
          <wp:inline distT="0" distB="0" distL="0" distR="0" wp14:anchorId="358D603E" wp14:editId="0BB1F621">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793B54B4" w14:textId="77777777" w:rsidR="00BB00D7" w:rsidRDefault="00F54209">
      <w:pPr>
        <w:pStyle w:val="ImageCaption"/>
      </w:pPr>
      <w:r>
        <w:rPr>
          <w:b/>
        </w:rPr>
        <w:t xml:space="preserve">Figure 3 | Species-level responses of </w:t>
      </w:r>
      <m:oMath>
        <m:r>
          <w:rPr>
            <w:rFonts w:ascii="Cambria Math" w:hAnsi="Cambria Math"/>
          </w:rPr>
          <m:t>Δr</m:t>
        </m:r>
      </m:oMath>
      <w:r>
        <w:rPr>
          <w:b/>
        </w:rPr>
        <w:t xml:space="preserve"> to </w:t>
      </w:r>
      <w:commentRangeStart w:id="58"/>
      <w:r>
        <w:rPr>
          <w:b/>
        </w:rPr>
        <w:t>climwin-selected variables in precipitation and temperature variable groups</w:t>
      </w:r>
      <w:commentRangeEnd w:id="58"/>
      <w:r w:rsidR="000507ED">
        <w:rPr>
          <w:rStyle w:val="CommentReference"/>
          <w:i w:val="0"/>
        </w:rPr>
        <w:commentReference w:id="58"/>
      </w:r>
      <w:r>
        <w:rPr>
          <w:b/>
        </w:rPr>
        <w:t>.</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742D7AF8" w14:textId="77777777" w:rsidR="00BB00D7" w:rsidRDefault="00F54209">
      <w:pPr>
        <w:pStyle w:val="BodyText"/>
      </w:pPr>
      <w:r>
        <w:rPr>
          <w:i/>
        </w:rPr>
        <w:lastRenderedPageBreak/>
        <w:t>Climate sensitivity</w:t>
      </w:r>
    </w:p>
    <w:p w14:paraId="0FD3666C" w14:textId="77777777" w:rsidR="00BB00D7" w:rsidRDefault="00F5420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3C0CE71F" w14:textId="77777777" w:rsidR="00BB00D7" w:rsidRDefault="00F5420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60B5857" w14:textId="77777777" w:rsidR="00BB00D7" w:rsidRDefault="00F54209">
      <w:pPr>
        <w:pStyle w:val="BodyText"/>
      </w:pPr>
      <w:r>
        <w:rPr>
          <w:i/>
        </w:rPr>
        <w:t>Influence of DBH</w:t>
      </w:r>
    </w:p>
    <w:p w14:paraId="0C48F7C5" w14:textId="77777777" w:rsidR="00BB00D7" w:rsidRDefault="00F5420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66560533" w14:textId="77777777" w:rsidR="00BB00D7" w:rsidRDefault="00F5420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0D125E0E" w14:textId="77777777" w:rsidR="00BB00D7" w:rsidRDefault="00F54209">
      <w:pPr>
        <w:pStyle w:val="CaptionedFigure"/>
      </w:pPr>
      <w:r>
        <w:rPr>
          <w:noProof/>
        </w:rPr>
        <w:lastRenderedPageBreak/>
        <w:drawing>
          <wp:inline distT="0" distB="0" distL="0" distR="0" wp14:anchorId="453C0E07" wp14:editId="2BF30BAB">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14AF017A" w14:textId="77777777" w:rsidR="00BB00D7" w:rsidRDefault="00F5420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18D85640" w14:textId="77777777" w:rsidR="00BB00D7" w:rsidRDefault="00F54209">
      <w:pPr>
        <w:pStyle w:val="BodyText"/>
      </w:pPr>
      <w:r>
        <w:rPr>
          <w:i/>
        </w:rPr>
        <w:t>Additive and interactive effects of climate and DBH</w:t>
      </w:r>
    </w:p>
    <w:p w14:paraId="3E71A02E" w14:textId="77777777" w:rsidR="00BB00D7" w:rsidRDefault="00F5420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81AD0C4" w14:textId="77777777" w:rsidR="00BB00D7" w:rsidRDefault="00F5420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27C7B0B1" w14:textId="77777777" w:rsidR="00BB00D7" w:rsidRDefault="00F54209">
      <w:pPr>
        <w:pStyle w:val="CaptionedFigure"/>
      </w:pPr>
      <w:r>
        <w:rPr>
          <w:noProof/>
        </w:rPr>
        <w:drawing>
          <wp:inline distT="0" distB="0" distL="0" distR="0" wp14:anchorId="261372E5" wp14:editId="532B718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2D246B3" w14:textId="77777777" w:rsidR="00BB00D7" w:rsidRDefault="00F5420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47EF170B" w14:textId="77777777" w:rsidR="00BB00D7" w:rsidRDefault="00F5420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Table S5). The majority (#%) of these interactions were positive, indicating that larger trees generally respond more positively (or less negatively) to precipitation or it</w:t>
      </w:r>
      <w:del w:id="59" w:author="Patrick Baker" w:date="2020-09-17T21:40:00Z">
        <w:r w:rsidDel="001B0419">
          <w:delText>’</w:delText>
        </w:r>
      </w:del>
      <w:r>
        <w:t xml:space="preserve">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A53EEEB" w14:textId="77777777" w:rsidR="00BB00D7" w:rsidRDefault="00F54209">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410172C1" w14:textId="77777777" w:rsidR="00BB00D7" w:rsidRDefault="00F54209">
      <w:pPr>
        <w:pStyle w:val="Heading3"/>
      </w:pPr>
      <w:bookmarkStart w:id="60" w:name="discussion"/>
      <w:r>
        <w:t>Discussion</w:t>
      </w:r>
      <w:bookmarkEnd w:id="60"/>
    </w:p>
    <w:p w14:paraId="6F9C3798" w14:textId="77777777" w:rsidR="00BB00D7" w:rsidRDefault="00F54209">
      <w:pPr>
        <w:pStyle w:val="FirstParagraph"/>
      </w:pPr>
      <w:r>
        <w:rPr>
          <w:i/>
        </w:rPr>
        <w:t>NOTE TO COAUTHORS: The discussion in particular is still very rough. I’d appreciate feedback on what points to emphasize here.</w:t>
      </w:r>
    </w:p>
    <w:p w14:paraId="570DA81F" w14:textId="77777777" w:rsidR="00BB00D7" w:rsidRDefault="00F5420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41F7884D" w14:textId="77777777" w:rsidR="00BB00D7" w:rsidRDefault="00F54209">
      <w:pPr>
        <w:pStyle w:val="BodyText"/>
      </w:pPr>
      <w:r>
        <w:rPr>
          <w:i/>
        </w:rPr>
        <w:t>Climate sensitivity</w:t>
      </w:r>
    </w:p>
    <w:p w14:paraId="5034C00C" w14:textId="77777777" w:rsidR="00BB00D7" w:rsidRDefault="00F54209">
      <w:pPr>
        <w:pStyle w:val="BodyText"/>
      </w:pPr>
      <w:r>
        <w:t>Ideas to discuss:</w:t>
      </w:r>
    </w:p>
    <w:p w14:paraId="12B8708B" w14:textId="77777777" w:rsidR="00BB00D7" w:rsidRDefault="00404DE5">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54209">
        <w:t xml:space="preserve"> and </w:t>
      </w:r>
      <m:oMath>
        <m:r>
          <w:rPr>
            <w:rFonts w:ascii="Cambria Math" w:hAnsi="Cambria Math"/>
          </w:rPr>
          <m:t>PET</m:t>
        </m:r>
      </m:oMath>
      <w:r w:rsidR="00F54209">
        <w:t xml:space="preserve"> tend to be better variables </w:t>
      </w:r>
      <w:commentRangeStart w:id="61"/>
      <w:r w:rsidR="00F54209">
        <w:t xml:space="preserve">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61"/>
        <m:r>
          <m:rPr>
            <m:sty m:val="p"/>
          </m:rPr>
          <w:rPr>
            <w:rStyle w:val="CommentReference"/>
          </w:rPr>
          <w:commentReference w:id="61"/>
        </m:r>
      </m:oMath>
    </w:p>
    <w:p w14:paraId="48C2325A" w14:textId="77777777" w:rsidR="00BB00D7" w:rsidRDefault="00F54209">
      <w:pPr>
        <w:numPr>
          <w:ilvl w:val="0"/>
          <w:numId w:val="4"/>
        </w:numPr>
      </w:pPr>
      <w:r>
        <w:t>trees tend to be sensitive to water over longer time scales (makes sense– lags caused by soil moisture storage)</w:t>
      </w:r>
    </w:p>
    <w:p w14:paraId="5D1286D4" w14:textId="77777777" w:rsidR="00BB00D7" w:rsidRDefault="00F54209">
      <w:pPr>
        <w:numPr>
          <w:ilvl w:val="0"/>
          <w:numId w:val="4"/>
        </w:numPr>
      </w:pPr>
      <w:r>
        <w:t>temperature sensitivity shifts from neg in warm climates to positive in cold climates (although Sniderhan &amp; Baltzer (2016) shows that the effect shifted to negative as warming progressed)</w:t>
      </w:r>
    </w:p>
    <w:p w14:paraId="2ACB4E94" w14:textId="77777777" w:rsidR="00BB00D7" w:rsidRDefault="00F54209">
      <w:pPr>
        <w:numPr>
          <w:ilvl w:val="0"/>
          <w:numId w:val="4"/>
        </w:numPr>
      </w:pPr>
      <w:r>
        <w:t>additive effects are prevalent and should not be overlooked</w:t>
      </w:r>
    </w:p>
    <w:p w14:paraId="54925C41" w14:textId="77777777" w:rsidR="00BB00D7" w:rsidRDefault="00F54209">
      <w:pPr>
        <w:numPr>
          <w:ilvl w:val="0"/>
          <w:numId w:val="4"/>
        </w:numPr>
      </w:pPr>
      <w:r>
        <w:t>nonlinear effects are prevalent</w:t>
      </w:r>
    </w:p>
    <w:p w14:paraId="0DEA1750" w14:textId="77777777" w:rsidR="00BB00D7" w:rsidRDefault="00F54209">
      <w:pPr>
        <w:pStyle w:val="FirstParagraph"/>
      </w:pPr>
      <w:r>
        <w:rPr>
          <w:i/>
        </w:rPr>
        <w:t>Influence of DBH</w:t>
      </w:r>
    </w:p>
    <w:p w14:paraId="688D088A" w14:textId="4FA0B92B" w:rsidR="00BB00D7" w:rsidRDefault="00F5420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w:t>
      </w:r>
      <w:commentRangeStart w:id="62"/>
      <w:del w:id="63" w:author="Patrick Baker" w:date="2020-09-17T21:49:00Z">
        <w:r w:rsidDel="001A15FB">
          <w:delText xml:space="preserve">generally </w:delText>
        </w:r>
      </w:del>
      <w:r>
        <w:t xml:space="preserve">establishes </w:t>
      </w:r>
      <w:commentRangeEnd w:id="62"/>
      <w:r w:rsidR="001A15FB">
        <w:rPr>
          <w:rStyle w:val="CommentReference"/>
        </w:rPr>
        <w:commentReference w:id="62"/>
      </w:r>
      <w:r>
        <w:t xml:space="preserve">in the open (Baker &amp; Bunyavejchewin, 2006) and was sampled opportunistically outside the ForestGEO plot at HKK (Vlam, Baker, Bunyavejchewin, &amp; Zuidema, 2014), </w:t>
      </w:r>
      <w:commentRangeStart w:id="64"/>
      <w:r>
        <w:t>where it presumably established under open conditions</w:t>
      </w:r>
      <w:commentRangeEnd w:id="64"/>
      <w:r w:rsidR="001A15FB">
        <w:rPr>
          <w:rStyle w:val="CommentReference"/>
        </w:rPr>
        <w:commentReference w:id="64"/>
      </w:r>
      <w:r>
        <w:t xml:space="preserve">. </w:t>
      </w:r>
      <w:commentRangeStart w:id="65"/>
      <w:r>
        <w:t>Such patterns are consistent with dendrochronology’s “textbook” patterns, which have been derived primarily from open-grown trees (DENDRO_REFS).</w:t>
      </w:r>
      <w:commentRangeEnd w:id="65"/>
      <w:r w:rsidR="000B4C0D">
        <w:rPr>
          <w:rStyle w:val="CommentReference"/>
        </w:rPr>
        <w:commentReference w:id="65"/>
      </w:r>
      <w:r>
        <w:t xml:space="preserve"> </w:t>
      </w:r>
      <w:commentRangeStart w:id="66"/>
      <w:r>
        <w:t>On the other end of the spectrum, shade-tolerant species (e.g. </w:t>
      </w:r>
      <w:r>
        <w:rPr>
          <w:i/>
        </w:rPr>
        <w:t>Fagus</w:t>
      </w:r>
      <w:r>
        <w:t xml:space="preserve"> at SCBI and Zofin) exhibited initially low, but increasing, </w:t>
      </w:r>
      <m:oMath>
        <m:r>
          <w:rPr>
            <w:rFonts w:ascii="Cambria Math" w:hAnsi="Cambria Math"/>
          </w:rPr>
          <m:t>Δr</m:t>
        </m:r>
      </m:oMath>
      <w:r>
        <w:t>.</w:t>
      </w:r>
      <w:commentRangeEnd w:id="66"/>
      <w:r w:rsidR="000B4C0D">
        <w:rPr>
          <w:rStyle w:val="CommentReference"/>
        </w:rPr>
        <w:commentReference w:id="66"/>
      </w:r>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w:t>
      </w:r>
      <w:commentRangeStart w:id="67"/>
      <w:r>
        <w:t xml:space="preserve">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w:t>
      </w:r>
      <w:commentRangeEnd w:id="67"/>
      <w:r w:rsidR="00E076DE">
        <w:rPr>
          <w:rStyle w:val="CommentReference"/>
        </w:rPr>
        <w:commentReference w:id="67"/>
      </w:r>
      <w:r>
        <w:t xml:space="preserve">(Helcoski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r>
          <w:rPr>
            <w:rStyle w:val="Hyperlink"/>
            <w:i/>
          </w:rPr>
          <w:t>Schleip et al. 2015</w:t>
        </w:r>
      </w:hyperlink>
      <w:r>
        <w:t>).</w:t>
      </w:r>
    </w:p>
    <w:p w14:paraId="058D83FB" w14:textId="77777777" w:rsidR="00BB00D7" w:rsidRDefault="00F5420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210CF29A" w14:textId="77777777" w:rsidR="00BB00D7" w:rsidRDefault="00F5420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w:t>
      </w:r>
      <w:commentRangeStart w:id="68"/>
      <w:r>
        <w:t>growth-trend detection methods</w:t>
      </w:r>
      <w:commentRangeEnd w:id="68"/>
      <w:r w:rsidR="00E076DE">
        <w:rPr>
          <w:rStyle w:val="CommentReference"/>
        </w:rPr>
        <w:commentReference w:id="68"/>
      </w:r>
      <w:r>
        <w:t xml:space="preserve">,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08C3BD30" w14:textId="77777777" w:rsidR="00BB00D7" w:rsidRDefault="00F54209">
      <w:pPr>
        <w:pStyle w:val="BodyText"/>
      </w:pPr>
      <w:r>
        <w:rPr>
          <w:i/>
        </w:rPr>
        <w:t>Additive and interactive effects of climate and DBH</w:t>
      </w:r>
    </w:p>
    <w:p w14:paraId="583D999A" w14:textId="77777777" w:rsidR="00BB00D7" w:rsidRDefault="00F5420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4E3A8781" w14:textId="77777777" w:rsidR="00BB00D7" w:rsidRDefault="00F5420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366D428B" w14:textId="77777777" w:rsidR="00BB00D7" w:rsidRDefault="00F54209">
      <w:pPr>
        <w:pStyle w:val="BodyText"/>
      </w:pPr>
      <w:r>
        <w:rPr>
          <w:i/>
        </w:rPr>
        <w:t>Conclusions</w:t>
      </w:r>
    </w:p>
    <w:p w14:paraId="189EB0CE" w14:textId="77777777" w:rsidR="00BB00D7" w:rsidRDefault="00F54209">
      <w:pPr>
        <w:pStyle w:val="BodyText"/>
      </w:pPr>
      <w:r>
        <w:t>Sets the foundation for considering other, slowly changing environmental drivers.</w:t>
      </w:r>
    </w:p>
    <w:p w14:paraId="1AF18E4E" w14:textId="77777777" w:rsidR="00BB00D7" w:rsidRDefault="00F54209">
      <w:pPr>
        <w:pStyle w:val="Heading3"/>
      </w:pPr>
      <w:bookmarkStart w:id="69" w:name="acknowledgements"/>
      <w:r>
        <w:t>Acknowledgements</w:t>
      </w:r>
      <w:bookmarkEnd w:id="69"/>
    </w:p>
    <w:p w14:paraId="3FECF40B" w14:textId="77777777" w:rsidR="00BB00D7" w:rsidRDefault="00F54209">
      <w:pPr>
        <w:pStyle w:val="FirstParagraph"/>
      </w:pPr>
      <w:r>
        <w:t>Thanks to Pete Kerby-Miller for bark thickness data. Helpful feedback was provided by Albert Kim… This analysis was funded by a Smithsonian Scholarly Studies grant to KAT, SM, HCM, and CP.</w:t>
      </w:r>
    </w:p>
    <w:p w14:paraId="005B1C32" w14:textId="77777777" w:rsidR="00BB00D7" w:rsidRDefault="00F54209">
      <w:pPr>
        <w:pStyle w:val="Heading3"/>
      </w:pPr>
      <w:bookmarkStart w:id="70" w:name="authors-contributions"/>
      <w:r>
        <w:t>Authors’ contributions</w:t>
      </w:r>
      <w:bookmarkEnd w:id="70"/>
    </w:p>
    <w:p w14:paraId="4255679B" w14:textId="77777777" w:rsidR="00BB00D7" w:rsidRDefault="00F5420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61747D0D" w14:textId="77777777" w:rsidR="00BB00D7" w:rsidRDefault="00F54209">
      <w:pPr>
        <w:pStyle w:val="Heading3"/>
      </w:pPr>
      <w:bookmarkStart w:id="71" w:name="references"/>
      <w:r>
        <w:t>References</w:t>
      </w:r>
      <w:bookmarkEnd w:id="71"/>
    </w:p>
    <w:p w14:paraId="4CEE387C" w14:textId="77777777" w:rsidR="00BB00D7" w:rsidRDefault="00F54209">
      <w:pPr>
        <w:pStyle w:val="Bibliography"/>
      </w:pPr>
      <w:bookmarkStart w:id="72" w:name="ref-alfaro-sanchez_growth_2017"/>
      <w:bookmarkStart w:id="73"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6">
        <w:r>
          <w:rPr>
            <w:rStyle w:val="Hyperlink"/>
          </w:rPr>
          <w:t>10.1007/s00442-017-3879-3</w:t>
        </w:r>
      </w:hyperlink>
    </w:p>
    <w:p w14:paraId="69F9C1F0" w14:textId="77777777" w:rsidR="00BB00D7" w:rsidRDefault="00F54209">
      <w:pPr>
        <w:pStyle w:val="Bibliography"/>
      </w:pPr>
      <w:bookmarkStart w:id="74" w:name="X7472afe191c4e6f910d2bf0bfbf82e114a2f267"/>
      <w:bookmarkEnd w:id="72"/>
      <w:r>
        <w:t>Anderson-Teixeira, K., Gonzalez, B., ForestGEO, McGregor, I., Gonzalez-Akre, E., RHelcoski, … Terrell, A. (2020, July). Forestgeo/Climate: Pre-release for collaborative review. Zenodo. doi:</w:t>
      </w:r>
      <w:hyperlink r:id="rId27">
        <w:r>
          <w:rPr>
            <w:rStyle w:val="Hyperlink"/>
          </w:rPr>
          <w:t>10.5281/ZENODO.3958216</w:t>
        </w:r>
      </w:hyperlink>
    </w:p>
    <w:p w14:paraId="2D920CAC" w14:textId="77777777" w:rsidR="00BB00D7" w:rsidRDefault="00F54209">
      <w:pPr>
        <w:pStyle w:val="Bibliography"/>
      </w:pPr>
      <w:bookmarkStart w:id="75" w:name="X9500a36d1b54456ba99312b61e732f214f264df"/>
      <w:bookmarkEnd w:id="74"/>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56FCFF52" w14:textId="77777777" w:rsidR="00BB00D7" w:rsidRDefault="00F54209">
      <w:pPr>
        <w:pStyle w:val="Bibliography"/>
      </w:pPr>
      <w:bookmarkStart w:id="76" w:name="ref-anderson-teixeira_size-related_2015"/>
      <w:bookmarkEnd w:id="75"/>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2DBC8A7" w14:textId="77777777" w:rsidR="00BB00D7" w:rsidRDefault="00F54209">
      <w:pPr>
        <w:pStyle w:val="Bibliography"/>
      </w:pPr>
      <w:bookmarkStart w:id="77" w:name="ref-baker_suppression_2006"/>
      <w:bookmarkEnd w:id="76"/>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04AD7CAC" w14:textId="77777777" w:rsidR="00BB00D7" w:rsidRDefault="00F54209">
      <w:pPr>
        <w:pStyle w:val="Bibliography"/>
      </w:pPr>
      <w:bookmarkStart w:id="78" w:name="ref-banbury_morgan_global_nodate"/>
      <w:bookmarkEnd w:id="77"/>
      <w:r>
        <w:t xml:space="preserve">Banbury Morgan, B., Herrmann, V., Kunert, N., Bond-Lamberty, B., Muller-Landau, H. C., &amp; Anderson-Teixeira, K. J. (n.d.). Global patterns of forest autotrophic carbon fluxes. </w:t>
      </w:r>
      <w:r>
        <w:rPr>
          <w:i/>
        </w:rPr>
        <w:t>Global Change Biology</w:t>
      </w:r>
      <w:r>
        <w:t>.</w:t>
      </w:r>
    </w:p>
    <w:p w14:paraId="0E948956" w14:textId="77777777" w:rsidR="00BB00D7" w:rsidRDefault="00F54209">
      <w:pPr>
        <w:pStyle w:val="Bibliography"/>
      </w:pPr>
      <w:bookmarkStart w:id="79" w:name="ref-bennett_larger_2015"/>
      <w:bookmarkEnd w:id="78"/>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73655A37" w14:textId="77777777" w:rsidR="00BB00D7" w:rsidRDefault="00F54209">
      <w:pPr>
        <w:pStyle w:val="Bibliography"/>
      </w:pPr>
      <w:bookmarkStart w:id="80" w:name="ref-brown_toward_2004"/>
      <w:bookmarkEnd w:id="79"/>
      <w:r>
        <w:t xml:space="preserve">Brown, J. H., Gillooly,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1242F61B" w14:textId="77777777" w:rsidR="00BB00D7" w:rsidRDefault="00F54209">
      <w:pPr>
        <w:pStyle w:val="Bibliography"/>
      </w:pPr>
      <w:bookmarkStart w:id="81" w:name="ref-cailleret_synthesis_2017"/>
      <w:bookmarkEnd w:id="80"/>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2DE822AE" w14:textId="77777777" w:rsidR="00BB00D7" w:rsidRDefault="00F54209">
      <w:pPr>
        <w:pStyle w:val="Bibliography"/>
      </w:pPr>
      <w:bookmarkStart w:id="82" w:name="ref-charney_observed_2016"/>
      <w:bookmarkEnd w:id="81"/>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3D8741E1" w14:textId="77777777" w:rsidR="00BB00D7" w:rsidRDefault="00F54209">
      <w:pPr>
        <w:pStyle w:val="Bibliography"/>
      </w:pPr>
      <w:bookmarkStart w:id="83" w:name="ref-desoto_low_2020"/>
      <w:bookmarkEnd w:id="82"/>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08F73852" w14:textId="77777777" w:rsidR="00BB00D7" w:rsidRDefault="00F54209">
      <w:pPr>
        <w:pStyle w:val="Bibliography"/>
      </w:pPr>
      <w:bookmarkStart w:id="84" w:name="ref-foster_predicting_2016"/>
      <w:bookmarkEnd w:id="83"/>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0F3864A1" w14:textId="77777777" w:rsidR="00BB00D7" w:rsidRDefault="00F54209">
      <w:pPr>
        <w:pStyle w:val="Bibliography"/>
      </w:pPr>
      <w:bookmarkStart w:id="85" w:name="ref-friedlingstein_climatecarbon_2006"/>
      <w:bookmarkEnd w:id="84"/>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017928DE" w14:textId="77777777" w:rsidR="00BB00D7" w:rsidRDefault="00F54209">
      <w:pPr>
        <w:pStyle w:val="Bibliography"/>
      </w:pPr>
      <w:bookmarkStart w:id="86" w:name="ref-graumlich_long-term_1989"/>
      <w:bookmarkEnd w:id="85"/>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20217EDA" w14:textId="77777777" w:rsidR="00BB00D7" w:rsidRDefault="00F54209">
      <w:pPr>
        <w:pStyle w:val="Bibliography"/>
      </w:pPr>
      <w:bookmarkStart w:id="87" w:name="ref-harris_updated_2014"/>
      <w:bookmarkEnd w:id="86"/>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400C3F7F" w14:textId="77777777" w:rsidR="00BB00D7" w:rsidRDefault="00F54209">
      <w:pPr>
        <w:pStyle w:val="Bibliography"/>
      </w:pPr>
      <w:bookmarkStart w:id="88" w:name="ref-harris_version_2020"/>
      <w:bookmarkEnd w:id="87"/>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30ECC95C" w14:textId="77777777" w:rsidR="00BB00D7" w:rsidRDefault="00F54209">
      <w:pPr>
        <w:pStyle w:val="Bibliography"/>
      </w:pPr>
      <w:bookmarkStart w:id="89" w:name="ref-helcoski_growing_2019"/>
      <w:bookmarkEnd w:id="88"/>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06F5A4E5" w14:textId="77777777" w:rsidR="00BB00D7" w:rsidRDefault="00F54209">
      <w:pPr>
        <w:pStyle w:val="Bibliography"/>
      </w:pPr>
      <w:bookmarkStart w:id="90" w:name="ref-klesse_sampling_2018"/>
      <w:bookmarkEnd w:id="8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18C389D6" w14:textId="77777777" w:rsidR="00BB00D7" w:rsidRDefault="00F54209">
      <w:pPr>
        <w:pStyle w:val="Bibliography"/>
      </w:pPr>
      <w:bookmarkStart w:id="91" w:name="ref-kumarathunge_acclimation_2019"/>
      <w:bookmarkEnd w:id="90"/>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208B8367" w14:textId="77777777" w:rsidR="00BB00D7" w:rsidRDefault="00F54209">
      <w:pPr>
        <w:pStyle w:val="Bibliography"/>
      </w:pPr>
      <w:bookmarkStart w:id="92" w:name="ref-mathias_disentangling_2018"/>
      <w:bookmarkEnd w:id="91"/>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233CC3C9" w14:textId="77777777" w:rsidR="00BB00D7" w:rsidRDefault="00F54209">
      <w:pPr>
        <w:pStyle w:val="Bibliography"/>
      </w:pPr>
      <w:bookmarkStart w:id="93" w:name="ref-maxwell_declining_2016"/>
      <w:bookmarkEnd w:id="9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6D2FC6CA" w14:textId="77777777" w:rsidR="00BB00D7" w:rsidRDefault="00F54209">
      <w:pPr>
        <w:pStyle w:val="Bibliography"/>
      </w:pPr>
      <w:bookmarkStart w:id="94" w:name="ref-mcdowell_pervasive_2020"/>
      <w:bookmarkEnd w:id="93"/>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6">
        <w:r>
          <w:rPr>
            <w:rStyle w:val="Hyperlink"/>
          </w:rPr>
          <w:t>10.1126/science.aaz9463</w:t>
        </w:r>
      </w:hyperlink>
    </w:p>
    <w:p w14:paraId="5CEA2C3E" w14:textId="77777777" w:rsidR="00BB00D7" w:rsidRDefault="00F54209">
      <w:pPr>
        <w:pStyle w:val="Bibliography"/>
      </w:pPr>
      <w:bookmarkStart w:id="95" w:name="ref-mcgregor_tree_nodate"/>
      <w:bookmarkEnd w:id="94"/>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1EB01FEA" w14:textId="77777777" w:rsidR="00BB00D7" w:rsidRDefault="00F54209">
      <w:pPr>
        <w:pStyle w:val="Bibliography"/>
      </w:pPr>
      <w:bookmarkStart w:id="96" w:name="ref-muller-landau_testing_2006"/>
      <w:bookmarkEnd w:id="95"/>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65C5223B" w14:textId="77777777" w:rsidR="00BB00D7" w:rsidRDefault="00F54209">
      <w:pPr>
        <w:pStyle w:val="Bibliography"/>
      </w:pPr>
      <w:bookmarkStart w:id="97" w:name="ref-paton_barro_2019"/>
      <w:bookmarkEnd w:id="96"/>
      <w:r>
        <w:t>Paton, S. (2019). Barro Colorado Island, Clearing_Precipitation, manual. doi:</w:t>
      </w:r>
      <w:hyperlink r:id="rId48">
        <w:r>
          <w:rPr>
            <w:rStyle w:val="Hyperlink"/>
          </w:rPr>
          <w:t>10.25573/data.10042502.v3</w:t>
        </w:r>
      </w:hyperlink>
    </w:p>
    <w:p w14:paraId="56BF238C" w14:textId="77777777" w:rsidR="00BB00D7" w:rsidRDefault="00F54209">
      <w:pPr>
        <w:pStyle w:val="Bibliography"/>
      </w:pPr>
      <w:bookmarkStart w:id="98" w:name="ref-peters_detecting_2015"/>
      <w:bookmarkEnd w:id="97"/>
      <w:r w:rsidRPr="008B7048">
        <w:rPr>
          <w:lang w:val="nl-NL"/>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7DC3A432" w14:textId="77777777" w:rsidR="00BB00D7" w:rsidRDefault="00F54209">
      <w:pPr>
        <w:pStyle w:val="Bibliography"/>
      </w:pPr>
      <w:bookmarkStart w:id="99" w:name="ref-van_de_pol_identifying_2016"/>
      <w:bookmarkEnd w:id="98"/>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557F1969" w14:textId="77777777" w:rsidR="00BB00D7" w:rsidRDefault="00F54209">
      <w:pPr>
        <w:pStyle w:val="Bibliography"/>
      </w:pPr>
      <w:bookmarkStart w:id="100" w:name="ref-rayback_dendroecological_2020"/>
      <w:bookmarkEnd w:id="9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1">
        <w:r>
          <w:rPr>
            <w:rStyle w:val="Hyperlink"/>
          </w:rPr>
          <w:t>10.1016/j.dendro.2020.125678</w:t>
        </w:r>
      </w:hyperlink>
    </w:p>
    <w:p w14:paraId="07FEA5BE" w14:textId="77777777" w:rsidR="00BB00D7" w:rsidRDefault="00F54209">
      <w:pPr>
        <w:pStyle w:val="Bibliography"/>
      </w:pPr>
      <w:bookmarkStart w:id="101" w:name="ref-rejoumechain_biomass_2017"/>
      <w:bookmarkEnd w:id="10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4F292045" w14:textId="77777777" w:rsidR="00BB00D7" w:rsidRDefault="00F54209">
      <w:pPr>
        <w:pStyle w:val="Bibliography"/>
      </w:pPr>
      <w:bookmarkStart w:id="102" w:name="ref-sniderhan_growth_2016"/>
      <w:bookmarkEnd w:id="101"/>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3">
        <w:r>
          <w:rPr>
            <w:rStyle w:val="Hyperlink"/>
          </w:rPr>
          <w:t>10.1002/2016JG003528</w:t>
        </w:r>
      </w:hyperlink>
    </w:p>
    <w:p w14:paraId="77C7E462" w14:textId="77777777" w:rsidR="00BB00D7" w:rsidRDefault="00F54209">
      <w:pPr>
        <w:pStyle w:val="Bibliography"/>
      </w:pPr>
      <w:bookmarkStart w:id="103" w:name="ref-stephenson_rate_2014"/>
      <w:bookmarkEnd w:id="102"/>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4A918454" w14:textId="77777777" w:rsidR="00BB00D7" w:rsidRDefault="00F54209">
      <w:pPr>
        <w:pStyle w:val="Bibliography"/>
      </w:pPr>
      <w:bookmarkStart w:id="104" w:name="ref-sullivan_long-term_2020"/>
      <w:bookmarkEnd w:id="103"/>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10.1126/science.aaw7578</w:t>
        </w:r>
      </w:hyperlink>
    </w:p>
    <w:p w14:paraId="4B8E66C1" w14:textId="77777777" w:rsidR="00BB00D7" w:rsidRDefault="00F54209">
      <w:pPr>
        <w:pStyle w:val="Bibliography"/>
      </w:pPr>
      <w:bookmarkStart w:id="105" w:name="ref-teets_linking_2018"/>
      <w:bookmarkEnd w:id="10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3108C498" w14:textId="77777777" w:rsidR="00BB00D7" w:rsidRDefault="00F54209">
      <w:pPr>
        <w:pStyle w:val="Bibliography"/>
      </w:pPr>
      <w:bookmarkStart w:id="106" w:name="ref-teets_quantifying_2018"/>
      <w:bookmarkEnd w:id="10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386AC3D3" w14:textId="77777777" w:rsidR="00BB00D7" w:rsidRDefault="00F54209">
      <w:pPr>
        <w:pStyle w:val="Bibliography"/>
      </w:pPr>
      <w:bookmarkStart w:id="107" w:name="ref-tolwinski-ward_bayesian_2013"/>
      <w:bookmarkEnd w:id="106"/>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72E74FDD" w14:textId="77777777" w:rsidR="00BB00D7" w:rsidRDefault="00F54209">
      <w:pPr>
        <w:pStyle w:val="Bibliography"/>
      </w:pPr>
      <w:bookmarkStart w:id="108" w:name="ref-tumajer_increasing_2017"/>
      <w:bookmarkEnd w:id="10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2EEFC5CD" w14:textId="77777777" w:rsidR="00BB00D7" w:rsidRDefault="00F54209">
      <w:pPr>
        <w:pStyle w:val="Bibliography"/>
      </w:pPr>
      <w:bookmarkStart w:id="109" w:name="ref-vlam_temperature_2014"/>
      <w:bookmarkEnd w:id="108"/>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0">
        <w:r>
          <w:rPr>
            <w:rStyle w:val="Hyperlink"/>
          </w:rPr>
          <w:t>10.1007/s00442-013-2846-x</w:t>
        </w:r>
      </w:hyperlink>
    </w:p>
    <w:p w14:paraId="3F840E55" w14:textId="77777777" w:rsidR="00BB00D7" w:rsidRDefault="00F54209">
      <w:pPr>
        <w:pStyle w:val="Bibliography"/>
      </w:pPr>
      <w:bookmarkStart w:id="110" w:name="ref-walker_integrating_nodate"/>
      <w:bookmarkEnd w:id="109"/>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73"/>
      <w:bookmarkEnd w:id="110"/>
    </w:p>
    <w:sectPr w:rsidR="00BB00D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Patrick Baker" w:date="2020-09-15T10:10:00Z" w:initials="PB">
    <w:p w14:paraId="67495FB9" w14:textId="6AB83F50" w:rsidR="008B7048" w:rsidRDefault="008B7048">
      <w:pPr>
        <w:pStyle w:val="CommentText"/>
      </w:pPr>
      <w:r>
        <w:rPr>
          <w:rStyle w:val="CommentReference"/>
        </w:rPr>
        <w:annotationRef/>
      </w:r>
      <w:r>
        <w:t>Are these obtained independently? If not (</w:t>
      </w:r>
      <w:proofErr w:type="spellStart"/>
      <w:r>
        <w:t>ie</w:t>
      </w:r>
      <w:proofErr w:type="spellEnd"/>
      <w:r>
        <w:t>, all derived from either DBH or tree-ring + allometry), then this list is redundant.</w:t>
      </w:r>
    </w:p>
  </w:comment>
  <w:comment w:id="38" w:author="Patrick Baker" w:date="2020-09-15T10:12:00Z" w:initials="PB">
    <w:p w14:paraId="3961D207" w14:textId="07611189" w:rsidR="008B7048" w:rsidRDefault="008B7048">
      <w:pPr>
        <w:pStyle w:val="CommentText"/>
      </w:pPr>
      <w:r>
        <w:rPr>
          <w:rStyle w:val="CommentReference"/>
        </w:rPr>
        <w:annotationRef/>
      </w:r>
      <w:r>
        <w:t xml:space="preserve">This is a tricky one, because it shouldn’t be DBH that trees are responding to, but rather relative DBH within a site. And that data is not available. This could be non-linear because at small DBHs trees could be suppressed or dominant, but at large DBHs they are more likely to be dominant.  </w:t>
      </w:r>
    </w:p>
  </w:comment>
  <w:comment w:id="40" w:author="Patrick Baker" w:date="2020-09-15T10:15:00Z" w:initials="PB">
    <w:p w14:paraId="31EA689F" w14:textId="749EE650" w:rsidR="00652F2A" w:rsidRDefault="008B7048" w:rsidP="00652F2A">
      <w:pPr>
        <w:pStyle w:val="CommentText"/>
      </w:pPr>
      <w:r>
        <w:rPr>
          <w:rStyle w:val="CommentReference"/>
        </w:rPr>
        <w:annotationRef/>
      </w:r>
      <w:r>
        <w:t xml:space="preserve">Fritts HC. 1987. Tree rings and climate.  </w:t>
      </w:r>
      <w:r w:rsidR="00652F2A">
        <w:t xml:space="preserve">Academic </w:t>
      </w:r>
      <w:r>
        <w:t>Press.</w:t>
      </w:r>
      <w:r w:rsidR="00652F2A">
        <w:t xml:space="preserve"> 567 pp.</w:t>
      </w:r>
    </w:p>
  </w:comment>
  <w:comment w:id="41" w:author="Patrick Baker" w:date="2020-09-15T10:29:00Z" w:initials="PB">
    <w:p w14:paraId="1A98554E" w14:textId="24AB483E" w:rsidR="00652F2A" w:rsidRDefault="00652F2A">
      <w:pPr>
        <w:pStyle w:val="CommentText"/>
      </w:pPr>
      <w:r>
        <w:rPr>
          <w:rStyle w:val="CommentReference"/>
        </w:rPr>
        <w:annotationRef/>
      </w:r>
      <w:r>
        <w:t xml:space="preserve">I would say in general that this is true, but there are certainly studies that look at ring widths, C13, and O18 that explore this space. </w:t>
      </w:r>
    </w:p>
  </w:comment>
  <w:comment w:id="42" w:author="Patrick Baker" w:date="2020-09-15T10:42:00Z" w:initials="PB">
    <w:p w14:paraId="2F530596" w14:textId="77777777" w:rsidR="00310B72" w:rsidRDefault="00310B72">
      <w:pPr>
        <w:pStyle w:val="CommentText"/>
      </w:pPr>
      <w:r>
        <w:rPr>
          <w:rStyle w:val="CommentReference"/>
        </w:rPr>
        <w:annotationRef/>
      </w:r>
      <w:r>
        <w:t>You might have a look at:</w:t>
      </w:r>
    </w:p>
    <w:p w14:paraId="3C7128A3" w14:textId="66FCC1CF" w:rsidR="00310B72" w:rsidRPr="003B5DE4" w:rsidRDefault="00310B72">
      <w:pPr>
        <w:pStyle w:val="CommentText"/>
        <w:rPr>
          <w:lang w:val="en-AU"/>
        </w:rPr>
      </w:pPr>
      <w:r w:rsidRPr="003B5DE4">
        <w:rPr>
          <w:lang w:val="en-AU"/>
        </w:rPr>
        <w:t xml:space="preserve">Esper J, Frank D. 2009. </w:t>
      </w:r>
      <w:r w:rsidRPr="00310B72">
        <w:rPr>
          <w:lang w:val="en-AU"/>
        </w:rPr>
        <w:t xml:space="preserve">Divergence pitfalls in tree-ring research. </w:t>
      </w:r>
      <w:r w:rsidRPr="003B5DE4">
        <w:rPr>
          <w:lang w:val="en-AU"/>
        </w:rPr>
        <w:t>Climatic Change 94: 261-266.</w:t>
      </w:r>
    </w:p>
  </w:comment>
  <w:comment w:id="44" w:author="Patrick Baker" w:date="2020-09-15T10:47:00Z" w:initials="PB">
    <w:p w14:paraId="72634FC1" w14:textId="74DC098A" w:rsidR="002115B5" w:rsidRDefault="002115B5">
      <w:pPr>
        <w:pStyle w:val="CommentText"/>
      </w:pPr>
      <w:r>
        <w:rPr>
          <w:rStyle w:val="CommentReference"/>
        </w:rPr>
        <w:annotationRef/>
      </w:r>
      <w:r>
        <w:t>ANPP, radius, DBH? Unclear which measure of growth you are referring to and I’d be surprised if they all decreased in larger trees.</w:t>
      </w:r>
    </w:p>
  </w:comment>
  <w:comment w:id="45" w:author="Patrick Baker" w:date="2020-09-15T10:49:00Z" w:initials="PB">
    <w:p w14:paraId="3866DD3B" w14:textId="25C80649" w:rsidR="002115B5" w:rsidRDefault="002115B5">
      <w:pPr>
        <w:pStyle w:val="CommentText"/>
      </w:pPr>
      <w:r>
        <w:rPr>
          <w:rStyle w:val="CommentReference"/>
        </w:rPr>
        <w:annotationRef/>
      </w:r>
      <w:r>
        <w:t>Such as?</w:t>
      </w:r>
    </w:p>
  </w:comment>
  <w:comment w:id="49" w:author="Patrick Baker" w:date="2020-09-17T21:30:00Z" w:initials="PB">
    <w:p w14:paraId="23F31EB4" w14:textId="4296393B" w:rsidR="003B5DE4" w:rsidRDefault="003B5DE4">
      <w:pPr>
        <w:pStyle w:val="CommentText"/>
      </w:pPr>
      <w:r>
        <w:rPr>
          <w:rStyle w:val="CommentReference"/>
        </w:rPr>
        <w:annotationRef/>
      </w:r>
      <w:r>
        <w:t>Did you consider a variable such as SPEI or PDSI that looks at the interaction between temp and precip?</w:t>
      </w:r>
    </w:p>
  </w:comment>
  <w:comment w:id="50" w:author="Patrick Baker" w:date="2020-09-15T11:53:00Z" w:initials="PB">
    <w:p w14:paraId="3F580434" w14:textId="2DA354CB" w:rsidR="001D5D8A" w:rsidRDefault="001D5D8A">
      <w:pPr>
        <w:pStyle w:val="CommentText"/>
      </w:pPr>
      <w:r>
        <w:rPr>
          <w:rStyle w:val="CommentReference"/>
        </w:rPr>
        <w:annotationRef/>
      </w:r>
      <w:r>
        <w:t>How did you decide how flexible to make the spline?</w:t>
      </w:r>
    </w:p>
  </w:comment>
  <w:comment w:id="51" w:author="Patrick Baker" w:date="2020-09-15T11:59:00Z" w:initials="PB">
    <w:p w14:paraId="55BF165B" w14:textId="0B8B3EA5" w:rsidR="001D5D8A" w:rsidRDefault="001D5D8A">
      <w:pPr>
        <w:pStyle w:val="CommentText"/>
      </w:pPr>
      <w:r>
        <w:rPr>
          <w:rStyle w:val="CommentReference"/>
        </w:rPr>
        <w:annotationRef/>
      </w:r>
      <w:r>
        <w:t xml:space="preserve">Ironically, perhaps, this is what some </w:t>
      </w:r>
      <w:proofErr w:type="spellStart"/>
      <w:r>
        <w:t>dendroclimate</w:t>
      </w:r>
      <w:proofErr w:type="spellEnd"/>
      <w:r>
        <w:t xml:space="preserve"> studies do to deal with the non-linearity issue that you identified earlier…</w:t>
      </w:r>
    </w:p>
  </w:comment>
  <w:comment w:id="54" w:author="Patrick Baker" w:date="2020-09-17T21:22:00Z" w:initials="PB">
    <w:p w14:paraId="57046C3E" w14:textId="77777777" w:rsidR="003B5DE4" w:rsidRDefault="003B5DE4" w:rsidP="001B0419">
      <w:pPr>
        <w:pStyle w:val="CommentText"/>
      </w:pPr>
      <w:r>
        <w:rPr>
          <w:rStyle w:val="CommentReference"/>
        </w:rPr>
        <w:annotationRef/>
      </w:r>
      <w:r>
        <w:t>At the risk of sounding antediluvian, I’m not sure objectivity is, in itself, a higher standard. I think there is much to be said for prior knowledge about how a tree grows and using that knowledge to filter predictors that make little sense. Unfortunately, we see a fair bit of this sort of objective selection in the climate reconstruction world and get completely insane outcomes. A recent example being the strong correlation between Huon pine growth in southwestern Tasmania and sea surface temperatures of the coast of Chile.</w:t>
      </w:r>
    </w:p>
    <w:p w14:paraId="64766FAE" w14:textId="77777777" w:rsidR="001B0419" w:rsidRDefault="001B0419" w:rsidP="001B0419">
      <w:pPr>
        <w:pStyle w:val="CommentText"/>
      </w:pPr>
    </w:p>
    <w:p w14:paraId="1F26C2E8" w14:textId="50AFFBF1" w:rsidR="001B0419" w:rsidRDefault="001B0419" w:rsidP="001B0419">
      <w:pPr>
        <w:pStyle w:val="CommentText"/>
      </w:pPr>
      <w:r>
        <w:t>And, as I note below the climate predictors identified below (particularly for precip) seem a bit odd to me.</w:t>
      </w:r>
    </w:p>
  </w:comment>
  <w:comment w:id="58" w:author="Patrick Baker" w:date="2020-09-15T12:07:00Z" w:initials="PB">
    <w:p w14:paraId="456EE23C" w14:textId="7DAFDA46" w:rsidR="000507ED" w:rsidRDefault="000507ED">
      <w:pPr>
        <w:pStyle w:val="CommentText"/>
      </w:pPr>
      <w:r>
        <w:rPr>
          <w:rStyle w:val="CommentReference"/>
        </w:rPr>
        <w:annotationRef/>
      </w:r>
      <w:r>
        <w:t xml:space="preserve">Is there some way to provide an explanation for the climatic predictors? I’m guessing the c and </w:t>
      </w:r>
      <w:proofErr w:type="spellStart"/>
      <w:r>
        <w:t>p are</w:t>
      </w:r>
      <w:proofErr w:type="spellEnd"/>
      <w:r>
        <w:t xml:space="preserve"> current and previous</w:t>
      </w:r>
      <w:r w:rsidR="001B0419">
        <w:t>, respectively</w:t>
      </w:r>
      <w:r>
        <w:t>.</w:t>
      </w:r>
    </w:p>
    <w:p w14:paraId="2CEDE2A6" w14:textId="77777777" w:rsidR="000507ED" w:rsidRDefault="000507ED">
      <w:pPr>
        <w:pStyle w:val="CommentText"/>
      </w:pPr>
    </w:p>
    <w:p w14:paraId="402ECC16" w14:textId="6F9EDAF7" w:rsidR="000507ED" w:rsidRDefault="000507ED">
      <w:pPr>
        <w:pStyle w:val="CommentText"/>
      </w:pPr>
      <w:r>
        <w:t xml:space="preserve">For the HKK data previous Sept to current June precipitation is a pretty weird predictor as it includes both the two wettest months of the rainy season, as well as entire dry season and the transition back into the monsoon. </w:t>
      </w:r>
      <w:r w:rsidR="00513BAF">
        <w:t>And the U-shaped responses (to precip) also seem odd to me.</w:t>
      </w:r>
    </w:p>
  </w:comment>
  <w:comment w:id="61" w:author="Patrick Baker" w:date="2020-09-17T21:41:00Z" w:initials="PB">
    <w:p w14:paraId="0A61347B" w14:textId="7741F3CE" w:rsidR="001B0419" w:rsidRDefault="001B0419">
      <w:pPr>
        <w:pStyle w:val="CommentText"/>
      </w:pPr>
      <w:r>
        <w:rPr>
          <w:rStyle w:val="CommentReference"/>
        </w:rPr>
        <w:annotationRef/>
      </w:r>
      <w:r>
        <w:t xml:space="preserve">I’m not sure that this is the case. </w:t>
      </w:r>
      <w:proofErr w:type="gramStart"/>
      <w:r>
        <w:t>Certainly</w:t>
      </w:r>
      <w:proofErr w:type="gramEnd"/>
      <w:r>
        <w:t xml:space="preserve"> in our work we always look across a panel of </w:t>
      </w:r>
      <w:proofErr w:type="spellStart"/>
      <w:r>
        <w:t>Tmean</w:t>
      </w:r>
      <w:proofErr w:type="spellEnd"/>
      <w:r>
        <w:t>/min/max.</w:t>
      </w:r>
    </w:p>
  </w:comment>
  <w:comment w:id="62" w:author="Patrick Baker" w:date="2020-09-17T21:49:00Z" w:initials="PB">
    <w:p w14:paraId="63EC96DD" w14:textId="2949194F" w:rsidR="001A15FB" w:rsidRDefault="001A15FB">
      <w:pPr>
        <w:pStyle w:val="CommentText"/>
      </w:pPr>
      <w:r>
        <w:rPr>
          <w:rStyle w:val="CommentReference"/>
        </w:rPr>
        <w:annotationRef/>
      </w:r>
      <w:r>
        <w:t xml:space="preserve">It always established in the open. </w:t>
      </w:r>
      <w:proofErr w:type="gramStart"/>
      <w:r>
        <w:t>Typically</w:t>
      </w:r>
      <w:proofErr w:type="gramEnd"/>
      <w:r>
        <w:t xml:space="preserve"> in large gaps created by dry season fires. (Unrelated: It also happens to be, rather weirdly, an extremely popular street tree in Melbourne…)</w:t>
      </w:r>
    </w:p>
  </w:comment>
  <w:comment w:id="64" w:author="Patrick Baker" w:date="2020-09-17T21:51:00Z" w:initials="PB">
    <w:p w14:paraId="745CA29E" w14:textId="3587C705" w:rsidR="001A15FB" w:rsidRDefault="001A15FB">
      <w:pPr>
        <w:pStyle w:val="CommentText"/>
      </w:pPr>
      <w:r>
        <w:rPr>
          <w:rStyle w:val="CommentReference"/>
        </w:rPr>
        <w:annotationRef/>
      </w:r>
      <w:r>
        <w:t xml:space="preserve">See my </w:t>
      </w:r>
      <w:r w:rsidR="000B4C0D">
        <w:t xml:space="preserve">2005 </w:t>
      </w:r>
      <w:r>
        <w:t>Ecological Monograph about this. We get low-intensity, but landscape-scale, fires that create gaps in the seasonal evergreen forest. It establishes in these</w:t>
      </w:r>
      <w:r w:rsidR="000B4C0D">
        <w:t xml:space="preserve"> gaps</w:t>
      </w:r>
      <w:r>
        <w:t>. However, because the fire</w:t>
      </w:r>
      <w:r w:rsidR="000B4C0D">
        <w:t>s</w:t>
      </w:r>
      <w:r>
        <w:t xml:space="preserve"> are not terribly frequent</w:t>
      </w:r>
      <w:r w:rsidR="000B4C0D">
        <w:t xml:space="preserve"> (once every 10-25 years) Melia recruitment is relatively episodic.</w:t>
      </w:r>
    </w:p>
  </w:comment>
  <w:comment w:id="65" w:author="Patrick Baker" w:date="2020-09-17T21:54:00Z" w:initials="PB">
    <w:p w14:paraId="34EADAB1" w14:textId="10508EB5" w:rsidR="000B4C0D" w:rsidRDefault="000B4C0D">
      <w:pPr>
        <w:pStyle w:val="CommentText"/>
      </w:pPr>
      <w:r>
        <w:rPr>
          <w:rStyle w:val="CommentReference"/>
        </w:rPr>
        <w:annotationRef/>
      </w:r>
      <w:r>
        <w:t xml:space="preserve">Not sure I’d agree with this. If you are referring to </w:t>
      </w:r>
      <m:oMath>
        <m:r>
          <w:rPr>
            <w:rFonts w:ascii="Cambria Math" w:hAnsi="Cambria Math"/>
          </w:rPr>
          <m:t>Δr</m:t>
        </m:r>
        <m:r>
          <m:rPr>
            <m:sty m:val="p"/>
          </m:rPr>
          <w:rPr>
            <w:rFonts w:ascii="Cambria Math" w:hAnsi="Cambria Math"/>
          </w:rPr>
          <m:t>, then this should hold for any</m:t>
        </m:r>
      </m:oMath>
      <w:r>
        <w:t xml:space="preserve"> tree that establishes in a high-light environment, even if it is a gap in closed canopy forest. There are several earlier references in B&amp;B 2006 describing this pattern. </w:t>
      </w:r>
    </w:p>
  </w:comment>
  <w:comment w:id="66" w:author="Patrick Baker" w:date="2020-09-17T22:02:00Z" w:initials="PB">
    <w:p w14:paraId="7D7F63AE" w14:textId="581C8D86" w:rsidR="000B4C0D" w:rsidRDefault="000B4C0D">
      <w:pPr>
        <w:pStyle w:val="CommentText"/>
      </w:pPr>
      <w:r>
        <w:rPr>
          <w:rStyle w:val="CommentReference"/>
        </w:rPr>
        <w:annotationRef/>
      </w:r>
      <w:r>
        <w:t xml:space="preserve">Similarly, this would be expected given that the trees are just holding on for dear life as advance regen/saplings in the </w:t>
      </w:r>
      <w:proofErr w:type="spellStart"/>
      <w:r>
        <w:t>understorey</w:t>
      </w:r>
      <w:proofErr w:type="spellEnd"/>
      <w:r>
        <w:t xml:space="preserve"> and any additional light from a gap provides a carbon gain over </w:t>
      </w:r>
      <w:r w:rsidR="00E076DE">
        <w:t>just surviving.</w:t>
      </w:r>
    </w:p>
  </w:comment>
  <w:comment w:id="67" w:author="Patrick Baker" w:date="2020-09-17T22:04:00Z" w:initials="PB">
    <w:p w14:paraId="58A59D2D" w14:textId="77777777" w:rsidR="00E076DE" w:rsidRDefault="00E076DE">
      <w:pPr>
        <w:pStyle w:val="CommentText"/>
        <w:rPr>
          <w:rStyle w:val="CommentReference"/>
        </w:rPr>
      </w:pPr>
      <w:r>
        <w:rPr>
          <w:rStyle w:val="CommentReference"/>
        </w:rPr>
        <w:annotationRef/>
      </w:r>
      <w:r>
        <w:rPr>
          <w:rStyle w:val="CommentReference"/>
        </w:rPr>
        <w:t xml:space="preserve">I don’t know the origin of the SCBI stands, but this pattern could arise if it is an even-aged mixed-species stand. </w:t>
      </w:r>
    </w:p>
    <w:p w14:paraId="5B464506" w14:textId="77777777" w:rsidR="00E076DE" w:rsidRDefault="00E076DE">
      <w:pPr>
        <w:pStyle w:val="CommentText"/>
        <w:rPr>
          <w:rStyle w:val="CommentReference"/>
        </w:rPr>
      </w:pPr>
    </w:p>
    <w:p w14:paraId="5A6E2DD0" w14:textId="2072DC76" w:rsidR="00E076DE" w:rsidRDefault="00E076DE">
      <w:pPr>
        <w:pStyle w:val="CommentText"/>
      </w:pPr>
      <w:r>
        <w:rPr>
          <w:rStyle w:val="CommentReference"/>
        </w:rPr>
        <w:t>I think the one thing that is very hard to take into account (and which you noted in bold at the start of the paragraph) is stand history. I worry about looking for/finding general patterns just on tree size, as that ignores the historical dynamics that might influence these patterns.</w:t>
      </w:r>
    </w:p>
  </w:comment>
  <w:comment w:id="68" w:author="Patrick Baker" w:date="2020-09-17T22:09:00Z" w:initials="PB">
    <w:p w14:paraId="71805922" w14:textId="755011C5" w:rsidR="00E076DE" w:rsidRDefault="00E076DE">
      <w:pPr>
        <w:pStyle w:val="CommentText"/>
      </w:pPr>
      <w:r>
        <w:rPr>
          <w:rStyle w:val="CommentReference"/>
        </w:rPr>
        <w:annotationRef/>
      </w:r>
      <w:r>
        <w:t>Not quite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495FB9" w15:done="0"/>
  <w15:commentEx w15:paraId="3961D207" w15:done="0"/>
  <w15:commentEx w15:paraId="31EA689F" w15:done="0"/>
  <w15:commentEx w15:paraId="1A98554E" w15:done="0"/>
  <w15:commentEx w15:paraId="3C7128A3" w15:done="0"/>
  <w15:commentEx w15:paraId="72634FC1" w15:done="0"/>
  <w15:commentEx w15:paraId="3866DD3B" w15:done="0"/>
  <w15:commentEx w15:paraId="23F31EB4" w15:done="0"/>
  <w15:commentEx w15:paraId="3F580434" w15:done="0"/>
  <w15:commentEx w15:paraId="55BF165B" w15:done="0"/>
  <w15:commentEx w15:paraId="1F26C2E8" w15:done="0"/>
  <w15:commentEx w15:paraId="402ECC16" w15:done="0"/>
  <w15:commentEx w15:paraId="0A61347B" w15:done="0"/>
  <w15:commentEx w15:paraId="63EC96DD" w15:done="0"/>
  <w15:commentEx w15:paraId="745CA29E" w15:done="0"/>
  <w15:commentEx w15:paraId="34EADAB1" w15:done="0"/>
  <w15:commentEx w15:paraId="7D7F63AE" w15:done="0"/>
  <w15:commentEx w15:paraId="5A6E2DD0" w15:done="0"/>
  <w15:commentEx w15:paraId="718059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11A7" w16cex:dateUtc="2020-09-15T00:10:00Z"/>
  <w16cex:commentExtensible w16cex:durableId="230B120A" w16cex:dateUtc="2020-09-15T00:12:00Z"/>
  <w16cex:commentExtensible w16cex:durableId="230B12D8" w16cex:dateUtc="2020-09-15T00:15:00Z"/>
  <w16cex:commentExtensible w16cex:durableId="230B160E" w16cex:dateUtc="2020-09-15T00:29:00Z"/>
  <w16cex:commentExtensible w16cex:durableId="230B192D" w16cex:dateUtc="2020-09-15T00:42:00Z"/>
  <w16cex:commentExtensible w16cex:durableId="230B1A2C" w16cex:dateUtc="2020-09-15T00:47:00Z"/>
  <w16cex:commentExtensible w16cex:durableId="230B1A9C" w16cex:dateUtc="2020-09-15T00:49:00Z"/>
  <w16cex:commentExtensible w16cex:durableId="230E53FA" w16cex:dateUtc="2020-09-17T11:30:00Z"/>
  <w16cex:commentExtensible w16cex:durableId="230B29A8" w16cex:dateUtc="2020-09-15T01:53:00Z"/>
  <w16cex:commentExtensible w16cex:durableId="230B2B18" w16cex:dateUtc="2020-09-15T01:59:00Z"/>
  <w16cex:commentExtensible w16cex:durableId="230E5208" w16cex:dateUtc="2020-09-17T11:22:00Z"/>
  <w16cex:commentExtensible w16cex:durableId="230B2CFB" w16cex:dateUtc="2020-09-15T02:07:00Z"/>
  <w16cex:commentExtensible w16cex:durableId="230E5691" w16cex:dateUtc="2020-09-17T11:41:00Z"/>
  <w16cex:commentExtensible w16cex:durableId="230E5868" w16cex:dateUtc="2020-09-17T11:49:00Z"/>
  <w16cex:commentExtensible w16cex:durableId="230E58CD" w16cex:dateUtc="2020-09-17T11:51:00Z"/>
  <w16cex:commentExtensible w16cex:durableId="230E59B1" w16cex:dateUtc="2020-09-17T11:54:00Z"/>
  <w16cex:commentExtensible w16cex:durableId="230E5B86" w16cex:dateUtc="2020-09-17T12:02:00Z"/>
  <w16cex:commentExtensible w16cex:durableId="230E5C02" w16cex:dateUtc="2020-09-17T12:04:00Z"/>
  <w16cex:commentExtensible w16cex:durableId="230E5D14" w16cex:dateUtc="2020-09-17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495FB9" w16cid:durableId="230B11A7"/>
  <w16cid:commentId w16cid:paraId="3961D207" w16cid:durableId="230B120A"/>
  <w16cid:commentId w16cid:paraId="31EA689F" w16cid:durableId="230B12D8"/>
  <w16cid:commentId w16cid:paraId="1A98554E" w16cid:durableId="230B160E"/>
  <w16cid:commentId w16cid:paraId="3C7128A3" w16cid:durableId="230B192D"/>
  <w16cid:commentId w16cid:paraId="72634FC1" w16cid:durableId="230B1A2C"/>
  <w16cid:commentId w16cid:paraId="3866DD3B" w16cid:durableId="230B1A9C"/>
  <w16cid:commentId w16cid:paraId="23F31EB4" w16cid:durableId="230E53FA"/>
  <w16cid:commentId w16cid:paraId="3F580434" w16cid:durableId="230B29A8"/>
  <w16cid:commentId w16cid:paraId="55BF165B" w16cid:durableId="230B2B18"/>
  <w16cid:commentId w16cid:paraId="1F26C2E8" w16cid:durableId="230E5208"/>
  <w16cid:commentId w16cid:paraId="402ECC16" w16cid:durableId="230B2CFB"/>
  <w16cid:commentId w16cid:paraId="0A61347B" w16cid:durableId="230E5691"/>
  <w16cid:commentId w16cid:paraId="63EC96DD" w16cid:durableId="230E5868"/>
  <w16cid:commentId w16cid:paraId="745CA29E" w16cid:durableId="230E58CD"/>
  <w16cid:commentId w16cid:paraId="34EADAB1" w16cid:durableId="230E59B1"/>
  <w16cid:commentId w16cid:paraId="7D7F63AE" w16cid:durableId="230E5B86"/>
  <w16cid:commentId w16cid:paraId="5A6E2DD0" w16cid:durableId="230E5C02"/>
  <w16cid:commentId w16cid:paraId="71805922" w16cid:durableId="230E5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6CDD2" w14:textId="77777777" w:rsidR="00404DE5" w:rsidRDefault="00404DE5">
      <w:pPr>
        <w:spacing w:after="0"/>
      </w:pPr>
      <w:r>
        <w:separator/>
      </w:r>
    </w:p>
  </w:endnote>
  <w:endnote w:type="continuationSeparator" w:id="0">
    <w:p w14:paraId="35B8AB2E" w14:textId="77777777" w:rsidR="00404DE5" w:rsidRDefault="00404D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8FD6B" w14:textId="77777777" w:rsidR="00404DE5" w:rsidRDefault="00404DE5">
      <w:r>
        <w:separator/>
      </w:r>
    </w:p>
  </w:footnote>
  <w:footnote w:type="continuationSeparator" w:id="0">
    <w:p w14:paraId="6B048F2C" w14:textId="77777777" w:rsidR="00404DE5" w:rsidRDefault="00404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2A269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88C3F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BEE4CB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7ED"/>
    <w:rsid w:val="000B4C0D"/>
    <w:rsid w:val="001A15FB"/>
    <w:rsid w:val="001B0419"/>
    <w:rsid w:val="001D5D8A"/>
    <w:rsid w:val="002115B5"/>
    <w:rsid w:val="00310B72"/>
    <w:rsid w:val="003B5DE4"/>
    <w:rsid w:val="00404DE5"/>
    <w:rsid w:val="004E29B3"/>
    <w:rsid w:val="00513BAF"/>
    <w:rsid w:val="00590D07"/>
    <w:rsid w:val="00652F2A"/>
    <w:rsid w:val="006B59FF"/>
    <w:rsid w:val="00784D58"/>
    <w:rsid w:val="008B7048"/>
    <w:rsid w:val="008D6863"/>
    <w:rsid w:val="00B86B75"/>
    <w:rsid w:val="00BB00D7"/>
    <w:rsid w:val="00BC48D5"/>
    <w:rsid w:val="00C36279"/>
    <w:rsid w:val="00E076DE"/>
    <w:rsid w:val="00E315A3"/>
    <w:rsid w:val="00EC46DB"/>
    <w:rsid w:val="00F54209"/>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3D28DB"/>
  <w15:docId w15:val="{53886701-7C16-9645-8835-6B9750B2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B7048"/>
    <w:rPr>
      <w:sz w:val="16"/>
      <w:szCs w:val="16"/>
    </w:rPr>
  </w:style>
  <w:style w:type="paragraph" w:styleId="CommentText">
    <w:name w:val="annotation text"/>
    <w:basedOn w:val="Normal"/>
    <w:link w:val="CommentTextChar"/>
    <w:semiHidden/>
    <w:unhideWhenUsed/>
    <w:rsid w:val="008B7048"/>
    <w:rPr>
      <w:sz w:val="20"/>
      <w:szCs w:val="20"/>
    </w:rPr>
  </w:style>
  <w:style w:type="character" w:customStyle="1" w:styleId="CommentTextChar">
    <w:name w:val="Comment Text Char"/>
    <w:basedOn w:val="DefaultParagraphFont"/>
    <w:link w:val="CommentText"/>
    <w:semiHidden/>
    <w:rsid w:val="008B7048"/>
    <w:rPr>
      <w:sz w:val="20"/>
      <w:szCs w:val="20"/>
    </w:rPr>
  </w:style>
  <w:style w:type="paragraph" w:styleId="CommentSubject">
    <w:name w:val="annotation subject"/>
    <w:basedOn w:val="CommentText"/>
    <w:next w:val="CommentText"/>
    <w:link w:val="CommentSubjectChar"/>
    <w:semiHidden/>
    <w:unhideWhenUsed/>
    <w:rsid w:val="008B7048"/>
    <w:rPr>
      <w:b/>
      <w:bCs/>
    </w:rPr>
  </w:style>
  <w:style w:type="character" w:customStyle="1" w:styleId="CommentSubjectChar">
    <w:name w:val="Comment Subject Char"/>
    <w:basedOn w:val="CommentTextChar"/>
    <w:link w:val="CommentSubject"/>
    <w:semiHidden/>
    <w:rsid w:val="008B7048"/>
    <w:rPr>
      <w:b/>
      <w:bCs/>
      <w:sz w:val="20"/>
      <w:szCs w:val="20"/>
    </w:rPr>
  </w:style>
  <w:style w:type="paragraph" w:styleId="BalloonText">
    <w:name w:val="Balloon Text"/>
    <w:basedOn w:val="Normal"/>
    <w:link w:val="BalloonTextChar"/>
    <w:semiHidden/>
    <w:unhideWhenUsed/>
    <w:rsid w:val="008B704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B7048"/>
    <w:rPr>
      <w:rFonts w:ascii="Times New Roman" w:hAnsi="Times New Roman" w:cs="Times New Roman"/>
      <w:sz w:val="18"/>
      <w:szCs w:val="18"/>
    </w:rPr>
  </w:style>
  <w:style w:type="character" w:styleId="FollowedHyperlink">
    <w:name w:val="FollowedHyperlink"/>
    <w:basedOn w:val="DefaultParagraphFont"/>
    <w:semiHidden/>
    <w:unhideWhenUsed/>
    <w:rsid w:val="001D5D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59444">
      <w:bodyDiv w:val="1"/>
      <w:marLeft w:val="0"/>
      <w:marRight w:val="0"/>
      <w:marTop w:val="0"/>
      <w:marBottom w:val="0"/>
      <w:divBdr>
        <w:top w:val="none" w:sz="0" w:space="0" w:color="auto"/>
        <w:left w:val="none" w:sz="0" w:space="0" w:color="auto"/>
        <w:bottom w:val="none" w:sz="0" w:space="0" w:color="auto"/>
        <w:right w:val="none" w:sz="0" w:space="0" w:color="auto"/>
      </w:divBdr>
      <w:divsChild>
        <w:div w:id="1171067996">
          <w:marLeft w:val="0"/>
          <w:marRight w:val="0"/>
          <w:marTop w:val="0"/>
          <w:marBottom w:val="0"/>
          <w:divBdr>
            <w:top w:val="none" w:sz="0" w:space="0" w:color="auto"/>
            <w:left w:val="none" w:sz="0" w:space="0" w:color="auto"/>
            <w:bottom w:val="none" w:sz="0" w:space="0" w:color="auto"/>
            <w:right w:val="none" w:sz="0" w:space="0" w:color="auto"/>
          </w:divBdr>
          <w:divsChild>
            <w:div w:id="15482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067">
      <w:bodyDiv w:val="1"/>
      <w:marLeft w:val="0"/>
      <w:marRight w:val="0"/>
      <w:marTop w:val="0"/>
      <w:marBottom w:val="0"/>
      <w:divBdr>
        <w:top w:val="none" w:sz="0" w:space="0" w:color="auto"/>
        <w:left w:val="none" w:sz="0" w:space="0" w:color="auto"/>
        <w:bottom w:val="none" w:sz="0" w:space="0" w:color="auto"/>
        <w:right w:val="none" w:sz="0" w:space="0" w:color="auto"/>
      </w:divBdr>
      <w:divsChild>
        <w:div w:id="636300323">
          <w:marLeft w:val="0"/>
          <w:marRight w:val="0"/>
          <w:marTop w:val="0"/>
          <w:marBottom w:val="0"/>
          <w:divBdr>
            <w:top w:val="none" w:sz="0" w:space="0" w:color="auto"/>
            <w:left w:val="none" w:sz="0" w:space="0" w:color="auto"/>
            <w:bottom w:val="none" w:sz="0" w:space="0" w:color="auto"/>
            <w:right w:val="none" w:sz="0" w:space="0" w:color="auto"/>
          </w:divBdr>
          <w:divsChild>
            <w:div w:id="2541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23</Pages>
  <Words>7894</Words>
  <Characters>44997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4</cp:revision>
  <dcterms:created xsi:type="dcterms:W3CDTF">2020-08-31T15:25:00Z</dcterms:created>
  <dcterms:modified xsi:type="dcterms:W3CDTF">2020-09-17T13:25:00Z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