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23AD7" w14:textId="77777777" w:rsidR="009E2F50" w:rsidRDefault="00383541">
      <w:pPr>
        <w:pStyle w:val="FirstParagraph"/>
      </w:pPr>
      <w:r>
        <w:rPr>
          <w:b/>
        </w:rPr>
        <w:t>Title:</w:t>
      </w:r>
      <w:r>
        <w:t xml:space="preserve"> Using tree-ring records to simultaneously characterize the influence of tree size and climate drivers on annual growth</w:t>
      </w:r>
    </w:p>
    <w:p w14:paraId="4B881F39" w14:textId="77777777" w:rsidR="009E2F50" w:rsidRDefault="00383541">
      <w:pPr>
        <w:pStyle w:val="BodyText"/>
      </w:pPr>
      <w:r>
        <w:rPr>
          <w:b/>
        </w:rPr>
        <w:t>Authors (not yet complete, final order TBD):</w:t>
      </w:r>
    </w:p>
    <w:p w14:paraId="4022B4BC" w14:textId="0F44B022" w:rsidR="009E2F50" w:rsidRDefault="00383541">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Taia Awada, </w:t>
      </w:r>
      <w:commentRangeStart w:id="0"/>
      <w:r>
        <w:t>Jennifer Baltz</w:t>
      </w:r>
      <w:ins w:id="1" w:author="Jennifer Baltzer" w:date="2020-09-11T16:01:00Z">
        <w:r w:rsidR="00E720FB">
          <w:t>e</w:t>
        </w:r>
      </w:ins>
      <w:del w:id="2" w:author="Jennifer Baltzer" w:date="2020-09-11T16:01:00Z">
        <w:r w:rsidDel="00E720FB">
          <w:delText>a</w:delText>
        </w:r>
      </w:del>
      <w:r>
        <w:t>r</w:t>
      </w:r>
      <w:commentRangeEnd w:id="0"/>
      <w:r w:rsidR="00E720FB">
        <w:rPr>
          <w:rStyle w:val="CommentReference"/>
        </w:rPr>
        <w:commentReference w:id="0"/>
      </w:r>
      <w:r>
        <w:t>,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0E7C60C6" w14:textId="77777777" w:rsidR="009E2F50" w:rsidRDefault="00383541">
      <w:pPr>
        <w:pStyle w:val="BodyText"/>
      </w:pPr>
      <w:r>
        <w:rPr>
          <w:b/>
        </w:rPr>
        <w:t>Author Affiliations:</w:t>
      </w:r>
    </w:p>
    <w:p w14:paraId="5499428D" w14:textId="77777777" w:rsidR="009E2F50" w:rsidRDefault="00383541">
      <w:pPr>
        <w:numPr>
          <w:ilvl w:val="0"/>
          <w:numId w:val="2"/>
        </w:numPr>
      </w:pPr>
      <w:r>
        <w:t>Conservation Ecology Center; Smithsonian Conservation Biology Institute; Front Royal, VA 22630, USA</w:t>
      </w:r>
    </w:p>
    <w:p w14:paraId="169B0506" w14:textId="77777777" w:rsidR="009E2F50" w:rsidRDefault="00383541">
      <w:pPr>
        <w:numPr>
          <w:ilvl w:val="0"/>
          <w:numId w:val="2"/>
        </w:numPr>
      </w:pPr>
      <w:r>
        <w:t>Center for Tropical Forest Science-Forest Global Earth Observatory; Smithsonian Tropical Research Institute; Panama, Republic of Panama</w:t>
      </w:r>
    </w:p>
    <w:p w14:paraId="541C7CF0" w14:textId="77777777" w:rsidR="009E2F50" w:rsidRDefault="00383541">
      <w:pPr>
        <w:numPr>
          <w:ilvl w:val="0"/>
          <w:numId w:val="2"/>
        </w:numPr>
      </w:pPr>
      <w:r>
        <w:t>The Morton Arboretum, Lisle, Illinois, USA</w:t>
      </w:r>
    </w:p>
    <w:p w14:paraId="63F1E125" w14:textId="77777777" w:rsidR="009E2F50" w:rsidRDefault="00383541">
      <w:pPr>
        <w:numPr>
          <w:ilvl w:val="0"/>
          <w:numId w:val="2"/>
        </w:numPr>
      </w:pPr>
      <w:r>
        <w:t>Harvard Forest, Petersham, MA 01366, USA</w:t>
      </w:r>
    </w:p>
    <w:p w14:paraId="5157401A" w14:textId="77777777" w:rsidR="009E2F50" w:rsidRDefault="00383541">
      <w:pPr>
        <w:pStyle w:val="FirstParagraph"/>
      </w:pPr>
      <w:r>
        <w:t>X#. Canadian Forest Service, Northern Forestry Centre, Edmonton, Alberta, Canada</w:t>
      </w:r>
    </w:p>
    <w:p w14:paraId="1B43025C" w14:textId="77777777" w:rsidR="009E2F50" w:rsidRDefault="00383541">
      <w:pPr>
        <w:pStyle w:val="BodyText"/>
      </w:pPr>
      <w:r>
        <w:t xml:space="preserve">*corresponding author: </w:t>
      </w:r>
      <w:hyperlink r:id="rId10">
        <w:r>
          <w:rPr>
            <w:rStyle w:val="Hyperlink"/>
          </w:rPr>
          <w:t>teixeirak@si.edu</w:t>
        </w:r>
      </w:hyperlink>
      <w:r>
        <w:t>; +1 540 635 6546</w:t>
      </w:r>
    </w:p>
    <w:p w14:paraId="74BE3FE3" w14:textId="77777777" w:rsidR="009E2F50" w:rsidRDefault="00383541">
      <w:pPr>
        <w:pStyle w:val="BodyText"/>
      </w:pPr>
      <w:r>
        <w:rPr>
          <w:b/>
        </w:rPr>
        <w:t>Running headline:</w:t>
      </w:r>
      <w:r>
        <w:t xml:space="preserve"> [45 chars]</w:t>
      </w:r>
    </w:p>
    <w:p w14:paraId="41A5D7B5" w14:textId="77777777" w:rsidR="009E2F50" w:rsidRDefault="00383541">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251187E" w14:textId="77777777" w:rsidR="009E2F50" w:rsidRDefault="00383541">
      <w:pPr>
        <w:pStyle w:val="BodyText"/>
      </w:pPr>
      <w:r>
        <w:rPr>
          <w:i/>
        </w:rPr>
        <w:t>Target journal is MEE. We are already over the word limit, so I’d appreciate advice on what should be cut/moved to appendix.</w:t>
      </w:r>
    </w:p>
    <w:p w14:paraId="4C25562A" w14:textId="77777777" w:rsidR="009E2F50" w:rsidRDefault="00383541">
      <w:r>
        <w:br w:type="page"/>
      </w:r>
    </w:p>
    <w:p w14:paraId="4F677288" w14:textId="77777777" w:rsidR="009E2F50" w:rsidRDefault="00383541">
      <w:pPr>
        <w:pStyle w:val="Heading3"/>
      </w:pPr>
      <w:bookmarkStart w:id="3" w:name="abstract"/>
      <w:r>
        <w:lastRenderedPageBreak/>
        <w:t>Abstract</w:t>
      </w:r>
      <w:bookmarkEnd w:id="3"/>
    </w:p>
    <w:p w14:paraId="4EA1AD1D" w14:textId="77777777" w:rsidR="009E2F50" w:rsidRDefault="00383541">
      <w:pPr>
        <w:pStyle w:val="FirstParagraph"/>
      </w:pPr>
      <w:r>
        <w:rPr>
          <w:i/>
        </w:rPr>
        <w:t>NOTE TO COAUTHORS: I’d appreciate feedback on what you consider to be the most important results and conclusions to highlight in the abstract.</w:t>
      </w:r>
    </w:p>
    <w:p w14:paraId="2B7B05FB" w14:textId="77777777" w:rsidR="009E2F50" w:rsidRDefault="00383541">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29A13CDC" w14:textId="77777777" w:rsidR="009E2F50" w:rsidRDefault="00383541">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29A8931F" w14:textId="77777777" w:rsidR="009E2F50" w:rsidRDefault="00383541">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4320E5E0" w14:textId="77777777" w:rsidR="009E2F50" w:rsidRDefault="00383541">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01FA581" w14:textId="77777777" w:rsidR="009E2F50" w:rsidRDefault="00383541">
      <w:pPr>
        <w:pStyle w:val="FirstParagraph"/>
      </w:pPr>
      <w:r>
        <w:rPr>
          <w:b/>
        </w:rPr>
        <w:t>Keywords</w:t>
      </w:r>
      <w:r>
        <w:t>: climate sensitivity; diameter; environmental change; Forest Global Earth Observatory (ForestGEO); generalized least squares; nonlinear; tree-ring</w:t>
      </w:r>
    </w:p>
    <w:p w14:paraId="391D2B9E" w14:textId="77777777" w:rsidR="009E2F50" w:rsidRDefault="00383541">
      <w:r>
        <w:br w:type="page"/>
      </w:r>
    </w:p>
    <w:p w14:paraId="2F1F1980" w14:textId="77777777" w:rsidR="009E2F50" w:rsidRDefault="00383541">
      <w:pPr>
        <w:pStyle w:val="Heading3"/>
      </w:pPr>
      <w:bookmarkStart w:id="4" w:name="introduction"/>
      <w:commentRangeStart w:id="5"/>
      <w:r>
        <w:lastRenderedPageBreak/>
        <w:t>Introduction</w:t>
      </w:r>
      <w:bookmarkEnd w:id="4"/>
      <w:commentRangeEnd w:id="5"/>
      <w:r w:rsidR="00162ADF">
        <w:rPr>
          <w:rStyle w:val="CommentReference"/>
          <w:rFonts w:asciiTheme="minorHAnsi" w:eastAsiaTheme="minorHAnsi" w:hAnsiTheme="minorHAnsi" w:cstheme="minorBidi"/>
          <w:b w:val="0"/>
          <w:bCs w:val="0"/>
          <w:color w:val="auto"/>
        </w:rPr>
        <w:commentReference w:id="5"/>
      </w:r>
    </w:p>
    <w:p w14:paraId="572219D1" w14:textId="77777777" w:rsidR="009E2F50" w:rsidRDefault="00383541">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ins w:id="6"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2454A5B" w14:textId="77777777" w:rsidR="009E2F50" w:rsidRDefault="00383541">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47426052" w14:textId="77777777" w:rsidR="009E2F50" w:rsidRDefault="00383541">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ins w:id="7"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58760CC5" w14:textId="77777777" w:rsidR="009E2F50" w:rsidRDefault="00383541">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w:t>
      </w:r>
      <w:commentRangeStart w:id="8"/>
      <w:r>
        <w:t xml:space="preserve">, </w:t>
      </w:r>
      <m:oMath>
        <m:r>
          <w:rPr>
            <w:rFonts w:ascii="Cambria Math" w:hAnsi="Cambria Math"/>
          </w:rPr>
          <m:t>DBH</m:t>
        </m:r>
      </m:oMath>
      <w:r>
        <w:t xml:space="preserve"> is not typically a variable of interest, and its influence is removed through detrending</w:t>
      </w:r>
      <w:commentRangeEnd w:id="8"/>
      <w:r w:rsidR="006875C5">
        <w:rPr>
          <w:rStyle w:val="CommentReference"/>
        </w:rPr>
        <w:commentReference w:id="8"/>
      </w:r>
      <w:r>
        <w:t xml:space="preserve">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ins w:id="9"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w:t>
      </w:r>
      <w:commentRangeStart w:id="10"/>
      <w:r>
        <w:t xml:space="preserve">To use tree-rings to predict tree growth </w:t>
      </w:r>
      <w:commentRangeEnd w:id="10"/>
      <w:r w:rsidR="002E4704">
        <w:rPr>
          <w:rStyle w:val="CommentReference"/>
        </w:rPr>
        <w:commentReference w:id="10"/>
      </w:r>
      <w:r>
        <w:t xml:space="preserve">and </w:t>
      </w:r>
      <m:oMath>
        <m:r>
          <w:rPr>
            <w:rFonts w:ascii="Cambria Math" w:hAnsi="Cambria Math"/>
          </w:rPr>
          <m:t>ANP</m:t>
        </m:r>
        <m:sSub>
          <m:sSubPr>
            <m:ctrlPr>
              <w:ins w:id="11"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3D4B962" w14:textId="77777777" w:rsidR="009E2F50" w:rsidRDefault="00383541">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52D8B9F2" w14:textId="77777777" w:rsidR="009E2F50" w:rsidRDefault="00383541">
      <w:pPr>
        <w:pStyle w:val="Heading3"/>
      </w:pPr>
      <w:bookmarkStart w:id="12" w:name="materials-and-methods"/>
      <w:r>
        <w:t>Materials and Methods</w:t>
      </w:r>
      <w:bookmarkEnd w:id="12"/>
    </w:p>
    <w:p w14:paraId="5F624E7B" w14:textId="77777777" w:rsidR="009E2F50" w:rsidRDefault="00383541">
      <w:pPr>
        <w:pStyle w:val="Heading4"/>
      </w:pPr>
      <w:bookmarkStart w:id="13" w:name="data-sources-and-preparation"/>
      <w:r>
        <w:t>Data sources and preparation</w:t>
      </w:r>
      <w:bookmarkEnd w:id="13"/>
    </w:p>
    <w:p w14:paraId="5969AF28" w14:textId="77777777" w:rsidR="009E2F50" w:rsidRDefault="00383541">
      <w:pPr>
        <w:pStyle w:val="FirstParagraph"/>
      </w:pPr>
      <w:r>
        <w:t xml:space="preserve">We analyzed previously collected tree-ring data from ten sites ranging from </w:t>
      </w:r>
      <w:commentRangeStart w:id="14"/>
      <w:r>
        <w:t>9.15</w:t>
      </w:r>
      <m:oMath>
        <m:sSup>
          <m:sSupPr>
            <m:ctrlPr>
              <w:ins w:id="15"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to 61.30</w:t>
      </w:r>
      <m:oMath>
        <m:sSup>
          <m:sSupPr>
            <m:ctrlPr>
              <w:ins w:id="16"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w:t>
      </w:r>
      <w:commentRangeEnd w:id="14"/>
      <w:r w:rsidR="008B489D">
        <w:rPr>
          <w:rStyle w:val="CommentReference"/>
        </w:rPr>
        <w:commentReference w:id="14"/>
      </w:r>
      <w:r>
        <w:t xml:space="preserve">N latitude and representing a wide range of forest and tree types: tropical broadleaf </w:t>
      </w:r>
      <w:r>
        <w:lastRenderedPageBreak/>
        <w:t xml:space="preserve">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w:t>
      </w:r>
      <w:commentRangeStart w:id="17"/>
      <w:r>
        <w:t># km</w:t>
      </w:r>
      <w:commentRangeEnd w:id="17"/>
      <w:r w:rsidR="00936536">
        <w:rPr>
          <w:rStyle w:val="CommentReference"/>
        </w:rPr>
        <w:commentReference w:id="17"/>
      </w:r>
      <w:r>
        <w:t>),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6716FA4" w14:textId="77777777" w:rsidR="009E2F50" w:rsidRDefault="00383541">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4603609" wp14:editId="2A05DF7F">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08D4C5D1" w14:textId="77777777" w:rsidR="009E2F50" w:rsidRDefault="00383541">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65B5913B" w14:textId="77777777" w:rsidR="009E2F50" w:rsidRDefault="00383541">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01916804" w14:textId="77777777" w:rsidR="009E2F50" w:rsidRDefault="00383541">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ins w:id="18" w:author="Teixeira, Kristina A." w:date="2020-09-13T18:50:00Z">
                <w:rPr>
                  <w:rFonts w:ascii="Cambria Math" w:hAnsi="Cambria Math"/>
                </w:rPr>
              </w:ins>
            </m:ctrlPr>
          </m:sSubPr>
          <m:e>
            <m:r>
              <w:rPr>
                <w:rFonts w:ascii="Cambria Math" w:hAnsi="Cambria Math"/>
              </w:rPr>
              <m:t>B</m:t>
            </m:r>
          </m:e>
          <m:sub>
            <m:r>
              <w:rPr>
                <w:rFonts w:ascii="Cambria Math" w:hAnsi="Cambria Math"/>
              </w:rPr>
              <m:t>y+1</m:t>
            </m:r>
          </m:sub>
        </m:sSub>
        <m:r>
          <w:rPr>
            <w:rFonts w:ascii="Cambria Math" w:hAnsi="Cambria Math"/>
          </w:rPr>
          <m:t>-AG</m:t>
        </m:r>
        <m:sSub>
          <m:sSubPr>
            <m:ctrlPr>
              <w:ins w:id="19" w:author="Teixeira, Kristina A." w:date="2020-09-13T18:50:00Z">
                <w:rPr>
                  <w:rFonts w:ascii="Cambria Math" w:hAnsi="Cambria Math"/>
                </w:rPr>
              </w:ins>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ins w:id="20" w:author="Teixeira, Kristina A." w:date="2020-09-13T18:50:00Z">
                <w:rPr>
                  <w:rFonts w:ascii="Cambria Math" w:hAnsi="Cambria Math"/>
                </w:rPr>
              </w:ins>
            </m:ctrlPr>
          </m:sSubPr>
          <m:e>
            <m:r>
              <w:rPr>
                <w:rFonts w:ascii="Cambria Math" w:hAnsi="Cambria Math"/>
              </w:rPr>
              <m:t>I</m:t>
            </m:r>
          </m:e>
          <m:sub>
            <m:r>
              <w:rPr>
                <w:rFonts w:ascii="Cambria Math" w:hAnsi="Cambria Math"/>
              </w:rPr>
              <m:t>y+1</m:t>
            </m:r>
          </m:sub>
        </m:sSub>
        <m:r>
          <w:rPr>
            <w:rFonts w:ascii="Cambria Math" w:hAnsi="Cambria Math"/>
          </w:rPr>
          <m:t>-BA</m:t>
        </m:r>
        <m:sSub>
          <m:sSubPr>
            <m:ctrlPr>
              <w:ins w:id="21" w:author="Teixeira, Kristina A." w:date="2020-09-13T18:50:00Z">
                <w:rPr>
                  <w:rFonts w:ascii="Cambria Math" w:hAnsi="Cambria Math"/>
                </w:rPr>
              </w:ins>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4250244A" w14:textId="77777777" w:rsidR="009E2F50" w:rsidRDefault="00383541">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ins w:id="22"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rPr>
          <w:i/>
        </w:rPr>
        <w:t xml:space="preserve"> / currently “TMN”, </w:t>
      </w:r>
      <m:oMath>
        <m:sSub>
          <m:sSubPr>
            <m:ctrlPr>
              <w:ins w:id="23"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Pr>
          <w:i/>
        </w:rPr>
        <w:t xml:space="preserve"> / currently “TMX”, </w:t>
      </w:r>
      <m:oMath>
        <m:sSub>
          <m:sSubPr>
            <m:ctrlPr>
              <w:ins w:id="24"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78D05A0" w14:textId="77777777" w:rsidR="009E2F50" w:rsidRDefault="00383541">
      <w:pPr>
        <w:pStyle w:val="Heading4"/>
      </w:pPr>
      <w:bookmarkStart w:id="25" w:name="analysis-methods"/>
      <w:r>
        <w:t>Analysis methods</w:t>
      </w:r>
      <w:bookmarkEnd w:id="25"/>
    </w:p>
    <w:p w14:paraId="181D88CB" w14:textId="77777777" w:rsidR="009E2F50" w:rsidRDefault="00383541">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159A07" w14:textId="77777777" w:rsidR="009E2F50" w:rsidRDefault="00383541">
      <w:pPr>
        <w:pStyle w:val="CaptionedFigure"/>
      </w:pPr>
      <w:commentRangeStart w:id="26"/>
      <w:r>
        <w:rPr>
          <w:noProof/>
        </w:rPr>
        <w:lastRenderedPageBreak/>
        <w:drawing>
          <wp:inline distT="0" distB="0" distL="0" distR="0" wp14:anchorId="3E5BD817" wp14:editId="647DB2BC">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commentRangeEnd w:id="26"/>
      <w:r w:rsidR="00042054">
        <w:rPr>
          <w:rStyle w:val="CommentReference"/>
        </w:rPr>
        <w:commentReference w:id="26"/>
      </w:r>
    </w:p>
    <w:p w14:paraId="17C2E6EC" w14:textId="77777777" w:rsidR="009E2F50" w:rsidRDefault="00383541">
      <w:pPr>
        <w:pStyle w:val="ImageCaption"/>
      </w:pPr>
      <w:r>
        <w:rPr>
          <w:b/>
        </w:rPr>
        <w:t>Figure 1 | DRAFT Schematic illustrating our analysis process.</w:t>
      </w:r>
      <w:r>
        <w:t xml:space="preserve"> This analysis is conducted separately for each site.</w:t>
      </w:r>
    </w:p>
    <w:p w14:paraId="2B21A030" w14:textId="77777777" w:rsidR="009E2F50" w:rsidRDefault="00383541">
      <w:pPr>
        <w:pStyle w:val="BodyText"/>
      </w:pPr>
      <w:r>
        <w:rPr>
          <w:i/>
        </w:rPr>
        <w:t>Identifying key climate drivers</w:t>
      </w:r>
    </w:p>
    <w:p w14:paraId="440B0A9C" w14:textId="77777777" w:rsidR="009E2F50" w:rsidRDefault="00383541">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76A2CCD9" w14:textId="77777777" w:rsidR="009E2F50" w:rsidRDefault="00383541">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27"/>
      <w:r>
        <w:t xml:space="preserve">excluding </w:t>
      </w:r>
      <w:r>
        <w:rPr>
          <w:i/>
        </w:rPr>
        <w:t>decades with the most pronounced climate change</w:t>
      </w:r>
      <w:r>
        <w:t xml:space="preserve"> from the climwin step of the analysis </w:t>
      </w:r>
      <w:commentRangeEnd w:id="27"/>
      <w:r w:rsidR="00A27A38">
        <w:rPr>
          <w:rStyle w:val="CommentReference"/>
        </w:rPr>
        <w:commentReference w:id="27"/>
      </w:r>
      <w:r>
        <w:t xml:space="preserve">(Appendix S3). After determining that… , here we present results </w:t>
      </w:r>
      <w:r>
        <w:rPr>
          <w:i/>
        </w:rPr>
        <w:t>(method)</w:t>
      </w:r>
      <w:r>
        <w:t>.</w:t>
      </w:r>
    </w:p>
    <w:p w14:paraId="5E999A4A" w14:textId="77777777" w:rsidR="009E2F50" w:rsidRDefault="00383541">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45C0F3A8" w14:textId="77777777" w:rsidR="009E2F50" w:rsidRDefault="00383541">
      <w:pPr>
        <w:pStyle w:val="BodyText"/>
      </w:pPr>
      <w:r>
        <w:rPr>
          <w:i/>
        </w:rPr>
        <w:t>Combining drivers in GLS model</w:t>
      </w:r>
    </w:p>
    <w:p w14:paraId="165047A7" w14:textId="77777777" w:rsidR="009E2F50" w:rsidRDefault="00383541">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0D9A06B" w14:textId="77777777" w:rsidR="009E2F50" w:rsidRDefault="00383541">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57EBFF0A" w14:textId="77777777" w:rsidR="009E2F50" w:rsidRDefault="00383541">
      <w:pPr>
        <w:pStyle w:val="BodyText"/>
      </w:pPr>
      <w:r>
        <w:rPr>
          <w:i/>
        </w:rPr>
        <w:t>Data and code availability</w:t>
      </w:r>
    </w:p>
    <w:p w14:paraId="13A3F821" w14:textId="77777777" w:rsidR="009E2F50" w:rsidRDefault="00383541">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1472C722" w14:textId="77777777" w:rsidR="009E2F50" w:rsidRDefault="00383541">
      <w:pPr>
        <w:pStyle w:val="Heading3"/>
      </w:pPr>
      <w:bookmarkStart w:id="28" w:name="results"/>
      <w:r>
        <w:lastRenderedPageBreak/>
        <w:t>Results</w:t>
      </w:r>
      <w:bookmarkEnd w:id="28"/>
    </w:p>
    <w:p w14:paraId="124E1F39" w14:textId="77777777" w:rsidR="009E2F50" w:rsidRDefault="00383541">
      <w:pPr>
        <w:pStyle w:val="FirstParagraph"/>
      </w:pPr>
      <w:r>
        <w:rPr>
          <w:i/>
        </w:rPr>
        <w:t>Identifying climate drivers</w:t>
      </w:r>
    </w:p>
    <w:p w14:paraId="5A108634" w14:textId="77777777" w:rsidR="009E2F50" w:rsidRDefault="00383541">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ins w:id="29"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ins w:id="30"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ins w:id="31"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w:t>
      </w:r>
      <w:commentRangeStart w:id="32"/>
      <w:r>
        <w:t>There were also a few instances where previous growing season conditions had the strongest influence</w:t>
      </w:r>
      <w:commentRangeEnd w:id="32"/>
      <w:r w:rsidR="00FB2B5E">
        <w:rPr>
          <w:rStyle w:val="CommentReference"/>
        </w:rPr>
        <w:commentReference w:id="32"/>
      </w:r>
      <w:r>
        <w:t>.</w:t>
      </w:r>
    </w:p>
    <w:p w14:paraId="46F95115" w14:textId="77777777" w:rsidR="009E2F50" w:rsidRDefault="00383541">
      <w:pPr>
        <w:pStyle w:val="CaptionedFigure"/>
      </w:pPr>
      <w:commentRangeStart w:id="33"/>
      <w:r>
        <w:rPr>
          <w:noProof/>
        </w:rPr>
        <w:drawing>
          <wp:inline distT="0" distB="0" distL="0" distR="0" wp14:anchorId="453EC1F8" wp14:editId="13A4219C">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commentRangeEnd w:id="33"/>
      <w:r w:rsidR="00950ECE">
        <w:rPr>
          <w:rStyle w:val="CommentReference"/>
        </w:rPr>
        <w:commentReference w:id="33"/>
      </w:r>
    </w:p>
    <w:p w14:paraId="65A86473" w14:textId="77777777" w:rsidR="009E2F50" w:rsidRDefault="00383541">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0822771B" w14:textId="77777777" w:rsidR="009E2F50" w:rsidRDefault="00383541">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In #</w:t>
      </w:r>
      <w:commentRangeStart w:id="34"/>
      <w:r>
        <w:t xml:space="preserve">cases, </w:t>
      </w:r>
      <w:r>
        <w:rPr>
          <w:i/>
        </w:rPr>
        <w:t>climwin</w:t>
      </w:r>
      <w:r>
        <w:t xml:space="preserve"> identified the same climate variable but different (sometimes overlapping) time windows</w:t>
      </w:r>
      <w:commentRangeEnd w:id="34"/>
      <w:r w:rsidR="006B7EE5">
        <w:rPr>
          <w:rStyle w:val="CommentReference"/>
        </w:rPr>
        <w:commentReference w:id="34"/>
      </w:r>
      <w:r>
        <w:t xml:space="preserve">.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2D400CCB" w14:textId="77777777" w:rsidR="009E2F50" w:rsidRDefault="00383541">
      <w:pPr>
        <w:pStyle w:val="CaptionedFigure"/>
      </w:pPr>
      <w:commentRangeStart w:id="35"/>
      <w:r>
        <w:rPr>
          <w:noProof/>
        </w:rPr>
        <w:lastRenderedPageBreak/>
        <w:drawing>
          <wp:inline distT="0" distB="0" distL="0" distR="0" wp14:anchorId="1AAA2156" wp14:editId="0BCD948C">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commentRangeEnd w:id="35"/>
      <w:r w:rsidR="00390D06">
        <w:rPr>
          <w:rStyle w:val="CommentReference"/>
        </w:rPr>
        <w:commentReference w:id="35"/>
      </w:r>
    </w:p>
    <w:p w14:paraId="0D379440" w14:textId="77777777" w:rsidR="009E2F50" w:rsidRDefault="00383541">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283F2030" w14:textId="77777777" w:rsidR="009E2F50" w:rsidRDefault="00383541">
      <w:pPr>
        <w:pStyle w:val="BodyText"/>
      </w:pPr>
      <w:r>
        <w:rPr>
          <w:i/>
        </w:rPr>
        <w:lastRenderedPageBreak/>
        <w:t>Climate sensitivity</w:t>
      </w:r>
    </w:p>
    <w:p w14:paraId="18C2891D" w14:textId="77777777" w:rsidR="009E2F50" w:rsidRDefault="00383541">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7A12CF6F" w14:textId="77777777" w:rsidR="009E2F50" w:rsidRDefault="00383541">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ins w:id="36"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ins w:id="37"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Harvard Forest, at 42.5</w:t>
      </w:r>
      <m:oMath>
        <m:sSup>
          <m:sSupPr>
            <m:ctrlPr>
              <w:ins w:id="38"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w:t>
      </w:r>
      <w:commentRangeStart w:id="39"/>
      <w:r>
        <w:rPr>
          <w:i/>
        </w:rPr>
        <w:t>Note that Scotty Creek was previously positive, later shifted negative</w:t>
      </w:r>
      <w:commentRangeEnd w:id="39"/>
      <w:r w:rsidR="008420C3">
        <w:rPr>
          <w:rStyle w:val="CommentReference"/>
        </w:rPr>
        <w:commentReference w:id="39"/>
      </w:r>
      <w:r>
        <w:rPr>
          <w:i/>
        </w:rPr>
        <w:t xml:space="preser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EACD47A" w14:textId="77777777" w:rsidR="009E2F50" w:rsidRDefault="00383541">
      <w:pPr>
        <w:pStyle w:val="BodyText"/>
      </w:pPr>
      <w:r>
        <w:rPr>
          <w:i/>
        </w:rPr>
        <w:t>Influence of DBH</w:t>
      </w:r>
    </w:p>
    <w:p w14:paraId="07602F9B" w14:textId="77777777" w:rsidR="009E2F50" w:rsidRDefault="00383541">
      <w:pPr>
        <w:pStyle w:val="BodyText"/>
      </w:pPr>
      <w:r>
        <w:rPr>
          <w:b/>
        </w:rPr>
        <w:t xml:space="preserve">All three </w:t>
      </w:r>
      <w:commentRangeStart w:id="40"/>
      <w:r>
        <w:rPr>
          <w:b/>
        </w:rPr>
        <w:t>growth</w:t>
      </w:r>
      <w:commentRangeEnd w:id="40"/>
      <w:r w:rsidR="00B26175">
        <w:rPr>
          <w:rStyle w:val="CommentReference"/>
        </w:rPr>
        <w:commentReference w:id="40"/>
      </w:r>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00EF446" w14:textId="77777777" w:rsidR="009E2F50" w:rsidRDefault="00383541">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28BDE64A" w14:textId="77777777" w:rsidR="009E2F50" w:rsidRDefault="00383541">
      <w:pPr>
        <w:pStyle w:val="CaptionedFigure"/>
      </w:pPr>
      <w:r>
        <w:rPr>
          <w:noProof/>
        </w:rPr>
        <w:lastRenderedPageBreak/>
        <w:drawing>
          <wp:inline distT="0" distB="0" distL="0" distR="0" wp14:anchorId="68C86A17" wp14:editId="6B9AED23">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18387BF4" w14:textId="77777777" w:rsidR="009E2F50" w:rsidRDefault="00383541">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49F7F5AA" w14:textId="77777777" w:rsidR="009E2F50" w:rsidRDefault="00383541">
      <w:pPr>
        <w:pStyle w:val="BodyText"/>
      </w:pPr>
      <w:r>
        <w:rPr>
          <w:i/>
        </w:rPr>
        <w:t>Additive and interactive effects of climate and DBH</w:t>
      </w:r>
    </w:p>
    <w:p w14:paraId="4898532C" w14:textId="77777777" w:rsidR="009E2F50" w:rsidRDefault="00383541">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16BBA5B7" w14:textId="77777777" w:rsidR="009E2F50" w:rsidRDefault="00383541">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w:t>
      </w:r>
      <w:commentRangeStart w:id="41"/>
      <w:r>
        <w:t>SC</w:t>
      </w:r>
      <w:commentRangeEnd w:id="41"/>
      <w:r w:rsidR="00F46270">
        <w:rPr>
          <w:rStyle w:val="CommentReference"/>
        </w:rPr>
        <w:commentReference w:id="41"/>
      </w:r>
      <w:r>
        <w:t xml:space="preserve"> (Fig. </w:t>
      </w:r>
      <w:r>
        <w:rPr>
          <w:b/>
        </w:rPr>
        <w:t>S14</w:t>
      </w:r>
      <w:r>
        <w:t xml:space="preserve">), and stronger at sites including LT (Fig. </w:t>
      </w:r>
      <w:r>
        <w:rPr>
          <w:b/>
        </w:rPr>
        <w:t>5</w:t>
      </w:r>
      <w:r>
        <w:t xml:space="preserve">) and BCI (Fig. </w:t>
      </w:r>
      <w:r>
        <w:rPr>
          <w:b/>
        </w:rPr>
        <w:t>S5</w:t>
      </w:r>
      <w:r>
        <w:t>).</w:t>
      </w:r>
    </w:p>
    <w:p w14:paraId="37D11215" w14:textId="77777777" w:rsidR="009E2F50" w:rsidRDefault="00383541">
      <w:pPr>
        <w:pStyle w:val="CaptionedFigure"/>
      </w:pPr>
      <w:r>
        <w:rPr>
          <w:noProof/>
        </w:rPr>
        <w:drawing>
          <wp:inline distT="0" distB="0" distL="0" distR="0" wp14:anchorId="3188506D" wp14:editId="5582310D">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AAF76BC" w14:textId="77777777" w:rsidR="009E2F50" w:rsidRDefault="00383541">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686AF298" w14:textId="77777777" w:rsidR="009E2F50" w:rsidRDefault="00383541">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ins w:id="42"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69E9AB6D" w14:textId="77777777" w:rsidR="009E2F50" w:rsidRDefault="00383541">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44625841" w14:textId="77777777" w:rsidR="009E2F50" w:rsidRDefault="00383541">
      <w:pPr>
        <w:pStyle w:val="Heading3"/>
      </w:pPr>
      <w:bookmarkStart w:id="43" w:name="discussion"/>
      <w:r>
        <w:t>Discussion</w:t>
      </w:r>
      <w:bookmarkEnd w:id="43"/>
    </w:p>
    <w:p w14:paraId="0BE07F6C" w14:textId="77777777" w:rsidR="009E2F50" w:rsidRDefault="00383541">
      <w:pPr>
        <w:pStyle w:val="FirstParagraph"/>
      </w:pPr>
      <w:r>
        <w:rPr>
          <w:i/>
        </w:rPr>
        <w:t>NOTE TO COAUTHORS: The discussion in particular is still very rough. I’d appreciate feedback on what points to emphasize here.</w:t>
      </w:r>
    </w:p>
    <w:p w14:paraId="3E85027D" w14:textId="77777777" w:rsidR="009E2F50" w:rsidRDefault="00383541">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0FBD4E5A" w14:textId="77777777" w:rsidR="009E2F50" w:rsidRDefault="00383541">
      <w:pPr>
        <w:pStyle w:val="BodyText"/>
      </w:pPr>
      <w:r>
        <w:rPr>
          <w:i/>
        </w:rPr>
        <w:t>Climate sensitivity</w:t>
      </w:r>
    </w:p>
    <w:p w14:paraId="6C739D79" w14:textId="77777777" w:rsidR="009E2F50" w:rsidRDefault="00383541">
      <w:pPr>
        <w:pStyle w:val="BodyText"/>
      </w:pPr>
      <w:r>
        <w:t>Ideas to discuss:</w:t>
      </w:r>
    </w:p>
    <w:p w14:paraId="2A6D0F70" w14:textId="77777777" w:rsidR="009E2F50" w:rsidRDefault="000F6398">
      <w:pPr>
        <w:numPr>
          <w:ilvl w:val="0"/>
          <w:numId w:val="4"/>
        </w:numPr>
      </w:pPr>
      <m:oMath>
        <m:sSub>
          <m:sSubPr>
            <m:ctrlPr>
              <w:ins w:id="44"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sidR="00383541">
        <w:t xml:space="preserve"> and </w:t>
      </w:r>
      <m:oMath>
        <m:r>
          <w:rPr>
            <w:rFonts w:ascii="Cambria Math" w:hAnsi="Cambria Math"/>
          </w:rPr>
          <m:t>PET</m:t>
        </m:r>
      </m:oMath>
      <w:r w:rsidR="00383541">
        <w:t xml:space="preserve"> tend to be better variables than the more commonly used </w:t>
      </w:r>
      <m:oMath>
        <m:sSub>
          <m:sSubPr>
            <m:ctrlPr>
              <w:ins w:id="45"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p>
    <w:p w14:paraId="34F6057E" w14:textId="77777777" w:rsidR="009E2F50" w:rsidRDefault="00383541">
      <w:pPr>
        <w:numPr>
          <w:ilvl w:val="0"/>
          <w:numId w:val="4"/>
        </w:numPr>
      </w:pPr>
      <w:r>
        <w:t>trees tend to be sensitive to water over longer time scales (makes sense– lags caused by soil moisture storage)</w:t>
      </w:r>
    </w:p>
    <w:p w14:paraId="5D3D8964" w14:textId="77777777" w:rsidR="009E2F50" w:rsidRDefault="00383541">
      <w:pPr>
        <w:numPr>
          <w:ilvl w:val="0"/>
          <w:numId w:val="4"/>
        </w:numPr>
      </w:pPr>
      <w:r>
        <w:t xml:space="preserve">temperature sensitivity shifts from neg in warm climates to positive in cold climates </w:t>
      </w:r>
      <w:commentRangeStart w:id="46"/>
      <w:r>
        <w:t>(although Sniderhan &amp; Baltzer (2016) shows that the effect shifted to negative as warming progressed)</w:t>
      </w:r>
      <w:commentRangeEnd w:id="46"/>
      <w:r w:rsidR="00C226B4">
        <w:rPr>
          <w:rStyle w:val="CommentReference"/>
        </w:rPr>
        <w:commentReference w:id="46"/>
      </w:r>
    </w:p>
    <w:p w14:paraId="1CCC9A45" w14:textId="77777777" w:rsidR="009E2F50" w:rsidRDefault="00383541">
      <w:pPr>
        <w:numPr>
          <w:ilvl w:val="0"/>
          <w:numId w:val="4"/>
        </w:numPr>
      </w:pPr>
      <w:r>
        <w:t>additive effects are prevalent and should not be overlooked</w:t>
      </w:r>
    </w:p>
    <w:p w14:paraId="704713D8" w14:textId="77777777" w:rsidR="009E2F50" w:rsidRDefault="00383541">
      <w:pPr>
        <w:numPr>
          <w:ilvl w:val="0"/>
          <w:numId w:val="4"/>
        </w:numPr>
      </w:pPr>
      <w:r>
        <w:t>nonlinear effects are prevalent</w:t>
      </w:r>
    </w:p>
    <w:p w14:paraId="71D129F2" w14:textId="77777777" w:rsidR="009E2F50" w:rsidRDefault="00383541">
      <w:pPr>
        <w:pStyle w:val="FirstParagraph"/>
      </w:pPr>
      <w:r>
        <w:rPr>
          <w:i/>
        </w:rPr>
        <w:t>Influence of DBH</w:t>
      </w:r>
    </w:p>
    <w:p w14:paraId="00431916" w14:textId="77777777" w:rsidR="009E2F50" w:rsidRDefault="00383541">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3">
        <w:r>
          <w:rPr>
            <w:rStyle w:val="Hyperlink"/>
            <w:i/>
          </w:rPr>
          <w:t>Clark et al. 2007?</w:t>
        </w:r>
      </w:hyperlink>
      <w:r>
        <w:rPr>
          <w:i/>
        </w:rPr>
        <w:t xml:space="preserve">; </w:t>
      </w:r>
      <w:hyperlink r:id="rId24">
        <w:r>
          <w:rPr>
            <w:rStyle w:val="Hyperlink"/>
            <w:i/>
          </w:rPr>
          <w:t>Schleip et al. 2015</w:t>
        </w:r>
      </w:hyperlink>
      <w:r>
        <w:t>).</w:t>
      </w:r>
    </w:p>
    <w:p w14:paraId="29261153" w14:textId="77777777" w:rsidR="009E2F50" w:rsidRDefault="00383541">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347356B3" w14:textId="77777777" w:rsidR="009E2F50" w:rsidRDefault="00383541">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47D1E612" w14:textId="77777777" w:rsidR="009E2F50" w:rsidRDefault="00383541">
      <w:pPr>
        <w:pStyle w:val="BodyText"/>
      </w:pPr>
      <w:r>
        <w:rPr>
          <w:i/>
        </w:rPr>
        <w:t>Additive and interactive effects of climate and DBH</w:t>
      </w:r>
    </w:p>
    <w:p w14:paraId="5A742099" w14:textId="77777777" w:rsidR="009E2F50" w:rsidRDefault="00383541">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3413622D" w14:textId="77777777" w:rsidR="009E2F50" w:rsidRDefault="00383541">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66AA34F5" w14:textId="77777777" w:rsidR="009E2F50" w:rsidRDefault="00383541">
      <w:pPr>
        <w:pStyle w:val="BodyText"/>
      </w:pPr>
      <w:r>
        <w:rPr>
          <w:i/>
        </w:rPr>
        <w:t>Conclusions</w:t>
      </w:r>
    </w:p>
    <w:p w14:paraId="2ABE8853" w14:textId="77777777" w:rsidR="009E2F50" w:rsidRDefault="00383541">
      <w:pPr>
        <w:pStyle w:val="BodyText"/>
      </w:pPr>
      <w:r>
        <w:t>Sets the foundation for considering other, slowly changing environmental drivers.</w:t>
      </w:r>
    </w:p>
    <w:p w14:paraId="6A80B283" w14:textId="77777777" w:rsidR="009E2F50" w:rsidRDefault="00383541">
      <w:pPr>
        <w:pStyle w:val="Heading3"/>
      </w:pPr>
      <w:bookmarkStart w:id="47" w:name="acknowledgements"/>
      <w:r>
        <w:t>Acknowledgements</w:t>
      </w:r>
      <w:bookmarkEnd w:id="47"/>
    </w:p>
    <w:p w14:paraId="664D4E0A" w14:textId="77777777" w:rsidR="009E2F50" w:rsidRDefault="00383541">
      <w:pPr>
        <w:pStyle w:val="FirstParagraph"/>
      </w:pPr>
      <w:r>
        <w:t>Thanks to Pete Kerby-Miller for bark thickness data. Helpful feedback was provided by Albert Kim… This analysis was funded by a Smithsonian Scholarly Studies grant to KAT, SM, HCM, and CP.</w:t>
      </w:r>
    </w:p>
    <w:p w14:paraId="3EB7B88A" w14:textId="77777777" w:rsidR="009E2F50" w:rsidRDefault="00383541">
      <w:pPr>
        <w:pStyle w:val="Heading3"/>
      </w:pPr>
      <w:bookmarkStart w:id="48" w:name="authors-contributions"/>
      <w:r>
        <w:t>Authors’ contributions</w:t>
      </w:r>
      <w:bookmarkEnd w:id="48"/>
    </w:p>
    <w:p w14:paraId="292F56FB" w14:textId="77777777" w:rsidR="009E2F50" w:rsidRDefault="00383541">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1828B4A7" w14:textId="77777777" w:rsidR="009E2F50" w:rsidRDefault="00383541">
      <w:pPr>
        <w:pStyle w:val="Heading3"/>
      </w:pPr>
      <w:bookmarkStart w:id="49" w:name="references"/>
      <w:r>
        <w:t>References</w:t>
      </w:r>
      <w:bookmarkEnd w:id="49"/>
    </w:p>
    <w:p w14:paraId="6CA7197F" w14:textId="77777777" w:rsidR="009E2F50" w:rsidRDefault="00383541">
      <w:pPr>
        <w:pStyle w:val="Bibliography"/>
      </w:pPr>
      <w:bookmarkStart w:id="50" w:name="ref-alfaro-sanchez_growth_2017"/>
      <w:bookmarkStart w:id="51"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5">
        <w:r>
          <w:rPr>
            <w:rStyle w:val="Hyperlink"/>
          </w:rPr>
          <w:t>10.1007/s00442-017-3879-3</w:t>
        </w:r>
      </w:hyperlink>
    </w:p>
    <w:p w14:paraId="618A0B21" w14:textId="77777777" w:rsidR="009E2F50" w:rsidRDefault="00383541">
      <w:pPr>
        <w:pStyle w:val="Bibliography"/>
      </w:pPr>
      <w:bookmarkStart w:id="52" w:name="X7472afe191c4e6f910d2bf0bfbf82e114a2f267"/>
      <w:bookmarkEnd w:id="50"/>
      <w:r>
        <w:t>Anderson-Teixeira, K., Gonzalez, B., ForestGEO, McGregor, I., Gonzalez-Akre, E., RHelcoski, … Terrell, A. (2020, July). Forestgeo/Climate: Pre-release for collaborative review. Zenodo. doi:</w:t>
      </w:r>
      <w:hyperlink r:id="rId26">
        <w:r>
          <w:rPr>
            <w:rStyle w:val="Hyperlink"/>
          </w:rPr>
          <w:t>10.5281/ZENODO.3958216</w:t>
        </w:r>
      </w:hyperlink>
    </w:p>
    <w:p w14:paraId="07D9E3B5" w14:textId="77777777" w:rsidR="009E2F50" w:rsidRDefault="00383541">
      <w:pPr>
        <w:pStyle w:val="Bibliography"/>
      </w:pPr>
      <w:bookmarkStart w:id="53" w:name="X9500a36d1b54456ba99312b61e732f214f264df"/>
      <w:bookmarkEnd w:id="52"/>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4D014DC0" w14:textId="77777777" w:rsidR="009E2F50" w:rsidRDefault="00383541">
      <w:pPr>
        <w:pStyle w:val="Bibliography"/>
      </w:pPr>
      <w:bookmarkStart w:id="54" w:name="ref-anderson-teixeira_size-related_2015"/>
      <w:bookmarkEnd w:id="53"/>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4610A507" w14:textId="77777777" w:rsidR="009E2F50" w:rsidRDefault="00383541">
      <w:pPr>
        <w:pStyle w:val="Bibliography"/>
      </w:pPr>
      <w:bookmarkStart w:id="55" w:name="ref-baker_suppression_2006"/>
      <w:bookmarkEnd w:id="54"/>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0797D510" w14:textId="77777777" w:rsidR="009E2F50" w:rsidRDefault="00383541">
      <w:pPr>
        <w:pStyle w:val="Bibliography"/>
      </w:pPr>
      <w:bookmarkStart w:id="56" w:name="ref-banbury_morgan_global_nodate"/>
      <w:bookmarkEnd w:id="55"/>
      <w:r>
        <w:t xml:space="preserve">Banbury Morgan, B., Herrmann, V., Kunert, N., Bond-Lamberty, B., Muller-Landau, H. C., &amp; Anderson-Teixeira, K. J. (n.d.). Global patterns of forest autotrophic carbon fluxes. </w:t>
      </w:r>
      <w:r>
        <w:rPr>
          <w:i/>
        </w:rPr>
        <w:t>Global Change Biology</w:t>
      </w:r>
      <w:r>
        <w:t>.</w:t>
      </w:r>
    </w:p>
    <w:p w14:paraId="66D58048" w14:textId="77777777" w:rsidR="009E2F50" w:rsidRDefault="00383541">
      <w:pPr>
        <w:pStyle w:val="Bibliography"/>
      </w:pPr>
      <w:bookmarkStart w:id="57" w:name="ref-bennett_larger_2015"/>
      <w:bookmarkEnd w:id="56"/>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7A73036" w14:textId="77777777" w:rsidR="009E2F50" w:rsidRDefault="00383541">
      <w:pPr>
        <w:pStyle w:val="Bibliography"/>
      </w:pPr>
      <w:bookmarkStart w:id="58" w:name="ref-brown_toward_2004"/>
      <w:bookmarkEnd w:id="57"/>
      <w:r>
        <w:t xml:space="preserve">Brown, J. H., Gillooly,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53F14A3A" w14:textId="77777777" w:rsidR="009E2F50" w:rsidRDefault="00383541">
      <w:pPr>
        <w:pStyle w:val="Bibliography"/>
      </w:pPr>
      <w:bookmarkStart w:id="59" w:name="ref-cailleret_synthesis_2017"/>
      <w:bookmarkEnd w:id="58"/>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6AB97F44" w14:textId="77777777" w:rsidR="009E2F50" w:rsidRDefault="00383541">
      <w:pPr>
        <w:pStyle w:val="Bibliography"/>
      </w:pPr>
      <w:bookmarkStart w:id="60" w:name="ref-charney_observed_2016"/>
      <w:bookmarkEnd w:id="59"/>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95438A1" w14:textId="77777777" w:rsidR="009E2F50" w:rsidRDefault="00383541">
      <w:pPr>
        <w:pStyle w:val="Bibliography"/>
      </w:pPr>
      <w:bookmarkStart w:id="61" w:name="ref-desoto_low_2020"/>
      <w:bookmarkEnd w:id="60"/>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5F0D6C07" w14:textId="77777777" w:rsidR="009E2F50" w:rsidRDefault="00383541">
      <w:pPr>
        <w:pStyle w:val="Bibliography"/>
      </w:pPr>
      <w:bookmarkStart w:id="62" w:name="ref-foster_predicting_2016"/>
      <w:bookmarkEnd w:id="61"/>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20F625D5" w14:textId="77777777" w:rsidR="009E2F50" w:rsidRDefault="00383541">
      <w:pPr>
        <w:pStyle w:val="Bibliography"/>
      </w:pPr>
      <w:bookmarkStart w:id="63" w:name="ref-friedlingstein_climatecarbon_2006"/>
      <w:bookmarkEnd w:id="62"/>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1E161554" w14:textId="77777777" w:rsidR="009E2F50" w:rsidRDefault="00383541">
      <w:pPr>
        <w:pStyle w:val="Bibliography"/>
      </w:pPr>
      <w:bookmarkStart w:id="64" w:name="ref-graumlich_long-term_1989"/>
      <w:bookmarkEnd w:id="63"/>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503CECCA" w14:textId="77777777" w:rsidR="009E2F50" w:rsidRDefault="00383541">
      <w:pPr>
        <w:pStyle w:val="Bibliography"/>
      </w:pPr>
      <w:bookmarkStart w:id="65" w:name="ref-harris_updated_2014"/>
      <w:bookmarkEnd w:id="64"/>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4C54E0D7" w14:textId="77777777" w:rsidR="009E2F50" w:rsidRDefault="00383541">
      <w:pPr>
        <w:pStyle w:val="Bibliography"/>
      </w:pPr>
      <w:bookmarkStart w:id="66" w:name="ref-harris_version_2020"/>
      <w:bookmarkEnd w:id="65"/>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6F4281AD" w14:textId="77777777" w:rsidR="009E2F50" w:rsidRDefault="00383541">
      <w:pPr>
        <w:pStyle w:val="Bibliography"/>
      </w:pPr>
      <w:bookmarkStart w:id="67" w:name="ref-helcoski_growing_2019"/>
      <w:bookmarkEnd w:id="66"/>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6575C76D" w14:textId="77777777" w:rsidR="009E2F50" w:rsidRDefault="00383541">
      <w:pPr>
        <w:pStyle w:val="Bibliography"/>
      </w:pPr>
      <w:bookmarkStart w:id="68" w:name="ref-klesse_sampling_2018"/>
      <w:bookmarkEnd w:id="67"/>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72708AEB" w14:textId="77777777" w:rsidR="009E2F50" w:rsidRDefault="00383541">
      <w:pPr>
        <w:pStyle w:val="Bibliography"/>
      </w:pPr>
      <w:bookmarkStart w:id="69" w:name="ref-kumarathunge_acclimation_2019"/>
      <w:bookmarkEnd w:id="68"/>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628E4FE8" w14:textId="77777777" w:rsidR="009E2F50" w:rsidRDefault="00383541">
      <w:pPr>
        <w:pStyle w:val="Bibliography"/>
      </w:pPr>
      <w:bookmarkStart w:id="70" w:name="ref-mathias_disentangling_2018"/>
      <w:bookmarkEnd w:id="69"/>
      <w:r>
        <w:t xml:space="preserve">Mathias, J. M., &amp; Thomas, R. B. (2018). Disentangling the effects of acidic air pollution, atmospheric CO </w:t>
      </w:r>
      <m:oMath>
        <m:sSub>
          <m:sSubPr>
            <m:ctrlPr>
              <w:ins w:id="71" w:author="Teixeira, Kristina A." w:date="2020-09-13T18:50:00Z">
                <w:rPr>
                  <w:rFonts w:ascii="Cambria Math" w:hAnsi="Cambria Math"/>
                </w:rPr>
              </w:ins>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089C5EE9" w14:textId="77777777" w:rsidR="009E2F50" w:rsidRDefault="00383541">
      <w:pPr>
        <w:pStyle w:val="Bibliography"/>
      </w:pPr>
      <w:bookmarkStart w:id="72" w:name="ref-maxwell_declining_2016"/>
      <w:bookmarkEnd w:id="70"/>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71F1CC23" w14:textId="77777777" w:rsidR="009E2F50" w:rsidRDefault="00383541">
      <w:pPr>
        <w:pStyle w:val="Bibliography"/>
      </w:pPr>
      <w:bookmarkStart w:id="73" w:name="ref-mcdowell_pervasive_2020"/>
      <w:bookmarkEnd w:id="72"/>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5">
        <w:r>
          <w:rPr>
            <w:rStyle w:val="Hyperlink"/>
          </w:rPr>
          <w:t>10.1126/science.aaz9463</w:t>
        </w:r>
      </w:hyperlink>
    </w:p>
    <w:p w14:paraId="64313D18" w14:textId="77777777" w:rsidR="009E2F50" w:rsidRDefault="00383541">
      <w:pPr>
        <w:pStyle w:val="Bibliography"/>
      </w:pPr>
      <w:bookmarkStart w:id="74" w:name="ref-mcgregor_tree_nodate"/>
      <w:bookmarkEnd w:id="73"/>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5001AE97" w14:textId="77777777" w:rsidR="009E2F50" w:rsidRDefault="00383541">
      <w:pPr>
        <w:pStyle w:val="Bibliography"/>
      </w:pPr>
      <w:bookmarkStart w:id="75" w:name="ref-muller-landau_testing_2006"/>
      <w:bookmarkEnd w:id="74"/>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6B93ADC5" w14:textId="77777777" w:rsidR="009E2F50" w:rsidRDefault="00383541">
      <w:pPr>
        <w:pStyle w:val="Bibliography"/>
      </w:pPr>
      <w:bookmarkStart w:id="76" w:name="ref-paton_barro_2019"/>
      <w:bookmarkEnd w:id="75"/>
      <w:r>
        <w:t>Paton, S. (2019). Barro Colorado Island, Clearing_Precipitation, manual. doi:</w:t>
      </w:r>
      <w:hyperlink r:id="rId47">
        <w:r>
          <w:rPr>
            <w:rStyle w:val="Hyperlink"/>
          </w:rPr>
          <w:t>10.25573/data.10042502.v3</w:t>
        </w:r>
      </w:hyperlink>
    </w:p>
    <w:p w14:paraId="1B7E5362" w14:textId="77777777" w:rsidR="009E2F50" w:rsidRDefault="00383541">
      <w:pPr>
        <w:pStyle w:val="Bibliography"/>
      </w:pPr>
      <w:bookmarkStart w:id="77" w:name="ref-peters_detecting_2015"/>
      <w:bookmarkEnd w:id="76"/>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585190F8" w14:textId="77777777" w:rsidR="009E2F50" w:rsidRDefault="00383541">
      <w:pPr>
        <w:pStyle w:val="Bibliography"/>
      </w:pPr>
      <w:bookmarkStart w:id="78" w:name="ref-van_de_pol_identifying_2016"/>
      <w:bookmarkEnd w:id="77"/>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4C33670A" w14:textId="77777777" w:rsidR="009E2F50" w:rsidRDefault="00383541">
      <w:pPr>
        <w:pStyle w:val="Bibliography"/>
      </w:pPr>
      <w:bookmarkStart w:id="79" w:name="ref-rayback_dendroecological_2020"/>
      <w:bookmarkEnd w:id="78"/>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0">
        <w:r>
          <w:rPr>
            <w:rStyle w:val="Hyperlink"/>
          </w:rPr>
          <w:t>10.1016/j.dendro.2020.125678</w:t>
        </w:r>
      </w:hyperlink>
    </w:p>
    <w:p w14:paraId="6B04C884" w14:textId="77777777" w:rsidR="009E2F50" w:rsidRDefault="00383541">
      <w:pPr>
        <w:pStyle w:val="Bibliography"/>
      </w:pPr>
      <w:bookmarkStart w:id="80" w:name="ref-rejoumechain_biomass_2017"/>
      <w:bookmarkEnd w:id="79"/>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318D60A5" w14:textId="77777777" w:rsidR="009E2F50" w:rsidRDefault="00383541">
      <w:pPr>
        <w:pStyle w:val="Bibliography"/>
      </w:pPr>
      <w:bookmarkStart w:id="81" w:name="ref-sniderhan_growth_2016"/>
      <w:bookmarkEnd w:id="80"/>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2">
        <w:r>
          <w:rPr>
            <w:rStyle w:val="Hyperlink"/>
          </w:rPr>
          <w:t>10.1002/2016JG003528</w:t>
        </w:r>
      </w:hyperlink>
    </w:p>
    <w:p w14:paraId="17C17AFA" w14:textId="77777777" w:rsidR="009E2F50" w:rsidRDefault="00383541">
      <w:pPr>
        <w:pStyle w:val="Bibliography"/>
      </w:pPr>
      <w:bookmarkStart w:id="82" w:name="ref-stephenson_rate_2014"/>
      <w:bookmarkEnd w:id="81"/>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749784E9" w14:textId="77777777" w:rsidR="009E2F50" w:rsidRDefault="00383541">
      <w:pPr>
        <w:pStyle w:val="Bibliography"/>
      </w:pPr>
      <w:bookmarkStart w:id="83" w:name="ref-sullivan_long-term_2020"/>
      <w:bookmarkEnd w:id="82"/>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10.1126/science.aaw7578</w:t>
        </w:r>
      </w:hyperlink>
    </w:p>
    <w:p w14:paraId="73D2D268" w14:textId="77777777" w:rsidR="009E2F50" w:rsidRDefault="00383541">
      <w:pPr>
        <w:pStyle w:val="Bibliography"/>
      </w:pPr>
      <w:bookmarkStart w:id="84" w:name="ref-teets_linking_2018"/>
      <w:bookmarkEnd w:id="83"/>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79DED20B" w14:textId="77777777" w:rsidR="009E2F50" w:rsidRDefault="00383541">
      <w:pPr>
        <w:pStyle w:val="Bibliography"/>
      </w:pPr>
      <w:bookmarkStart w:id="85" w:name="ref-teets_quantifying_2018"/>
      <w:bookmarkEnd w:id="84"/>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742CF058" w14:textId="77777777" w:rsidR="009E2F50" w:rsidRDefault="00383541">
      <w:pPr>
        <w:pStyle w:val="Bibliography"/>
      </w:pPr>
      <w:bookmarkStart w:id="86" w:name="ref-tolwinski-ward_bayesian_2013"/>
      <w:bookmarkEnd w:id="85"/>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7B0D6603" w14:textId="77777777" w:rsidR="009E2F50" w:rsidRDefault="00383541">
      <w:pPr>
        <w:pStyle w:val="Bibliography"/>
      </w:pPr>
      <w:bookmarkStart w:id="87" w:name="ref-tumajer_increasing_2017"/>
      <w:bookmarkEnd w:id="8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4C0F7FA5" w14:textId="77777777" w:rsidR="009E2F50" w:rsidRDefault="00383541">
      <w:pPr>
        <w:pStyle w:val="Bibliography"/>
      </w:pPr>
      <w:bookmarkStart w:id="88" w:name="ref-vlam_temperature_2014"/>
      <w:bookmarkEnd w:id="87"/>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9">
        <w:r>
          <w:rPr>
            <w:rStyle w:val="Hyperlink"/>
          </w:rPr>
          <w:t>10.1007/s00442-013-2846-x</w:t>
        </w:r>
      </w:hyperlink>
    </w:p>
    <w:p w14:paraId="09A0AED7" w14:textId="77777777" w:rsidR="009E2F50" w:rsidRDefault="00383541">
      <w:pPr>
        <w:pStyle w:val="Bibliography"/>
      </w:pPr>
      <w:bookmarkStart w:id="89" w:name="ref-walker_integrating_nodate"/>
      <w:bookmarkEnd w:id="88"/>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51"/>
      <w:bookmarkEnd w:id="89"/>
    </w:p>
    <w:sectPr w:rsidR="009E2F5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ennifer Baltzer" w:date="2020-09-11T16:01:00Z" w:initials="MOU">
    <w:p w14:paraId="71277CDF" w14:textId="77777777" w:rsidR="00E720FB" w:rsidRDefault="00E720FB">
      <w:pPr>
        <w:pStyle w:val="CommentText"/>
      </w:pPr>
      <w:r>
        <w:rPr>
          <w:rStyle w:val="CommentReference"/>
        </w:rPr>
        <w:annotationRef/>
      </w:r>
      <w:r>
        <w:t>Biology Department, Wilfrid Laurier University, 75 University Ave W, Waterloo, ON, N2L 3C5</w:t>
      </w:r>
    </w:p>
    <w:p w14:paraId="7C09F2C4" w14:textId="77777777" w:rsidR="00E720FB" w:rsidRDefault="00E720FB">
      <w:pPr>
        <w:pStyle w:val="CommentText"/>
      </w:pPr>
    </w:p>
    <w:p w14:paraId="177587C2" w14:textId="5CF69DA0" w:rsidR="00E720FB" w:rsidRDefault="00E720FB">
      <w:pPr>
        <w:pStyle w:val="CommentText"/>
      </w:pPr>
      <w:r>
        <w:t>Same address for Anastasia Sniderhan</w:t>
      </w:r>
    </w:p>
  </w:comment>
  <w:comment w:id="5" w:author="Jennifer Baltzer" w:date="2020-09-13T16:09:00Z" w:initials="MOU">
    <w:p w14:paraId="60F589EB" w14:textId="3EFE24C2" w:rsidR="00162ADF" w:rsidRDefault="00162ADF">
      <w:pPr>
        <w:pStyle w:val="CommentText"/>
      </w:pPr>
      <w:r>
        <w:rPr>
          <w:rStyle w:val="CommentReference"/>
        </w:rPr>
        <w:annotationRef/>
      </w:r>
      <w:r>
        <w:t xml:space="preserve">I like the structure of the introduction. It is very clear and flows well. </w:t>
      </w:r>
    </w:p>
  </w:comment>
  <w:comment w:id="8" w:author="Jennifer Baltzer" w:date="2020-09-11T16:35:00Z" w:initials="MOU">
    <w:p w14:paraId="495DE7FE" w14:textId="51056769" w:rsidR="006875C5" w:rsidRDefault="006875C5">
      <w:pPr>
        <w:pStyle w:val="CommentText"/>
      </w:pPr>
      <w:r>
        <w:rPr>
          <w:rStyle w:val="CommentReference"/>
        </w:rPr>
        <w:annotationRef/>
      </w:r>
      <w:r w:rsidR="00AF5001">
        <w:t>And in fact, many studies constrain sampling to only larger size classe</w:t>
      </w:r>
      <w:r w:rsidR="00042054">
        <w:t>s.</w:t>
      </w:r>
    </w:p>
  </w:comment>
  <w:comment w:id="10" w:author="Jennifer Baltzer" w:date="2020-09-11T16:38:00Z" w:initials="MOU">
    <w:p w14:paraId="2A31D1CF" w14:textId="68CC1920" w:rsidR="002E4704" w:rsidRDefault="002E4704">
      <w:pPr>
        <w:pStyle w:val="CommentText"/>
      </w:pPr>
      <w:r>
        <w:rPr>
          <w:rStyle w:val="CommentReference"/>
        </w:rPr>
        <w:annotationRef/>
      </w:r>
      <w:r>
        <w:t xml:space="preserve">Well also, presumably, species compositional shifts. For example, if large trees of species A show heightened mortality in response to drought, but species B does not, one might predict climate warming to lead to shifts in dominance toward B. If smaller sizes classes of A do not respond the same as their larger counterparts, this transition might not be expected to occur. Anyhow, seems to me that we could link this line of reasoning into a small bit on ecological state change too, possibly. </w:t>
      </w:r>
    </w:p>
  </w:comment>
  <w:comment w:id="14" w:author="Jennifer Baltzer" w:date="2020-09-13T13:15:00Z" w:initials="MOU">
    <w:p w14:paraId="634275A4" w14:textId="25294D8E" w:rsidR="008B489D" w:rsidRDefault="008B489D">
      <w:pPr>
        <w:pStyle w:val="CommentText"/>
      </w:pPr>
      <w:r>
        <w:rPr>
          <w:rStyle w:val="CommentReference"/>
        </w:rPr>
        <w:annotationRef/>
      </w:r>
      <w:r>
        <w:t xml:space="preserve">Amazing </w:t>
      </w:r>
      <w:r>
        <w:sym w:font="Wingdings" w:char="F04A"/>
      </w:r>
      <w:r>
        <w:t xml:space="preserve"> </w:t>
      </w:r>
    </w:p>
  </w:comment>
  <w:comment w:id="17" w:author="Jennifer Baltzer" w:date="2020-09-13T13:16:00Z" w:initials="MOU">
    <w:p w14:paraId="031E5C1D" w14:textId="7066CC7A" w:rsidR="00936536" w:rsidRDefault="00936536">
      <w:pPr>
        <w:pStyle w:val="CommentText"/>
      </w:pPr>
      <w:r>
        <w:rPr>
          <w:rStyle w:val="CommentReference"/>
        </w:rPr>
        <w:annotationRef/>
      </w:r>
      <w:r>
        <w:t>The data you have fro</w:t>
      </w:r>
      <w:r w:rsidR="00B81AFC">
        <w:t xml:space="preserve">m Scotty would be no more than </w:t>
      </w:r>
      <w:r>
        <w:t xml:space="preserve">a couple of KM from the plot. </w:t>
      </w:r>
    </w:p>
  </w:comment>
  <w:comment w:id="26" w:author="Jennifer Baltzer" w:date="2020-09-13T14:32:00Z" w:initials="MOU">
    <w:p w14:paraId="575D0C85" w14:textId="5BDB3FC6" w:rsidR="00042054" w:rsidRDefault="00042054">
      <w:pPr>
        <w:pStyle w:val="CommentText"/>
      </w:pPr>
      <w:r>
        <w:rPr>
          <w:rStyle w:val="CommentReference"/>
        </w:rPr>
        <w:annotationRef/>
      </w:r>
      <w:r>
        <w:t xml:space="preserve">You could also consider putting these two variables together into a climate moisture deficit type variable. </w:t>
      </w:r>
    </w:p>
    <w:p w14:paraId="22657CA8" w14:textId="77777777" w:rsidR="00B76996" w:rsidRDefault="00B76996">
      <w:pPr>
        <w:pStyle w:val="CommentText"/>
      </w:pPr>
    </w:p>
    <w:p w14:paraId="2A6C0862" w14:textId="5C7D468A" w:rsidR="00B76996" w:rsidRDefault="00B76996">
      <w:pPr>
        <w:pStyle w:val="CommentText"/>
      </w:pPr>
      <w:r>
        <w:t xml:space="preserve">I guess more broadly, I wonder why there is no consideration of the cumulative effects of temp and precip. Maybe it is my lens of having worked in a place where moisture is quite limiting and warming is happening rapidly but it would be good to see if models with both temp and precip variables performed better than either climate variable group alone. Perhaps you have a reason for avoiding doing that and if so, including the rationale would be really good to do. </w:t>
      </w:r>
    </w:p>
  </w:comment>
  <w:comment w:id="27" w:author="Jennifer Baltzer" w:date="2020-09-13T13:57:00Z" w:initials="MOU">
    <w:p w14:paraId="3F7031BE" w14:textId="77777777" w:rsidR="00A27A38" w:rsidRDefault="00A27A38">
      <w:pPr>
        <w:pStyle w:val="CommentText"/>
      </w:pPr>
      <w:r>
        <w:rPr>
          <w:rStyle w:val="CommentReference"/>
        </w:rPr>
        <w:annotationRef/>
      </w:r>
      <w:r>
        <w:t xml:space="preserve">Hmmm… but then </w:t>
      </w:r>
      <w:r w:rsidR="00693543">
        <w:t xml:space="preserve">does this not undermine your goal of trying to understand </w:t>
      </w:r>
      <w:r w:rsidR="006953A7">
        <w:t>climate drivers of growth</w:t>
      </w:r>
      <w:r w:rsidR="00CC245C">
        <w:t xml:space="preserve"> and developing tools that can capture threshold responses</w:t>
      </w:r>
      <w:r w:rsidR="00693543">
        <w:t>? Those decades with the most pronounced climate change will surely be the most recent decades where warming has been rapid</w:t>
      </w:r>
      <w:r w:rsidR="006953A7">
        <w:t xml:space="preserve"> and may have crossed thresholds that are important to be able to capture in this analysis</w:t>
      </w:r>
      <w:r w:rsidR="00693543">
        <w:t xml:space="preserve">. </w:t>
      </w:r>
      <w:r w:rsidR="006953A7">
        <w:t xml:space="preserve">Certainly, in Ana’s recent paper for Scotty (and other sites) throughout NW Canada, we see different early and late time period responses in the more southerly sites that suggest that the climate drivers of importance are changing. </w:t>
      </w:r>
      <w:r w:rsidR="00F77944">
        <w:t xml:space="preserve">Attaching that paper for your consideration… it is now in press in Canadian Journal of Forest Research. </w:t>
      </w:r>
    </w:p>
    <w:p w14:paraId="4E312ACD" w14:textId="77777777" w:rsidR="002643C3" w:rsidRDefault="002643C3">
      <w:pPr>
        <w:pStyle w:val="CommentText"/>
      </w:pPr>
    </w:p>
    <w:p w14:paraId="14C5E6ED" w14:textId="046C3ED0" w:rsidR="002643C3" w:rsidRDefault="002643C3">
      <w:pPr>
        <w:pStyle w:val="CommentText"/>
      </w:pPr>
      <w:r>
        <w:t xml:space="preserve">Anyhow, happy to chat about weird Scotty Creek and how to handle it </w:t>
      </w:r>
      <w:r>
        <w:sym w:font="Wingdings" w:char="F04A"/>
      </w:r>
      <w:r>
        <w:t xml:space="preserve"> </w:t>
      </w:r>
    </w:p>
  </w:comment>
  <w:comment w:id="32" w:author="Jennifer Baltzer" w:date="2020-09-13T14:41:00Z" w:initials="MOU">
    <w:p w14:paraId="7CD11458" w14:textId="18A55AB7" w:rsidR="00FB2B5E" w:rsidRDefault="00FB2B5E">
      <w:pPr>
        <w:pStyle w:val="CommentText"/>
      </w:pPr>
      <w:r>
        <w:rPr>
          <w:rStyle w:val="CommentReference"/>
        </w:rPr>
        <w:annotationRef/>
      </w:r>
      <w:r>
        <w:t xml:space="preserve">We found this to be the case in some of Ana’s analysis from SC and we attributed that to permafrost thaw and its implications for soil moisture access. Did you find a similar pattern here? </w:t>
      </w:r>
      <w:r w:rsidR="00F4307C">
        <w:t xml:space="preserve">I admittedly am not sure where to look </w:t>
      </w:r>
      <w:r w:rsidR="00732A9D">
        <w:t xml:space="preserve">to get this info. </w:t>
      </w:r>
      <w:r w:rsidR="00390D06">
        <w:t xml:space="preserve">Looks like from Fig 3 perhaps summer temps are important. Am I interpreting correctly that both current and previous summer are important? I had a hard time understanding the x-axes on those plots. </w:t>
      </w:r>
    </w:p>
  </w:comment>
  <w:comment w:id="33" w:author="Jennifer Baltzer" w:date="2020-09-13T15:04:00Z" w:initials="MOU">
    <w:p w14:paraId="37537263" w14:textId="3027C33A" w:rsidR="00950ECE" w:rsidRDefault="00950ECE">
      <w:pPr>
        <w:pStyle w:val="CommentText"/>
      </w:pPr>
      <w:r>
        <w:rPr>
          <w:rStyle w:val="CommentReference"/>
        </w:rPr>
        <w:annotationRef/>
      </w:r>
      <w:r>
        <w:t>I really like this figure. It took me a long time to work through but it is very effecti</w:t>
      </w:r>
      <w:r w:rsidR="001F7201">
        <w:t xml:space="preserve">ve. I wonder if including one for each site in the appendix might be useful. </w:t>
      </w:r>
      <w:r w:rsidR="007A6AF0">
        <w:t xml:space="preserve">Then the reader can </w:t>
      </w:r>
      <w:r w:rsidR="00C30EA3">
        <w:t xml:space="preserve">see what the most important timeframe was and how consistent that was across species (for sites that have multiple species </w:t>
      </w:r>
      <w:r w:rsidR="00C30EA3">
        <w:sym w:font="Wingdings" w:char="F04A"/>
      </w:r>
      <w:r w:rsidR="00C30EA3">
        <w:t xml:space="preserve">). I think one place I struggled was that I wanted to take a look at the Scotty-specific results and the way the material is currently set up is that there is very little that lets you take a look at what is happening at these different sites aside from the output for the variables in the two climate groupings that have been deemed most important. </w:t>
      </w:r>
    </w:p>
    <w:p w14:paraId="631859E5" w14:textId="77777777" w:rsidR="000D54C5" w:rsidRDefault="000D54C5">
      <w:pPr>
        <w:pStyle w:val="CommentText"/>
      </w:pPr>
    </w:p>
    <w:p w14:paraId="383D9011" w14:textId="2CCCA8E7" w:rsidR="000D54C5" w:rsidRDefault="000D54C5">
      <w:pPr>
        <w:pStyle w:val="CommentText"/>
      </w:pPr>
      <w:r>
        <w:t xml:space="preserve">But then I found the appendices showing site-specific best models and think that that is probably sufficient. </w:t>
      </w:r>
    </w:p>
  </w:comment>
  <w:comment w:id="34" w:author="Jennifer Baltzer" w:date="2020-09-13T15:13:00Z" w:initials="MOU">
    <w:p w14:paraId="7940AAA8" w14:textId="5F14AE48" w:rsidR="006B7EE5" w:rsidRDefault="006B7EE5">
      <w:pPr>
        <w:pStyle w:val="CommentText"/>
      </w:pPr>
      <w:r>
        <w:rPr>
          <w:rStyle w:val="CommentReference"/>
        </w:rPr>
        <w:annotationRef/>
      </w:r>
      <w:r>
        <w:t xml:space="preserve">Again, being able to point the reader to figures in the appendix that are like figure 1 to be able to look at this rather than just telling the reader how many times it happened would be really great. </w:t>
      </w:r>
    </w:p>
  </w:comment>
  <w:comment w:id="35" w:author="Jennifer Baltzer" w:date="2020-09-13T14:45:00Z" w:initials="MOU">
    <w:p w14:paraId="2408B31A" w14:textId="6D333735" w:rsidR="00390D06" w:rsidRDefault="00390D06">
      <w:pPr>
        <w:pStyle w:val="CommentText"/>
      </w:pPr>
      <w:r>
        <w:rPr>
          <w:rStyle w:val="CommentReference"/>
        </w:rPr>
        <w:annotationRef/>
      </w:r>
      <w:r w:rsidR="006B7EE5">
        <w:t xml:space="preserve">I think to make this figure stand alone you need to give a better description of how to interpret the x axis. Even having read through the paper I am not totally sure. I think I am interpreting correctly that for Scotty the previous year’s summer precip is important and the current year’s July temps are important. You will also probably want to think about using a colorblind-friendly color scheme for this </w:t>
      </w:r>
      <w:r w:rsidR="00995E1D">
        <w:t xml:space="preserve">and other </w:t>
      </w:r>
      <w:r w:rsidR="006B7EE5">
        <w:t>fig</w:t>
      </w:r>
      <w:r w:rsidR="00995E1D">
        <w:t>s</w:t>
      </w:r>
      <w:r w:rsidR="006B7EE5">
        <w:t xml:space="preserve">. </w:t>
      </w:r>
    </w:p>
  </w:comment>
  <w:comment w:id="39" w:author="Jennifer Baltzer" w:date="2020-09-13T15:20:00Z" w:initials="MOU">
    <w:p w14:paraId="156E2746" w14:textId="2C2F5991" w:rsidR="008420C3" w:rsidRDefault="008420C3">
      <w:pPr>
        <w:pStyle w:val="CommentText"/>
      </w:pPr>
      <w:r>
        <w:rPr>
          <w:rStyle w:val="CommentReference"/>
        </w:rPr>
        <w:annotationRef/>
      </w:r>
      <w:r>
        <w:t xml:space="preserve">This is not how I interpret what is plotted on the figure. Certainly, we have found a negative response of growth to temp that we attribute to the indirect effects of temp on thaw processes, and consequently access to soil moisture. However, from the figure about it looks like low and high temps lead to high values of delta r… not sure what that relationship means. Maybe we can chat about this as I may not be understanding the figure. </w:t>
      </w:r>
    </w:p>
  </w:comment>
  <w:comment w:id="40" w:author="Jennifer Baltzer" w:date="2020-09-13T15:23:00Z" w:initials="MOU">
    <w:p w14:paraId="0B8D8760" w14:textId="2F99BEF6" w:rsidR="00B26175" w:rsidRDefault="00B26175">
      <w:pPr>
        <w:pStyle w:val="CommentText"/>
      </w:pPr>
      <w:r>
        <w:rPr>
          <w:rStyle w:val="CommentReference"/>
        </w:rPr>
        <w:annotationRef/>
      </w:r>
      <w:r>
        <w:t xml:space="preserve">Cool. This is a really neat comparison. </w:t>
      </w:r>
    </w:p>
  </w:comment>
  <w:comment w:id="41" w:author="Jennifer Baltzer" w:date="2020-09-13T15:32:00Z" w:initials="MOU">
    <w:p w14:paraId="2900FA7A" w14:textId="374646C8" w:rsidR="00F46270" w:rsidRDefault="00F46270">
      <w:pPr>
        <w:pStyle w:val="CommentText"/>
      </w:pPr>
      <w:r>
        <w:rPr>
          <w:rStyle w:val="CommentReference"/>
        </w:rPr>
        <w:annotationRef/>
      </w:r>
      <w:r>
        <w:t xml:space="preserve">This surprises me. </w:t>
      </w:r>
      <w:r w:rsidR="00C226B4">
        <w:t>We have found negative responses to temps, analyzing the data in different ways (Sniderhan and Baltzer 2016; Sniderhan et al. in press). Maybe worth a chat? Maybe simply due to the use of different variables?</w:t>
      </w:r>
    </w:p>
  </w:comment>
  <w:comment w:id="46" w:author="Jennifer Baltzer" w:date="2020-09-13T15:37:00Z" w:initials="MOU">
    <w:p w14:paraId="5EF06FF2" w14:textId="4F1E8929" w:rsidR="00C226B4" w:rsidRDefault="00C226B4">
      <w:pPr>
        <w:pStyle w:val="CommentText"/>
      </w:pPr>
      <w:r>
        <w:rPr>
          <w:rStyle w:val="CommentReference"/>
        </w:rPr>
        <w:annotationRef/>
      </w:r>
      <w:r>
        <w:t xml:space="preserve">But remember that this links with another change in the environment: Changing permafrost. In Ana’s most recent paper we show that this is resulting in drought stress as demonstrated by tree ring isotopes. So maybe worth mentioning that in areas where climate drivers are resulting in other changes, there may be indirect impacts that alter the expected trajectories (indeed, this has been implicated in signals of decreasing NDVI in boreal systems). Also worth looking at </w:t>
      </w:r>
      <w:r w:rsidR="00F13347">
        <w:t xml:space="preserve">Xanthe </w:t>
      </w:r>
      <w:r>
        <w:t xml:space="preserve">Walker et al. 2015 </w:t>
      </w:r>
      <w:hyperlink r:id="rId1" w:history="1">
        <w:r w:rsidR="00B76996" w:rsidRPr="007C672A">
          <w:rPr>
            <w:rStyle w:val="Hyperlink"/>
          </w:rPr>
          <w:t>https://onlinelibrary.wiley.com/doi/abs/10.1111/gcb.12893</w:t>
        </w:r>
      </w:hyperlink>
      <w:r w:rsidR="00B76996">
        <w:t xml:space="preserve"> </w:t>
      </w:r>
      <w:r>
        <w:t xml:space="preserve"> </w:t>
      </w:r>
    </w:p>
    <w:p w14:paraId="49039073" w14:textId="77777777" w:rsidR="00F13347" w:rsidRDefault="00F13347">
      <w:pPr>
        <w:pStyle w:val="CommentText"/>
      </w:pPr>
    </w:p>
    <w:p w14:paraId="1E162872" w14:textId="401BD513" w:rsidR="00F13347" w:rsidRDefault="00F13347">
      <w:pPr>
        <w:pStyle w:val="CommentText"/>
      </w:pPr>
      <w:r>
        <w:t xml:space="preserve">I am sure that there are other situations (e.g., pests outbreaks, fungal pathogens) that lead to an indirect impact of climate on growth, possibly in unexpected directions. So that could be a nice piece to highlight here. Sites where we see trends that don’t match expectations are likely candidates for more complex dynamics that require a bit more unpacking.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7587C2" w15:done="0"/>
  <w15:commentEx w15:paraId="60F589EB" w15:done="0"/>
  <w15:commentEx w15:paraId="495DE7FE" w15:done="0"/>
  <w15:commentEx w15:paraId="2A31D1CF" w15:done="0"/>
  <w15:commentEx w15:paraId="634275A4" w15:done="0"/>
  <w15:commentEx w15:paraId="031E5C1D" w15:done="0"/>
  <w15:commentEx w15:paraId="2A6C0862" w15:done="0"/>
  <w15:commentEx w15:paraId="14C5E6ED" w15:done="0"/>
  <w15:commentEx w15:paraId="7CD11458" w15:done="0"/>
  <w15:commentEx w15:paraId="383D9011" w15:done="0"/>
  <w15:commentEx w15:paraId="7940AAA8" w15:done="0"/>
  <w15:commentEx w15:paraId="2408B31A" w15:done="0"/>
  <w15:commentEx w15:paraId="156E2746" w15:done="0"/>
  <w15:commentEx w15:paraId="0B8D8760" w15:done="0"/>
  <w15:commentEx w15:paraId="2900FA7A" w15:done="0"/>
  <w15:commentEx w15:paraId="1E1628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7587C2" w16cid:durableId="2308E869"/>
  <w16cid:commentId w16cid:paraId="60F589EB" w16cid:durableId="2308E86A"/>
  <w16cid:commentId w16cid:paraId="495DE7FE" w16cid:durableId="2308E86B"/>
  <w16cid:commentId w16cid:paraId="2A31D1CF" w16cid:durableId="2308E86C"/>
  <w16cid:commentId w16cid:paraId="634275A4" w16cid:durableId="2308E86D"/>
  <w16cid:commentId w16cid:paraId="031E5C1D" w16cid:durableId="2308E86E"/>
  <w16cid:commentId w16cid:paraId="2A6C0862" w16cid:durableId="2308E86F"/>
  <w16cid:commentId w16cid:paraId="14C5E6ED" w16cid:durableId="2308E870"/>
  <w16cid:commentId w16cid:paraId="7CD11458" w16cid:durableId="2308E871"/>
  <w16cid:commentId w16cid:paraId="383D9011" w16cid:durableId="2308E872"/>
  <w16cid:commentId w16cid:paraId="7940AAA8" w16cid:durableId="2308E873"/>
  <w16cid:commentId w16cid:paraId="2408B31A" w16cid:durableId="2308E874"/>
  <w16cid:commentId w16cid:paraId="156E2746" w16cid:durableId="2308E875"/>
  <w16cid:commentId w16cid:paraId="0B8D8760" w16cid:durableId="2308E876"/>
  <w16cid:commentId w16cid:paraId="2900FA7A" w16cid:durableId="2308E877"/>
  <w16cid:commentId w16cid:paraId="1E162872" w16cid:durableId="2308E8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9685D" w14:textId="77777777" w:rsidR="000F6398" w:rsidRDefault="000F6398">
      <w:pPr>
        <w:spacing w:after="0"/>
      </w:pPr>
      <w:r>
        <w:separator/>
      </w:r>
    </w:p>
  </w:endnote>
  <w:endnote w:type="continuationSeparator" w:id="0">
    <w:p w14:paraId="5EC68527" w14:textId="77777777" w:rsidR="000F6398" w:rsidRDefault="000F6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6AD7C" w14:textId="77777777" w:rsidR="000F6398" w:rsidRDefault="000F6398">
      <w:r>
        <w:separator/>
      </w:r>
    </w:p>
  </w:footnote>
  <w:footnote w:type="continuationSeparator" w:id="0">
    <w:p w14:paraId="11A91741" w14:textId="77777777" w:rsidR="000F6398" w:rsidRDefault="000F63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AD250B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4AC83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530E2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2054"/>
    <w:rsid w:val="000D54C5"/>
    <w:rsid w:val="000F6398"/>
    <w:rsid w:val="00162ADF"/>
    <w:rsid w:val="001A0772"/>
    <w:rsid w:val="001F7201"/>
    <w:rsid w:val="00254F29"/>
    <w:rsid w:val="002643C3"/>
    <w:rsid w:val="002E4704"/>
    <w:rsid w:val="00383541"/>
    <w:rsid w:val="00390D06"/>
    <w:rsid w:val="004D41D1"/>
    <w:rsid w:val="004E29B3"/>
    <w:rsid w:val="00590D07"/>
    <w:rsid w:val="006875C5"/>
    <w:rsid w:val="00693543"/>
    <w:rsid w:val="006953A7"/>
    <w:rsid w:val="006B7EE5"/>
    <w:rsid w:val="006C0A4A"/>
    <w:rsid w:val="00732A9D"/>
    <w:rsid w:val="00784D58"/>
    <w:rsid w:val="007A6AF0"/>
    <w:rsid w:val="008420C3"/>
    <w:rsid w:val="008B489D"/>
    <w:rsid w:val="008D6863"/>
    <w:rsid w:val="00936536"/>
    <w:rsid w:val="00950ECE"/>
    <w:rsid w:val="00995E1D"/>
    <w:rsid w:val="009E2F50"/>
    <w:rsid w:val="00A27A38"/>
    <w:rsid w:val="00A6689C"/>
    <w:rsid w:val="00AF5001"/>
    <w:rsid w:val="00B26175"/>
    <w:rsid w:val="00B76996"/>
    <w:rsid w:val="00B81AFC"/>
    <w:rsid w:val="00B84AC3"/>
    <w:rsid w:val="00B86B75"/>
    <w:rsid w:val="00BC48D5"/>
    <w:rsid w:val="00C226B4"/>
    <w:rsid w:val="00C30EA3"/>
    <w:rsid w:val="00C36279"/>
    <w:rsid w:val="00CC245C"/>
    <w:rsid w:val="00E315A3"/>
    <w:rsid w:val="00E720FB"/>
    <w:rsid w:val="00EE41EA"/>
    <w:rsid w:val="00F13347"/>
    <w:rsid w:val="00F4307C"/>
    <w:rsid w:val="00F46270"/>
    <w:rsid w:val="00F77944"/>
    <w:rsid w:val="00FB2B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724E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720F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720FB"/>
    <w:rPr>
      <w:rFonts w:ascii="Times New Roman" w:hAnsi="Times New Roman" w:cs="Times New Roman"/>
      <w:sz w:val="18"/>
      <w:szCs w:val="18"/>
    </w:rPr>
  </w:style>
  <w:style w:type="character" w:styleId="CommentReference">
    <w:name w:val="annotation reference"/>
    <w:basedOn w:val="DefaultParagraphFont"/>
    <w:semiHidden/>
    <w:unhideWhenUsed/>
    <w:rsid w:val="00E720FB"/>
    <w:rPr>
      <w:sz w:val="18"/>
      <w:szCs w:val="18"/>
    </w:rPr>
  </w:style>
  <w:style w:type="paragraph" w:styleId="CommentText">
    <w:name w:val="annotation text"/>
    <w:basedOn w:val="Normal"/>
    <w:link w:val="CommentTextChar"/>
    <w:semiHidden/>
    <w:unhideWhenUsed/>
    <w:rsid w:val="00E720FB"/>
  </w:style>
  <w:style w:type="character" w:customStyle="1" w:styleId="CommentTextChar">
    <w:name w:val="Comment Text Char"/>
    <w:basedOn w:val="DefaultParagraphFont"/>
    <w:link w:val="CommentText"/>
    <w:semiHidden/>
    <w:rsid w:val="00E720FB"/>
  </w:style>
  <w:style w:type="paragraph" w:styleId="CommentSubject">
    <w:name w:val="annotation subject"/>
    <w:basedOn w:val="CommentText"/>
    <w:next w:val="CommentText"/>
    <w:link w:val="CommentSubjectChar"/>
    <w:semiHidden/>
    <w:unhideWhenUsed/>
    <w:rsid w:val="00E720FB"/>
    <w:rPr>
      <w:b/>
      <w:bCs/>
      <w:sz w:val="20"/>
      <w:szCs w:val="20"/>
    </w:rPr>
  </w:style>
  <w:style w:type="character" w:customStyle="1" w:styleId="CommentSubjectChar">
    <w:name w:val="Comment Subject Char"/>
    <w:basedOn w:val="CommentTextChar"/>
    <w:link w:val="CommentSubject"/>
    <w:semiHidden/>
    <w:rsid w:val="00E720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893"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microsoft.com/office/2011/relationships/commentsExtended" Target="commentsExtended.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openxmlformats.org/officeDocument/2006/relationships/hyperlink" Target="mailto:teixeirak@si.edu" TargetMode="Externa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7692</Words>
  <Characters>43849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Teixeira, Kristina A.</cp:lastModifiedBy>
  <cp:revision>2</cp:revision>
  <dcterms:created xsi:type="dcterms:W3CDTF">2020-09-13T23:00:00Z</dcterms:created>
  <dcterms:modified xsi:type="dcterms:W3CDTF">2020-09-13T23:00:00Z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