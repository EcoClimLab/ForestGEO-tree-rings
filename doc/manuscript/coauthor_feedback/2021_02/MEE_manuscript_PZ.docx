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1338" w14:textId="77777777" w:rsidR="0022186F" w:rsidRDefault="003343E2">
      <w:pPr>
        <w:pStyle w:val="FirstParagraph"/>
      </w:pPr>
      <w:r>
        <w:rPr>
          <w:b/>
        </w:rPr>
        <w:t>Title:</w:t>
      </w:r>
      <w:r>
        <w:t xml:space="preserve"> 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Zuidema, Pieter" w:date="2021-02-23T12:37:00Z">
        <w:r w:rsidR="002E4CC5">
          <w:instrText xml:space="preserve">HYPERLINK "C:\\Users\\Zuide015\\AppData\\Local\\Microsoft\\Windows\\INetCache\\Content.Outlook\\7QJ5A9MI\\0000-0003-1780-6310" \h </w:instrText>
        </w:r>
      </w:ins>
      <w:del w:id="4" w:author="Zuidema, Pieter" w:date="2021-02-23T12:37:00Z">
        <w:r w:rsidDel="002E4CC5">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Zuidema, Pieter" w:date="2021-02-23T12:37:00Z">
        <w:r w:rsidR="002E4CC5">
          <w:instrText xml:space="preserve">HYPERLINK "C:\\Users\\Zuide015\\AppData\\Local\\Microsoft\\Windows\\INetCache\\Content.Outlook\\7QJ5A9MI\\0000-0002-2560-0710" \h </w:instrText>
        </w:r>
      </w:ins>
      <w:del w:id="6" w:author="Zuidema, Pieter" w:date="2021-02-23T12:37:00Z">
        <w:r w:rsidDel="002E4CC5">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Zuidema, Pieter" w:date="2021-02-23T12:37:00Z">
        <w:r w:rsidR="002E4CC5">
          <w:instrText xml:space="preserve">HYPERLINK "C:\\Users\\Zuide015\\AppData\\Local\\Microsoft\\Windows\\INetCache\\Content.Outlook\\7QJ5A9MI\\0000-0002-7722-8797" \h </w:instrText>
        </w:r>
      </w:ins>
      <w:del w:id="8" w:author="Zuidema, Pieter" w:date="2021-02-23T12:37:00Z">
        <w:r w:rsidDel="002E4CC5">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Zuidema, Pieter" w:date="2021-02-23T12:37:00Z">
        <w:r w:rsidR="002E4CC5">
          <w:instrText xml:space="preserve">HYPERLINK "C:\\Users\\Zuide015\\AppData\\Local\\Microsoft\\Windows\\INetCache\\Content.Outlook\\7QJ5A9MI\\0000-0002-6070-5956" \h </w:instrText>
        </w:r>
      </w:ins>
      <w:del w:id="10" w:author="Zuidema, Pieter" w:date="2021-02-23T12:37:00Z">
        <w:r w:rsidDel="002E4CC5">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xml:space="preserve">, </w:t>
      </w:r>
      <w:r w:rsidRPr="007C66A2">
        <w:rPr>
          <w:highlight w:val="yellow"/>
          <w:rPrChange w:id="11" w:author="Teixeira, Kristina A." w:date="2021-03-03T07:52:00Z">
            <w:rPr/>
          </w:rPrChange>
        </w:rPr>
        <w:t>Peter</w:t>
      </w:r>
      <w:ins w:id="12" w:author="Zuidema, Pieter" w:date="2021-02-23T12:23:00Z">
        <w:r w:rsidR="002E4CC5" w:rsidRPr="007C66A2">
          <w:rPr>
            <w:highlight w:val="yellow"/>
            <w:rPrChange w:id="13" w:author="Teixeira, Kristina A." w:date="2021-03-03T07:52:00Z">
              <w:rPr/>
            </w:rPrChange>
          </w:rPr>
          <w:t xml:space="preserve"> A.</w:t>
        </w:r>
      </w:ins>
      <w:r w:rsidRPr="007C66A2">
        <w:rPr>
          <w:highlight w:val="yellow"/>
          <w:rPrChange w:id="14" w:author="Teixeira, Kristina A." w:date="2021-03-03T07:52:00Z">
            <w:rPr/>
          </w:rPrChange>
        </w:rPr>
        <w:t xml:space="preserve"> Zuidema</w:t>
      </w:r>
      <w:r w:rsidRPr="007C66A2">
        <w:rPr>
          <w:highlight w:val="yellow"/>
          <w:vertAlign w:val="superscript"/>
          <w:rPrChange w:id="15" w:author="Teixeira, Kristina A." w:date="2021-03-03T07:52:00Z">
            <w:rPr>
              <w:vertAlign w:val="superscript"/>
            </w:rPr>
          </w:rPrChange>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6" w:name="Abstract"/>
      <w:r>
        <w:lastRenderedPageBreak/>
        <w:t>Abstract</w:t>
      </w:r>
    </w:p>
    <w:p w14:paraId="0EDA84D5" w14:textId="77777777" w:rsidR="0022186F" w:rsidRDefault="003343E2">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w:t>
      </w:r>
      <w:commentRangeStart w:id="17"/>
      <w:r>
        <w:t xml:space="preserve">develop a </w:t>
      </w:r>
      <w:commentRangeEnd w:id="17"/>
      <w:r w:rsidR="002E4CC5">
        <w:rPr>
          <w:rStyle w:val="CommentReference"/>
        </w:rPr>
        <w:commentReference w:id="17"/>
      </w:r>
      <w:r>
        <w:t xml:space="preserve">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8" w:name="Introduction"/>
      <w:bookmarkEnd w:id="16"/>
      <w:commentRangeStart w:id="19"/>
      <w:r>
        <w:lastRenderedPageBreak/>
        <w:t>Introduction</w:t>
      </w:r>
      <w:commentRangeEnd w:id="19"/>
      <w:r w:rsidR="0026679F">
        <w:rPr>
          <w:rStyle w:val="CommentReference"/>
          <w:rFonts w:eastAsiaTheme="minorHAnsi" w:cstheme="minorBidi"/>
          <w:b w:val="0"/>
          <w:bCs w:val="0"/>
          <w:color w:val="auto"/>
        </w:rPr>
        <w:commentReference w:id="19"/>
      </w:r>
    </w:p>
    <w:p w14:paraId="3842AE15" w14:textId="77777777" w:rsidR="0022186F" w:rsidRDefault="003343E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20"/>
      <m:oMath>
        <m:r>
          <w:rPr>
            <w:rFonts w:ascii="Cambria Math" w:hAnsi="Cambria Math"/>
          </w:rPr>
          <m:t>ANP</m:t>
        </m:r>
        <w:commentRangeEnd w:id="20"/>
        <m:r>
          <m:rPr>
            <m:sty m:val="p"/>
          </m:rPr>
          <w:rPr>
            <w:rStyle w:val="CommentReference"/>
          </w:rPr>
          <w:commentReference w:id="20"/>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w:t>
      </w:r>
      <w:commentRangeStart w:id="21"/>
      <w:r>
        <w:t xml:space="preserve">changing </w:t>
      </w:r>
      <w:commentRangeEnd w:id="21"/>
      <w:r w:rsidR="001E6C95">
        <w:rPr>
          <w:rStyle w:val="CommentReference"/>
        </w:rPr>
        <w:commentReference w:id="21"/>
      </w:r>
      <w:r>
        <w:t>(Babst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711D1F96" w14:textId="77777777" w:rsidR="0022186F" w:rsidRDefault="003343E2">
      <w:pPr>
        <w:pStyle w:val="BodyText"/>
      </w:pPr>
      <w:commentRangeStart w:id="22"/>
      <w:r>
        <w:t>D</w:t>
      </w:r>
      <w:commentRangeEnd w:id="22"/>
      <w:r w:rsidR="00D13461">
        <w:rPr>
          <w:rStyle w:val="CommentReference"/>
        </w:rPr>
        <w:commentReference w:id="22"/>
      </w:r>
      <w:r>
        <w:t xml:space="preserve">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w:t>
      </w:r>
      <w:commentRangeStart w:id="23"/>
      <w:r>
        <w:t>A</w:t>
      </w:r>
      <w:commentRangeEnd w:id="23"/>
      <w:r w:rsidR="00C84C4D">
        <w:rPr>
          <w:rStyle w:val="CommentReference"/>
        </w:rPr>
        <w:commentReference w:id="23"/>
      </w:r>
      <w:r>
        <w:t xml:space="preserve">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4"/>
      <w:r>
        <w:t>D</w:t>
      </w:r>
      <w:commentRangeEnd w:id="24"/>
      <w:r w:rsidR="00584E5B">
        <w:rPr>
          <w:rStyle w:val="CommentReference"/>
        </w:rPr>
        <w:commentReference w:id="24"/>
      </w:r>
      <w:r>
        <w:t xml:space="preserve">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proofErr w:type="gramStart"/>
      <w:r>
        <w:t>spatio-temporal scales</w:t>
      </w:r>
      <w:proofErr w:type="gramEnd"/>
      <w:r>
        <w:t xml:space="preserve">. </w:t>
      </w:r>
      <w:commentRangeStart w:id="25"/>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(Kumarathunge et al., 2019). </w:t>
      </w:r>
      <w:commentRangeEnd w:id="25"/>
      <w:r w:rsidR="00D85FDA">
        <w:rPr>
          <w:rStyle w:val="CommentReference"/>
        </w:rPr>
        <w:commentReference w:id="25"/>
      </w:r>
      <w:r>
        <w:t>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w:t>
      </w:r>
      <w:commentRangeStart w:id="26"/>
      <w:r>
        <w:t>,</w:t>
      </w:r>
      <w:commentRangeEnd w:id="26"/>
      <w:r w:rsidR="005D3BD7">
        <w:rPr>
          <w:rStyle w:val="CommentReference"/>
        </w:rPr>
        <w:commentReference w:id="26"/>
      </w:r>
      <w:r>
        <w:t xml:space="preserve"> and traditional analysis methods are designed around first-order linear growth-climate relationships (Fritts, 1976 </w:t>
      </w:r>
      <w:r>
        <w:rPr>
          <w:b/>
        </w:rPr>
        <w:t>(dendro coauthors, does this ref work?)</w:t>
      </w:r>
      <w:r>
        <w:t>).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commentRangeStart w:id="27"/>
      <w:r>
        <w:t>)</w:t>
      </w:r>
      <w:commentRangeEnd w:id="27"/>
      <w:r w:rsidR="000C48D8">
        <w:rPr>
          <w:rStyle w:val="CommentReference"/>
        </w:rPr>
        <w:commentReference w:id="27"/>
      </w:r>
      <w:r>
        <w:t>.</w:t>
      </w:r>
    </w:p>
    <w:p w14:paraId="2A74582C" w14:textId="77777777" w:rsidR="0022186F" w:rsidRDefault="003343E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C674B7A" w14:textId="77777777" w:rsidR="0022186F" w:rsidRDefault="003343E2">
      <w:pPr>
        <w:pStyle w:val="BodyText"/>
      </w:pPr>
      <w:r>
        <w:t xml:space="preserve">Characterizing how tree growth and forest productivity are responding to </w:t>
      </w:r>
      <w:proofErr w:type="gramStart"/>
      <w:r>
        <w:t>slowly-changing</w:t>
      </w:r>
      <w:proofErr w:type="gramEnd"/>
      <w:r>
        <w:t xml:space="preserve"> environmental drivers is very challenging and uncertain. </w:t>
      </w:r>
      <w:commentRangeStart w:id="28"/>
      <w:r>
        <w:t xml:space="preserve">Directional </w:t>
      </w:r>
      <w:commentRangeEnd w:id="28"/>
      <w:r w:rsidR="007062A2">
        <w:rPr>
          <w:rStyle w:val="CommentReference"/>
        </w:rPr>
        <w:commentReference w:id="28"/>
      </w:r>
      <w:r>
        <w:t>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29"/>
      <w:r>
        <w:t>.</w:t>
      </w:r>
      <w:commentRangeEnd w:id="29"/>
      <w:r w:rsidR="00F5113A">
        <w:rPr>
          <w:rStyle w:val="CommentReference"/>
        </w:rPr>
        <w:commentReference w:id="29"/>
      </w:r>
      <w:r>
        <w:t xml:space="preserve">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30"/>
      <w:r>
        <w:t xml:space="preserve">develop a </w:t>
      </w:r>
      <w:commentRangeEnd w:id="30"/>
      <w:r w:rsidR="0099566C">
        <w:rPr>
          <w:rStyle w:val="CommentReference"/>
        </w:rPr>
        <w:commentReference w:id="30"/>
      </w:r>
      <w:r>
        <w:t xml:space="preserve">new method that allows simultaneous consideration of the effects of principle climate drivers (pre-selected in an objective manner), tree size, and </w:t>
      </w:r>
      <w:ins w:id="31" w:author="Zuidema, Pieter" w:date="2021-02-23T13:05:00Z">
        <w:r w:rsidR="00EC3C91">
          <w:t xml:space="preserve">calendar </w:t>
        </w:r>
      </w:ins>
      <w:r>
        <w:t xml:space="preserve">year on annual tree growth. This approach allows us to </w:t>
      </w:r>
      <w:del w:id="32" w:author="Zuidema, Pieter" w:date="2021-02-23T13:06:00Z">
        <w:r w:rsidDel="00EC3C91">
          <w:delText>ask</w:delText>
        </w:r>
      </w:del>
      <w:ins w:id="33" w:author="Zuidema, Pieter" w:date="2021-02-23T13:06:00Z">
        <w:r w:rsidR="00EC3C91">
          <w:t xml:space="preserve">answer the following questions for a </w:t>
        </w:r>
        <w:r w:rsidR="0051084A">
          <w:t>globally distributed tree-ring dataset</w:t>
        </w:r>
      </w:ins>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34" w:name="Materials"/>
      <w:bookmarkEnd w:id="18"/>
      <w:r>
        <w:t>Materials and Methods</w:t>
      </w:r>
    </w:p>
    <w:p w14:paraId="040D429B" w14:textId="77777777" w:rsidR="0022186F" w:rsidRDefault="003343E2">
      <w:pPr>
        <w:pStyle w:val="Heading2"/>
      </w:pPr>
      <w:r>
        <w:t>Data sources 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w:t>
      </w:r>
      <w:del w:id="35" w:author="Zuidema, Pieter" w:date="2021-02-23T13:07:00Z">
        <w:r w:rsidDel="00130D45">
          <w:delText xml:space="preserve">are </w:delText>
        </w:r>
      </w:del>
      <w:ins w:id="36" w:author="Zuidema, Pieter" w:date="2021-02-23T13:07:00Z">
        <w:r w:rsidR="00130D45">
          <w:t xml:space="preserve">also contain?? </w:t>
        </w:r>
      </w:ins>
      <w:r>
        <w:t xml:space="preserve">large </w:t>
      </w:r>
      <w:r>
        <w:lastRenderedPageBreak/>
        <w:t>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0172083D" w14:textId="77777777" w:rsidR="0022186F" w:rsidRDefault="003343E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4"/>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5">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1C71A0C" w14:textId="77777777" w:rsidR="0022186F" w:rsidRDefault="003343E2">
      <w:pPr>
        <w:pStyle w:val="Heading2"/>
      </w:pPr>
      <w:bookmarkStart w:id="37"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6"/>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w:t>
      </w:r>
      <w:commentRangeStart w:id="38"/>
      <w:r>
        <w:t>S5</w:t>
      </w:r>
      <w:commentRangeEnd w:id="38"/>
      <w:r w:rsidR="00D46EC1">
        <w:rPr>
          <w:rStyle w:val="CommentReference"/>
        </w:rPr>
        <w:commentReference w:id="38"/>
      </w:r>
      <w:r>
        <w:t>).</w:t>
      </w:r>
    </w:p>
    <w:p w14:paraId="51F54B43" w14:textId="77777777" w:rsidR="0022186F" w:rsidRDefault="003343E2">
      <w:pPr>
        <w:pStyle w:val="Heading3"/>
      </w:pPr>
      <w:bookmarkStart w:id="39" w:name="Combining"/>
      <w:commentRangeStart w:id="40"/>
      <w:r>
        <w:t>Combining drivers in GLS model</w:t>
      </w:r>
      <w:commentRangeEnd w:id="40"/>
      <w:r w:rsidR="00C04489">
        <w:rPr>
          <w:rStyle w:val="CommentReference"/>
          <w:rFonts w:eastAsiaTheme="minorHAnsi" w:cstheme="minorBidi"/>
          <w:i w:val="0"/>
          <w:iCs w:val="0"/>
          <w:color w:val="auto"/>
        </w:rPr>
        <w:commentReference w:id="40"/>
      </w:r>
    </w:p>
    <w:p w14:paraId="4A553D1B" w14:textId="77777777" w:rsidR="0022186F" w:rsidRDefault="003343E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3209EED" w14:textId="77777777" w:rsidR="0022186F" w:rsidRDefault="003343E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41"/>
      <w:r>
        <w:t>n= 8</w:t>
      </w:r>
      <w:commentRangeEnd w:id="41"/>
      <w:r w:rsidR="00B119F9">
        <w:rPr>
          <w:rStyle w:val="CommentReference"/>
        </w:rPr>
        <w:commentReference w:id="41"/>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1202EA2" w14:textId="77777777" w:rsidR="0022186F" w:rsidRDefault="003343E2">
      <w:pPr>
        <w:pStyle w:val="Heading1"/>
      </w:pPr>
      <w:bookmarkStart w:id="42" w:name="Results"/>
      <w:bookmarkEnd w:id="34"/>
      <w:bookmarkEnd w:id="37"/>
      <w:bookmarkEnd w:id="39"/>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43" w:name="Influence"/>
      <w:r>
        <w:lastRenderedPageBreak/>
        <w:t>Influence of DBH</w:t>
      </w:r>
    </w:p>
    <w:p w14:paraId="24CC7AF9" w14:textId="77777777" w:rsidR="0022186F" w:rsidRDefault="003343E2">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44"/>
      <w:r>
        <w:rPr>
          <w:b/>
        </w:rPr>
        <w:t xml:space="preserve">Figure </w:t>
      </w:r>
      <w:commentRangeEnd w:id="44"/>
      <w:r w:rsidR="00090446">
        <w:rPr>
          <w:rStyle w:val="CommentReference"/>
          <w:i w:val="0"/>
        </w:rPr>
        <w:commentReference w:id="44"/>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45" w:name="Additive"/>
      <w:bookmarkEnd w:id="43"/>
      <w:r>
        <w:t>Additive and interactive effects of climate and DBH</w:t>
      </w:r>
    </w:p>
    <w:p w14:paraId="1BA8A40F" w14:textId="77777777" w:rsidR="0022186F" w:rsidRDefault="003343E2">
      <w:pPr>
        <w:pStyle w:val="FirstParagraph"/>
      </w:pPr>
      <w:commentRangeStart w:id="46"/>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46"/>
      <w:r w:rsidR="000F25BC">
        <w:rPr>
          <w:rStyle w:val="CommentReference"/>
        </w:rPr>
        <w:commentReference w:id="46"/>
      </w:r>
      <w:r>
        <w:t xml:space="preserve">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47"/>
      <w:r>
        <w:t xml:space="preserve">for 90 of the 203 (44%) </w:t>
      </w:r>
      <w:commentRangeEnd w:id="47"/>
      <w:r w:rsidR="00AC293C">
        <w:rPr>
          <w:rStyle w:val="CommentReference"/>
        </w:rPr>
        <w:commentReference w:id="47"/>
      </w:r>
      <w:r>
        <w:t xml:space="preserve">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48"/>
      <w:r>
        <w:rPr>
          <w:b/>
        </w:rPr>
        <w:t xml:space="preserve">Examples </w:t>
      </w:r>
      <w:commentRangeEnd w:id="48"/>
      <w:r w:rsidR="00720607">
        <w:rPr>
          <w:rStyle w:val="CommentReference"/>
          <w:i w:val="0"/>
        </w:rPr>
        <w:commentReference w:id="48"/>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49" w:name="Effects"/>
      <w:bookmarkEnd w:id="45"/>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w:t>
      </w:r>
      <w:commentRangeStart w:id="50"/>
      <w:commentRangeStart w:id="51"/>
      <w:r>
        <w:t xml:space="preserve">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w:t>
      </w:r>
      <w:commentRangeEnd w:id="50"/>
      <w:r w:rsidR="00C10761">
        <w:rPr>
          <w:rStyle w:val="CommentReference"/>
        </w:rPr>
        <w:commentReference w:id="50"/>
      </w:r>
      <w:commentRangeEnd w:id="51"/>
      <w:r w:rsidR="005E3060">
        <w:rPr>
          <w:rStyle w:val="CommentReference"/>
        </w:rPr>
        <w:commentReference w:id="51"/>
      </w:r>
      <w:r>
        <w:t xml:space="preserve">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year in </w:t>
      </w:r>
      <w:del w:id="52" w:author="Zuidema, Pieter" w:date="2021-02-23T15:01:00Z">
        <w:r w:rsidDel="008158F2">
          <w:delText xml:space="preserve">in </w:delText>
        </w:r>
      </w:del>
      <w:r>
        <w:t xml:space="preserve">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53" w:name="Discussion"/>
      <w:bookmarkEnd w:id="42"/>
      <w:bookmarkEnd w:id="49"/>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t>
      </w:r>
      <w:commentRangeStart w:id="54"/>
      <w:r>
        <w:t xml:space="preserve">while offering a fuller picture of the drivers of tree growth in an era of global change. </w:t>
      </w:r>
      <w:commentRangeEnd w:id="54"/>
      <w:r w:rsidR="00AF6E29">
        <w:rPr>
          <w:rStyle w:val="CommentReference"/>
        </w:rPr>
        <w:commentReference w:id="54"/>
      </w:r>
      <w:r>
        <w:t>Below, we summarize how our results on the effects of climate, tree size, and year corroborate current understanding of the drivers of tree growth while yielding new insights made possible by the approach.</w:t>
      </w:r>
    </w:p>
    <w:p w14:paraId="045C0823" w14:textId="77777777" w:rsidR="0022186F" w:rsidRDefault="003343E2">
      <w:pPr>
        <w:pStyle w:val="Heading2"/>
      </w:pPr>
      <w:bookmarkStart w:id="55" w:name="Climate"/>
      <w:r>
        <w:t>Climate sensitivity</w:t>
      </w:r>
    </w:p>
    <w:p w14:paraId="59B0E56E" w14:textId="77777777" w:rsidR="0022186F" w:rsidRDefault="003343E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w:t>
      </w:r>
      <w:commentRangeStart w:id="56"/>
      <w:r>
        <w:t>)</w:t>
      </w:r>
      <w:commentRangeEnd w:id="56"/>
      <w:r w:rsidR="005C79A1">
        <w:rPr>
          <w:rStyle w:val="CommentReference"/>
        </w:rPr>
        <w:commentReference w:id="56"/>
      </w:r>
      <w:r>
        <w:t xml:space="preserve">,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57"/>
      <w:r>
        <w:t>warming temperatures</w:t>
      </w:r>
      <w:commentRangeEnd w:id="57"/>
      <w:r w:rsidR="002E5408">
        <w:rPr>
          <w:rStyle w:val="CommentReference"/>
        </w:rPr>
        <w:commentReference w:id="57"/>
      </w:r>
      <w:r>
        <w:t>.</w:t>
      </w:r>
    </w:p>
    <w:p w14:paraId="725E8812" w14:textId="77777777" w:rsidR="0022186F" w:rsidRDefault="003343E2">
      <w:pPr>
        <w:pStyle w:val="BodyText"/>
      </w:pPr>
      <w:r>
        <w:rPr>
          <w:b/>
        </w:rPr>
        <w:t>(</w:t>
      </w:r>
      <w:commentRangeStart w:id="58"/>
      <w:r>
        <w:rPr>
          <w:b/>
        </w:rPr>
        <w:t>should I remove this paragraph</w:t>
      </w:r>
      <w:commentRangeEnd w:id="58"/>
      <w:r w:rsidR="00835785">
        <w:rPr>
          <w:rStyle w:val="CommentReference"/>
        </w:rPr>
        <w:commentReference w:id="58"/>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59"/>
      <w:r>
        <w:t xml:space="preserve">conventional approaches in the use of GLS models </w:t>
      </w:r>
      <w:commentRangeEnd w:id="59"/>
      <w:r w:rsidR="002B29AA">
        <w:rPr>
          <w:rStyle w:val="CommentReference"/>
        </w:rPr>
        <w:commentReference w:id="59"/>
      </w:r>
      <w:r>
        <w:t xml:space="preserve">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5A6138EC" w14:textId="77777777" w:rsidR="0022186F" w:rsidRDefault="003343E2">
      <w:pPr>
        <w:pStyle w:val="Heading2"/>
      </w:pPr>
      <w:bookmarkStart w:id="60" w:name="Variation"/>
      <w:bookmarkEnd w:id="55"/>
      <w:commentRangeStart w:id="61"/>
      <w:r>
        <w:t xml:space="preserve">Variation with </w:t>
      </w:r>
      <m:oMath>
        <m:r>
          <m:rPr>
            <m:sty m:val="bi"/>
          </m:rPr>
          <w:rPr>
            <w:rFonts w:ascii="Cambria Math" w:hAnsi="Cambria Math"/>
          </w:rPr>
          <m:t>DBH</m:t>
        </m:r>
        <w:commentRangeEnd w:id="61"/>
        <m:r>
          <m:rPr>
            <m:sty m:val="p"/>
          </m:rPr>
          <w:rPr>
            <w:rStyle w:val="CommentReference"/>
            <w:rFonts w:eastAsiaTheme="minorHAnsi" w:cstheme="minorBidi"/>
            <w:b w:val="0"/>
            <w:bCs w:val="0"/>
            <w:color w:val="auto"/>
          </w:rPr>
          <w:commentReference w:id="61"/>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3C175C43" w14:textId="77777777" w:rsidR="0022186F" w:rsidRDefault="003343E2">
      <w:pPr>
        <w:pStyle w:val="Heading2"/>
      </w:pPr>
      <w:bookmarkStart w:id="62" w:name="Changing"/>
      <w:bookmarkEnd w:id="60"/>
      <w:r>
        <w:t>Changing growth rates</w:t>
      </w:r>
    </w:p>
    <w:p w14:paraId="673B3DD2" w14:textId="77777777" w:rsidR="0022186F" w:rsidRDefault="003343E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w:t>
      </w:r>
      <w:commentRangeStart w:id="63"/>
      <w:r>
        <w:t xml:space="preserve">an approach parallel to that employed here (regional curve standardization) </w:t>
      </w:r>
      <w:commentRangeEnd w:id="63"/>
      <w:r w:rsidR="005948A3">
        <w:rPr>
          <w:rStyle w:val="CommentReference"/>
        </w:rPr>
        <w:commentReference w:id="63"/>
      </w:r>
      <w:r>
        <w:t xml:space="preserve">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w:t>
      </w:r>
      <w:commentRangeStart w:id="64"/>
      <w:r>
        <w:t>)</w:t>
      </w:r>
      <w:commentRangeEnd w:id="64"/>
      <w:r w:rsidR="00B212C7">
        <w:rPr>
          <w:rStyle w:val="CommentReference"/>
        </w:rPr>
        <w:commentReference w:id="64"/>
      </w:r>
      <w:r>
        <w:t xml:space="preserve">.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w:t>
      </w:r>
      <w:commentRangeStart w:id="65"/>
      <w:r>
        <w:t xml:space="preserve">observed trends </w:t>
      </w:r>
      <w:commentRangeEnd w:id="65"/>
      <w:r w:rsidR="00743C2A">
        <w:rPr>
          <w:rStyle w:val="CommentReference"/>
        </w:rPr>
        <w:commentReference w:id="65"/>
      </w:r>
      <w:r>
        <w:t xml:space="preserve">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66"/>
      <w:r>
        <w:t xml:space="preserve">climate drivers other than those selected by </w:t>
      </w:r>
      <w:proofErr w:type="spellStart"/>
      <w:r>
        <w:rPr>
          <w:i/>
        </w:rPr>
        <w:t>climwin</w:t>
      </w:r>
      <w:commentRangeEnd w:id="66"/>
      <w:proofErr w:type="spellEnd"/>
      <w:r w:rsidR="00C81A17">
        <w:rPr>
          <w:rStyle w:val="CommentReference"/>
        </w:rPr>
        <w:commentReference w:id="66"/>
      </w:r>
      <w:r>
        <w:t>, rising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w:t>
      </w:r>
      <w:commentRangeStart w:id="67"/>
      <w:r>
        <w:t>.</w:t>
      </w:r>
      <w:commentRangeEnd w:id="67"/>
      <w:r w:rsidR="000F0440">
        <w:rPr>
          <w:rStyle w:val="CommentReference"/>
        </w:rPr>
        <w:commentReference w:id="67"/>
      </w:r>
      <w:r>
        <w:t xml:space="preserve">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commentRangeStart w:id="68"/>
      <w:r>
        <w:rPr>
          <w:i/>
        </w:rPr>
        <w:t xml:space="preserve">Populus </w:t>
      </w:r>
      <w:proofErr w:type="spellStart"/>
      <w:r>
        <w:rPr>
          <w:i/>
        </w:rPr>
        <w:t>tremuloides</w:t>
      </w:r>
      <w:proofErr w:type="spellEnd"/>
      <w:r>
        <w:t xml:space="preserve"> at CB; </w:t>
      </w:r>
      <w:commentRangeEnd w:id="68"/>
      <w:r w:rsidR="00092657">
        <w:rPr>
          <w:rStyle w:val="CommentReference"/>
        </w:rPr>
        <w:commentReference w:id="68"/>
      </w:r>
      <w:r>
        <w:t>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growth rates of any species benefited substantially from increasing CO</w:t>
      </w:r>
      <w:r>
        <w:rPr>
          <w:vertAlign w:val="subscript"/>
        </w:rPr>
        <w:t>2</w:t>
      </w:r>
      <w:r>
        <w:t xml:space="preserve">, corroborating previous analyses from HKK </w:t>
      </w:r>
      <w:commentRangeStart w:id="69"/>
      <w:r>
        <w:t>Brienen et al. (2017)</w:t>
      </w:r>
      <w:commentRangeEnd w:id="69"/>
      <w:r w:rsidR="00646144">
        <w:rPr>
          <w:rStyle w:val="CommentReference"/>
        </w:rPr>
        <w:commentReference w:id="69"/>
      </w:r>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w:t>
      </w:r>
      <w:commentRangeStart w:id="70"/>
      <w:r>
        <w:t xml:space="preserve">A growth benefit </w:t>
      </w:r>
      <w:commentRangeEnd w:id="70"/>
      <w:r w:rsidR="00FD70DE">
        <w:rPr>
          <w:rStyle w:val="CommentReference"/>
        </w:rPr>
        <w:commentReference w:id="70"/>
      </w:r>
      <w:r>
        <w:t>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71" w:name="Conclusions"/>
      <w:bookmarkEnd w:id="62"/>
      <w:r>
        <w:lastRenderedPageBreak/>
        <w:t>Conclusions</w:t>
      </w:r>
    </w:p>
    <w:p w14:paraId="618CEF83" w14:textId="77777777" w:rsidR="0022186F" w:rsidRDefault="003343E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w:t>
      </w:r>
      <w:commentRangeStart w:id="72"/>
      <w:r>
        <w:t xml:space="preserve">that growth–measured by any metric–almost universally varies with </w:t>
      </w:r>
      <m:oMath>
        <m:r>
          <w:rPr>
            <w:rFonts w:ascii="Cambria Math" w:hAnsi="Cambria Math"/>
          </w:rPr>
          <m:t>DBH</m:t>
        </m:r>
      </m:oMath>
      <w:r>
        <w:t xml:space="preserve"> (Fig. 4), </w:t>
      </w:r>
      <w:commentRangeEnd w:id="72"/>
      <w:r w:rsidR="00EA6953">
        <w:rPr>
          <w:rStyle w:val="CommentReference"/>
        </w:rPr>
        <w:commentReference w:id="72"/>
      </w:r>
      <w:r>
        <w:t xml:space="preserve">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73"/>
      <w:r>
        <w:t>As global change pressures intensify and the need to understand changing forest dynamics becomes increasingly urgent (REFS, McDowell et al., 2020), we expect that this approach will prove valuable to understanding drivers of tree growth and forest change.</w:t>
      </w:r>
      <w:commentRangeEnd w:id="73"/>
      <w:r w:rsidR="007C363F">
        <w:rPr>
          <w:rStyle w:val="CommentReference"/>
        </w:rPr>
        <w:commentReference w:id="73"/>
      </w:r>
    </w:p>
    <w:p w14:paraId="76CD56E5" w14:textId="77777777" w:rsidR="0022186F" w:rsidRDefault="003343E2">
      <w:pPr>
        <w:pStyle w:val="Heading1"/>
      </w:pPr>
      <w:bookmarkStart w:id="74" w:name="Acknowledgements"/>
      <w:bookmarkEnd w:id="53"/>
      <w:bookmarkEnd w:id="71"/>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75" w:name="Authors"/>
      <w:bookmarkEnd w:id="74"/>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68851316" w14:textId="77777777" w:rsidR="0022186F" w:rsidRDefault="003343E2">
      <w:pPr>
        <w:pStyle w:val="Heading1"/>
      </w:pPr>
      <w:bookmarkStart w:id="76" w:name="Data"/>
      <w:bookmarkEnd w:id="75"/>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788B9CF" w14:textId="77777777" w:rsidR="0022186F" w:rsidRDefault="003343E2">
      <w:pPr>
        <w:pStyle w:val="Heading1"/>
      </w:pPr>
      <w:bookmarkStart w:id="77" w:name="Supplementary"/>
      <w:bookmarkEnd w:id="76"/>
      <w:commentRangeStart w:id="78"/>
      <w:r>
        <w:t xml:space="preserve">Supplementary </w:t>
      </w:r>
      <w:commentRangeEnd w:id="78"/>
      <w:r w:rsidR="006D59AA">
        <w:rPr>
          <w:rStyle w:val="CommentReference"/>
          <w:rFonts w:eastAsiaTheme="minorHAnsi" w:cstheme="minorBidi"/>
          <w:b w:val="0"/>
          <w:bCs w:val="0"/>
          <w:color w:val="auto"/>
        </w:rPr>
        <w:commentReference w:id="78"/>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lastRenderedPageBreak/>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Methods for climate data evaluation and correction</w:t>
      </w:r>
    </w:p>
    <w:p w14:paraId="11A20F73" w14:textId="77777777" w:rsidR="0022186F" w:rsidRDefault="003343E2">
      <w:pPr>
        <w:pStyle w:val="BodyText"/>
      </w:pPr>
      <w:r>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79" w:name="References"/>
      <w:bookmarkEnd w:id="77"/>
      <w:r>
        <w:t>References</w:t>
      </w:r>
    </w:p>
    <w:p w14:paraId="0902589C" w14:textId="77777777" w:rsidR="0022186F" w:rsidRDefault="003343E2">
      <w:pPr>
        <w:pStyle w:val="Bibliography"/>
      </w:pPr>
      <w:bookmarkStart w:id="80" w:name="ref-alexander_potential_2019"/>
      <w:bookmarkStart w:id="81"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3">
        <w:r>
          <w:rPr>
            <w:rStyle w:val="Hyperlink"/>
          </w:rPr>
          <w:t>https://doi.org/10.1017/qua.2019.33</w:t>
        </w:r>
      </w:hyperlink>
    </w:p>
    <w:p w14:paraId="3A0E06AE" w14:textId="77777777" w:rsidR="0022186F" w:rsidRDefault="003343E2">
      <w:pPr>
        <w:pStyle w:val="Bibliography"/>
      </w:pPr>
      <w:bookmarkStart w:id="82" w:name="ref-alexander_relative_2018"/>
      <w:bookmarkEnd w:id="80"/>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4">
        <w:r>
          <w:rPr>
            <w:rStyle w:val="Hyperlink"/>
          </w:rPr>
          <w:t>https://doi.org/10.1007/s00468-017-1629-0</w:t>
        </w:r>
      </w:hyperlink>
    </w:p>
    <w:p w14:paraId="472308EB" w14:textId="77777777" w:rsidR="0022186F" w:rsidRDefault="003343E2">
      <w:pPr>
        <w:pStyle w:val="Bibliography"/>
      </w:pPr>
      <w:bookmarkStart w:id="83" w:name="ref-alfaro-sanchez_growth_2017"/>
      <w:bookmarkEnd w:id="82"/>
      <w:r>
        <w:t xml:space="preserve">Alfaro-Sánchez, R., Muller-Landau, H. C., Wright, S. J., &amp; Camarero, J. J. (2017). Growth and reproduction respond differently to climate in three Neotropical tree species. </w:t>
      </w:r>
      <w:r>
        <w:rPr>
          <w:i/>
        </w:rPr>
        <w:t>Oecologia</w:t>
      </w:r>
      <w:r>
        <w:t xml:space="preserve">. </w:t>
      </w:r>
      <w:hyperlink r:id="rId25">
        <w:r>
          <w:rPr>
            <w:rStyle w:val="Hyperlink"/>
          </w:rPr>
          <w:t>https://doi.org/10.1007/s00442-017-3879-3</w:t>
        </w:r>
      </w:hyperlink>
    </w:p>
    <w:p w14:paraId="2619F2B1" w14:textId="77777777" w:rsidR="0022186F" w:rsidRDefault="003343E2">
      <w:pPr>
        <w:pStyle w:val="Bibliography"/>
      </w:pPr>
      <w:bookmarkStart w:id="84" w:name="ref-amoroso_dendroecology_2017"/>
      <w:bookmarkEnd w:id="83"/>
      <w:r>
        <w:lastRenderedPageBreak/>
        <w:t xml:space="preserve">Amoroso, M. M., Daniels, L., Baker, P. J., &amp; Camarero, J. J. (Eds.). (2017). </w:t>
      </w:r>
      <w:r>
        <w:rPr>
          <w:i/>
        </w:rPr>
        <w:t>Dendroecology: Tree-Ring Analyses Applied to Ecological Studies</w:t>
      </w:r>
      <w:r>
        <w:t xml:space="preserve">. Springer International Publishing. </w:t>
      </w:r>
      <w:hyperlink r:id="rId26">
        <w:r>
          <w:rPr>
            <w:rStyle w:val="Hyperlink"/>
          </w:rPr>
          <w:t>https://doi.org/10.1007/978-3-319-61669-8</w:t>
        </w:r>
      </w:hyperlink>
    </w:p>
    <w:p w14:paraId="4C80498A" w14:textId="77777777" w:rsidR="0022186F" w:rsidRDefault="003343E2">
      <w:pPr>
        <w:pStyle w:val="Bibliography"/>
      </w:pPr>
      <w:bookmarkStart w:id="85" w:name="X7472afe191c4e6f910d2bf0bfbf82e114a2f267"/>
      <w:bookmarkEnd w:id="84"/>
      <w:r>
        <w:t xml:space="preserve">Anderson-Teixeira, K., Gonzalez, B., ForestGEO, McGregor, I., Gonzalez-Akre, E., RHelcoski, Herrmann, V., Kim, A. Y., Terrell, A., &amp; Camerondow35. (2020). </w:t>
      </w:r>
      <w:r>
        <w:rPr>
          <w:i/>
        </w:rPr>
        <w:t>Forestgeo/Climate: Initial release</w:t>
      </w:r>
      <w:r>
        <w:t xml:space="preserve">. Zenodo. </w:t>
      </w:r>
      <w:hyperlink r:id="rId27">
        <w:r>
          <w:rPr>
            <w:rStyle w:val="Hyperlink"/>
          </w:rPr>
          <w:t>https://doi.org/10.5281/ZENODO.3958215</w:t>
        </w:r>
      </w:hyperlink>
    </w:p>
    <w:p w14:paraId="709219C8" w14:textId="77777777" w:rsidR="0022186F" w:rsidRDefault="003343E2">
      <w:pPr>
        <w:pStyle w:val="Bibliography"/>
      </w:pPr>
      <w:bookmarkStart w:id="86" w:name="X004b0b0adcb3b0fd197baeba21c22fc647d3498"/>
      <w:bookmarkEnd w:id="85"/>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8">
        <w:r>
          <w:rPr>
            <w:rStyle w:val="Hyperlink"/>
          </w:rPr>
          <w:t>https://doi.org/10.1111/gcb.12712</w:t>
        </w:r>
      </w:hyperlink>
    </w:p>
    <w:p w14:paraId="2FF40804" w14:textId="77777777" w:rsidR="0022186F" w:rsidRDefault="003343E2">
      <w:pPr>
        <w:pStyle w:val="Bibliography"/>
      </w:pPr>
      <w:bookmarkStart w:id="87" w:name="ref-anderson-teixeira_size-related_2015"/>
      <w:bookmarkEnd w:id="86"/>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9">
        <w:r>
          <w:rPr>
            <w:rStyle w:val="Hyperlink"/>
          </w:rPr>
          <w:t>https://doi.org/10.1111/1365-2435.12470</w:t>
        </w:r>
      </w:hyperlink>
    </w:p>
    <w:p w14:paraId="3FE44CC2" w14:textId="77777777" w:rsidR="0022186F" w:rsidRDefault="003343E2">
      <w:pPr>
        <w:pStyle w:val="Bibliography"/>
      </w:pPr>
      <w:bookmarkStart w:id="88" w:name="ref-babst_when_2018"/>
      <w:bookmarkEnd w:id="87"/>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0">
        <w:r>
          <w:rPr>
            <w:rStyle w:val="Hyperlink"/>
          </w:rPr>
          <w:t>https://doi.org/10.1016/j.quascirev.2018.07.009</w:t>
        </w:r>
      </w:hyperlink>
    </w:p>
    <w:p w14:paraId="34617702" w14:textId="77777777" w:rsidR="0022186F" w:rsidRDefault="003343E2">
      <w:pPr>
        <w:pStyle w:val="Bibliography"/>
      </w:pPr>
      <w:bookmarkStart w:id="89" w:name="ref-babst_twentieth_2019"/>
      <w:bookmarkEnd w:id="88"/>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1">
        <w:r>
          <w:rPr>
            <w:rStyle w:val="Hyperlink"/>
          </w:rPr>
          <w:t>https://doi.org/10.1126/sciadv.aat4313</w:t>
        </w:r>
      </w:hyperlink>
    </w:p>
    <w:p w14:paraId="1A1F5AF9" w14:textId="77777777" w:rsidR="0022186F" w:rsidRDefault="003343E2">
      <w:pPr>
        <w:pStyle w:val="Bibliography"/>
      </w:pPr>
      <w:bookmarkStart w:id="90" w:name="ref-banbury_morgan_global_nodate"/>
      <w:bookmarkEnd w:id="89"/>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91" w:name="ref-beedlow_importance_2013"/>
      <w:bookmarkEnd w:id="90"/>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2">
        <w:r>
          <w:rPr>
            <w:rStyle w:val="Hyperlink"/>
          </w:rPr>
          <w:t>https://doi.org/10.1016/j.agrformet.2012.10.010</w:t>
        </w:r>
      </w:hyperlink>
    </w:p>
    <w:p w14:paraId="3B7ACE58" w14:textId="77777777" w:rsidR="0022186F" w:rsidRDefault="003343E2">
      <w:pPr>
        <w:pStyle w:val="Bibliography"/>
      </w:pPr>
      <w:bookmarkStart w:id="92" w:name="ref-bennett_larger_2015"/>
      <w:bookmarkEnd w:id="91"/>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3">
        <w:r>
          <w:rPr>
            <w:rStyle w:val="Hyperlink"/>
          </w:rPr>
          <w:t>https://doi.org/10.1038/nplants.2015.139</w:t>
        </w:r>
      </w:hyperlink>
    </w:p>
    <w:p w14:paraId="714AD996" w14:textId="77777777" w:rsidR="0022186F" w:rsidRDefault="003343E2">
      <w:pPr>
        <w:pStyle w:val="Bibliography"/>
      </w:pPr>
      <w:bookmarkStart w:id="93" w:name="ref-biondi_theory-driven_2008"/>
      <w:bookmarkEnd w:id="92"/>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4">
        <w:r>
          <w:rPr>
            <w:rStyle w:val="Hyperlink"/>
          </w:rPr>
          <w:t>https://doi.org/10.3959/2008-6.1</w:t>
        </w:r>
      </w:hyperlink>
    </w:p>
    <w:p w14:paraId="5F8A449A" w14:textId="77777777" w:rsidR="0022186F" w:rsidRDefault="003343E2">
      <w:pPr>
        <w:pStyle w:val="Bibliography"/>
      </w:pPr>
      <w:bookmarkStart w:id="94" w:name="ref-birch_birch_2020"/>
      <w:bookmarkEnd w:id="93"/>
      <w:r>
        <w:lastRenderedPageBreak/>
        <w:t xml:space="preserve">Birch, J. D., DeRose, R. J., &amp; Lutz, J. A. (2020a). Birch - Cedar Breaks National Monument - ABBI - ITRDB UT545. </w:t>
      </w:r>
      <w:r>
        <w:rPr>
          <w:i/>
        </w:rPr>
        <w:t>NOAA NCDC</w:t>
      </w:r>
      <w:r>
        <w:t>. https://doi.org/</w:t>
      </w:r>
      <w:hyperlink r:id="rId35">
        <w:r>
          <w:rPr>
            <w:rStyle w:val="Hyperlink"/>
          </w:rPr>
          <w:t>https://www.ncdc.noaa.gov/paleo-search/study/31994</w:t>
        </w:r>
      </w:hyperlink>
    </w:p>
    <w:p w14:paraId="5676C48D" w14:textId="77777777" w:rsidR="0022186F" w:rsidRDefault="003343E2">
      <w:pPr>
        <w:pStyle w:val="Bibliography"/>
      </w:pPr>
      <w:bookmarkStart w:id="95" w:name="ref-birch_birch_2020-2"/>
      <w:bookmarkEnd w:id="94"/>
      <w:r>
        <w:t xml:space="preserve">Birch, J. D., DeRose, R. J., &amp; Lutz, J. A. (2020b). Birch - Cedar Breaks National Monument - PCEN - ITRDB UT546. </w:t>
      </w:r>
      <w:r>
        <w:rPr>
          <w:i/>
        </w:rPr>
        <w:t>NOAA NCDC</w:t>
      </w:r>
      <w:r>
        <w:t>. https://doi.org/</w:t>
      </w:r>
      <w:hyperlink r:id="rId36">
        <w:r>
          <w:rPr>
            <w:rStyle w:val="Hyperlink"/>
          </w:rPr>
          <w:t>https://www.ncdc.noaa.gov/paleo-search/study/31995</w:t>
        </w:r>
      </w:hyperlink>
    </w:p>
    <w:p w14:paraId="255F31B0" w14:textId="77777777" w:rsidR="0022186F" w:rsidRDefault="003343E2">
      <w:pPr>
        <w:pStyle w:val="Bibliography"/>
      </w:pPr>
      <w:bookmarkStart w:id="96" w:name="ref-birch_birch_2020-3"/>
      <w:bookmarkEnd w:id="95"/>
      <w:r>
        <w:t xml:space="preserve">Birch, J. D., DeRose, R. J., &amp; Lutz, J. A. (2020c). Birch - Cedar Breaks National Monument - PIFL - ITRDB UT547. </w:t>
      </w:r>
      <w:r>
        <w:rPr>
          <w:i/>
        </w:rPr>
        <w:t>NOAA NCDC</w:t>
      </w:r>
      <w:r>
        <w:t>. https://doi.org/</w:t>
      </w:r>
      <w:hyperlink r:id="rId37">
        <w:r>
          <w:rPr>
            <w:rStyle w:val="Hyperlink"/>
          </w:rPr>
          <w:t>https://www.ncdc.noaa.gov/paleo-search/study/31996</w:t>
        </w:r>
      </w:hyperlink>
    </w:p>
    <w:p w14:paraId="5001E5F5" w14:textId="77777777" w:rsidR="0022186F" w:rsidRDefault="003343E2">
      <w:pPr>
        <w:pStyle w:val="Bibliography"/>
      </w:pPr>
      <w:bookmarkStart w:id="97" w:name="ref-birch_birch_2020-4"/>
      <w:bookmarkEnd w:id="96"/>
      <w:r>
        <w:t xml:space="preserve">Birch, J. D., DeRose, R. J., &amp; Lutz, J. A. (2020d). Birch - Cedar Breaks National Monument - PSME - ITRDB UT548. </w:t>
      </w:r>
      <w:r>
        <w:rPr>
          <w:i/>
        </w:rPr>
        <w:t>NOAA NCDC</w:t>
      </w:r>
      <w:r>
        <w:t>. https://doi.org/</w:t>
      </w:r>
      <w:hyperlink r:id="rId38">
        <w:r>
          <w:rPr>
            <w:rStyle w:val="Hyperlink"/>
          </w:rPr>
          <w:t>https://www.ncdc.noaa.gov/paleo-search/study/31997</w:t>
        </w:r>
      </w:hyperlink>
    </w:p>
    <w:p w14:paraId="73DFCA9B" w14:textId="77777777" w:rsidR="0022186F" w:rsidRDefault="003343E2">
      <w:pPr>
        <w:pStyle w:val="Bibliography"/>
      </w:pPr>
      <w:bookmarkStart w:id="98" w:name="ref-bowman_detecting_2013"/>
      <w:bookmarkEnd w:id="97"/>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9">
        <w:r>
          <w:rPr>
            <w:rStyle w:val="Hyperlink"/>
          </w:rPr>
          <w:t>https://doi.org/10.1016/j.tplants.2012.08.005</w:t>
        </w:r>
      </w:hyperlink>
    </w:p>
    <w:p w14:paraId="6B6C9E02" w14:textId="77777777" w:rsidR="0022186F" w:rsidRPr="002E4CC5" w:rsidRDefault="003343E2">
      <w:pPr>
        <w:pStyle w:val="Bibliography"/>
        <w:rPr>
          <w:lang w:val="nl-NL"/>
          <w:rPrChange w:id="99" w:author="Zuidema, Pieter" w:date="2021-02-23T12:23:00Z">
            <w:rPr/>
          </w:rPrChange>
        </w:rPr>
      </w:pPr>
      <w:bookmarkStart w:id="100" w:name="ref-braker_measuring_2002"/>
      <w:bookmarkEnd w:id="98"/>
      <w:r>
        <w:t xml:space="preserve">Bräker, O. U. (2002). Measuring and data processing in tree-ring </w:t>
      </w:r>
      <w:proofErr w:type="gramStart"/>
      <w:r>
        <w:t>research  a</w:t>
      </w:r>
      <w:proofErr w:type="gramEnd"/>
      <w:r>
        <w:t xml:space="preserve"> methodological introduction. </w:t>
      </w:r>
      <w:r w:rsidRPr="002E4CC5">
        <w:rPr>
          <w:i/>
          <w:lang w:val="nl-NL"/>
          <w:rPrChange w:id="101" w:author="Zuidema, Pieter" w:date="2021-02-23T12:23:00Z">
            <w:rPr>
              <w:i/>
            </w:rPr>
          </w:rPrChange>
        </w:rPr>
        <w:t>Dendrochronologia</w:t>
      </w:r>
      <w:r w:rsidRPr="002E4CC5">
        <w:rPr>
          <w:lang w:val="nl-NL"/>
          <w:rPrChange w:id="102" w:author="Zuidema, Pieter" w:date="2021-02-23T12:23:00Z">
            <w:rPr/>
          </w:rPrChange>
        </w:rPr>
        <w:t xml:space="preserve">, </w:t>
      </w:r>
      <w:r w:rsidRPr="002E4CC5">
        <w:rPr>
          <w:i/>
          <w:lang w:val="nl-NL"/>
          <w:rPrChange w:id="103" w:author="Zuidema, Pieter" w:date="2021-02-23T12:23:00Z">
            <w:rPr>
              <w:i/>
            </w:rPr>
          </w:rPrChange>
        </w:rPr>
        <w:t>20</w:t>
      </w:r>
      <w:r w:rsidRPr="002E4CC5">
        <w:rPr>
          <w:lang w:val="nl-NL"/>
          <w:rPrChange w:id="104" w:author="Zuidema, Pieter" w:date="2021-02-23T12:23:00Z">
            <w:rPr/>
          </w:rPrChange>
        </w:rPr>
        <w:t xml:space="preserve">(1), 203–216. </w:t>
      </w:r>
      <w:r>
        <w:fldChar w:fldCharType="begin"/>
      </w:r>
      <w:r w:rsidRPr="002E4CC5">
        <w:rPr>
          <w:lang w:val="nl-NL"/>
          <w:rPrChange w:id="105" w:author="Zuidema, Pieter" w:date="2021-02-23T12:23:00Z">
            <w:rPr/>
          </w:rPrChange>
        </w:rPr>
        <w:instrText xml:space="preserve"> HYPERLINK "https://doi.org/10.1078/1125-7865-00017" \h </w:instrText>
      </w:r>
      <w:r>
        <w:fldChar w:fldCharType="separate"/>
      </w:r>
      <w:r w:rsidRPr="002E4CC5">
        <w:rPr>
          <w:rStyle w:val="Hyperlink"/>
          <w:lang w:val="nl-NL"/>
          <w:rPrChange w:id="106"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07" w:name="ref-brienen_detecting_2012"/>
      <w:bookmarkEnd w:id="100"/>
      <w:r w:rsidRPr="002E4CC5">
        <w:rPr>
          <w:lang w:val="nl-NL"/>
          <w:rPrChange w:id="108" w:author="Zuidema, Pieter" w:date="2021-02-23T12:23:00Z">
            <w:rPr/>
          </w:rPrChange>
        </w:rPr>
        <w:t xml:space="preserve">Brienen, R. J. W., Gloor, E., &amp; Zuidema, P. A. (2012). </w:t>
      </w:r>
      <w:r>
        <w:t xml:space="preserve">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0">
        <w:r>
          <w:rPr>
            <w:rStyle w:val="Hyperlink"/>
          </w:rPr>
          <w:t>https://doi.org/10.1029/2011GB004143</w:t>
        </w:r>
      </w:hyperlink>
    </w:p>
    <w:p w14:paraId="4FE84C7D" w14:textId="77777777" w:rsidR="0022186F" w:rsidRDefault="003343E2">
      <w:pPr>
        <w:pStyle w:val="Bibliography"/>
      </w:pPr>
      <w:bookmarkStart w:id="109" w:name="ref-brienen_tree_2017"/>
      <w:bookmarkEnd w:id="107"/>
      <w:r w:rsidRPr="002E4CC5">
        <w:rPr>
          <w:lang w:val="nl-NL"/>
          <w:rPrChange w:id="110" w:author="Zuidema, Pieter" w:date="2021-02-23T12:23:00Z">
            <w:rPr/>
          </w:rPrChange>
        </w:rPr>
        <w:t xml:space="preserve">Brienen, R. J. W., Gloor, M., &amp; </w:t>
      </w:r>
      <w:proofErr w:type="spellStart"/>
      <w:r w:rsidRPr="002E4CC5">
        <w:rPr>
          <w:lang w:val="nl-NL"/>
          <w:rPrChange w:id="111" w:author="Zuidema, Pieter" w:date="2021-02-23T12:23:00Z">
            <w:rPr/>
          </w:rPrChange>
        </w:rPr>
        <w:t>Ziv</w:t>
      </w:r>
      <w:proofErr w:type="spellEnd"/>
      <w:r w:rsidRPr="002E4CC5">
        <w:rPr>
          <w:lang w:val="nl-NL"/>
          <w:rPrChange w:id="112"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1">
        <w:r>
          <w:rPr>
            <w:rStyle w:val="Hyperlink"/>
          </w:rPr>
          <w:t>https://doi.org/10.1111/gcb.13410</w:t>
        </w:r>
      </w:hyperlink>
    </w:p>
    <w:p w14:paraId="1DCB2FFA" w14:textId="77777777" w:rsidR="0022186F" w:rsidRDefault="003343E2">
      <w:pPr>
        <w:pStyle w:val="Bibliography"/>
      </w:pPr>
      <w:bookmarkStart w:id="113" w:name="ref-bumann_assessing_2019"/>
      <w:bookmarkEnd w:id="109"/>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2">
        <w:r>
          <w:rPr>
            <w:rStyle w:val="Hyperlink"/>
          </w:rPr>
          <w:t>https://doi.org/10.1139/cjfr-2018-0206</w:t>
        </w:r>
      </w:hyperlink>
    </w:p>
    <w:p w14:paraId="16FC5820" w14:textId="77777777" w:rsidR="0022186F" w:rsidRDefault="003343E2">
      <w:pPr>
        <w:pStyle w:val="Bibliography"/>
      </w:pPr>
      <w:bookmarkStart w:id="114" w:name="ref-buntgen_2500_2011"/>
      <w:bookmarkEnd w:id="113"/>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3">
        <w:r>
          <w:rPr>
            <w:rStyle w:val="Hyperlink"/>
          </w:rPr>
          <w:t>https://doi.org/10.1126/science.1197175</w:t>
        </w:r>
      </w:hyperlink>
    </w:p>
    <w:p w14:paraId="69CD6FFB" w14:textId="77777777" w:rsidR="0022186F" w:rsidRDefault="003343E2">
      <w:pPr>
        <w:pStyle w:val="Bibliography"/>
      </w:pPr>
      <w:bookmarkStart w:id="115" w:name="ref-cailleret_synthesis_2017"/>
      <w:bookmarkEnd w:id="114"/>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4">
        <w:r>
          <w:rPr>
            <w:rStyle w:val="Hyperlink"/>
          </w:rPr>
          <w:t>https://doi.org/10.1111/gcb.13535</w:t>
        </w:r>
      </w:hyperlink>
    </w:p>
    <w:p w14:paraId="094DDE68" w14:textId="77777777" w:rsidR="0022186F" w:rsidRDefault="003343E2">
      <w:pPr>
        <w:pStyle w:val="Bibliography"/>
      </w:pPr>
      <w:bookmarkStart w:id="116" w:name="ref-cavin_highest_2017"/>
      <w:bookmarkEnd w:id="115"/>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5">
        <w:r>
          <w:rPr>
            <w:rStyle w:val="Hyperlink"/>
          </w:rPr>
          <w:t>https://doi.org/10.1111/gcb.13366</w:t>
        </w:r>
      </w:hyperlink>
    </w:p>
    <w:p w14:paraId="0B59F6AE" w14:textId="77777777" w:rsidR="0022186F" w:rsidRDefault="003343E2">
      <w:pPr>
        <w:pStyle w:val="Bibliography"/>
      </w:pPr>
      <w:bookmarkStart w:id="117" w:name="ref-charney_observed_2016"/>
      <w:bookmarkEnd w:id="116"/>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6">
        <w:r>
          <w:rPr>
            <w:rStyle w:val="Hyperlink"/>
          </w:rPr>
          <w:t>https://doi.org/10.1111/ele.12650</w:t>
        </w:r>
      </w:hyperlink>
    </w:p>
    <w:p w14:paraId="15591BD9" w14:textId="77777777" w:rsidR="0022186F" w:rsidRDefault="003343E2">
      <w:pPr>
        <w:pStyle w:val="Bibliography"/>
      </w:pPr>
      <w:bookmarkStart w:id="118" w:name="ref-cherubini_potential_1998"/>
      <w:bookmarkEnd w:id="117"/>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7">
        <w:r>
          <w:rPr>
            <w:rStyle w:val="Hyperlink"/>
          </w:rPr>
          <w:t>https://doi.org/10.1016/S0378-1127(98)00242-4</w:t>
        </w:r>
      </w:hyperlink>
    </w:p>
    <w:p w14:paraId="168E14DF" w14:textId="77777777" w:rsidR="0022186F" w:rsidRDefault="003343E2">
      <w:pPr>
        <w:pStyle w:val="Bibliography"/>
      </w:pPr>
      <w:bookmarkStart w:id="119" w:name="ref-cook_climate_1989"/>
      <w:bookmarkEnd w:id="118"/>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8">
        <w:r>
          <w:rPr>
            <w:rStyle w:val="Hyperlink"/>
          </w:rPr>
          <w:t>https://doi.org/10.1007/BF00282374</w:t>
        </w:r>
      </w:hyperlink>
    </w:p>
    <w:p w14:paraId="63C37BF6" w14:textId="77777777" w:rsidR="0022186F" w:rsidRDefault="003343E2">
      <w:pPr>
        <w:pStyle w:val="Bibliography"/>
      </w:pPr>
      <w:bookmarkStart w:id="120" w:name="ref-cook_calculating_1997"/>
      <w:bookmarkEnd w:id="119"/>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9">
        <w:r>
          <w:rPr>
            <w:rStyle w:val="Hyperlink"/>
          </w:rPr>
          <w:t>https://doi.org/10.1177/095968369700700314</w:t>
        </w:r>
      </w:hyperlink>
    </w:p>
    <w:p w14:paraId="5D777B1C" w14:textId="77777777" w:rsidR="0022186F" w:rsidRDefault="003343E2">
      <w:pPr>
        <w:pStyle w:val="Bibliography"/>
      </w:pPr>
      <w:bookmarkStart w:id="121" w:name="ref-davies_forestgeo_2021"/>
      <w:bookmarkEnd w:id="120"/>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0">
        <w:r>
          <w:rPr>
            <w:rStyle w:val="Hyperlink"/>
          </w:rPr>
          <w:t>https://doi.org/10.1016/j.biocon.2020.108907</w:t>
        </w:r>
      </w:hyperlink>
    </w:p>
    <w:p w14:paraId="4BBACCD8" w14:textId="77777777" w:rsidR="0022186F" w:rsidRDefault="003343E2">
      <w:pPr>
        <w:pStyle w:val="Bibliography"/>
      </w:pPr>
      <w:bookmarkStart w:id="122" w:name="ref-davis_forest_2009"/>
      <w:bookmarkEnd w:id="121"/>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1">
        <w:r>
          <w:rPr>
            <w:rStyle w:val="Hyperlink"/>
          </w:rPr>
          <w:t>https://doi.org/10.1016/j.foreco.2009.08.009</w:t>
        </w:r>
      </w:hyperlink>
    </w:p>
    <w:p w14:paraId="585154FB" w14:textId="77777777" w:rsidR="0022186F" w:rsidRDefault="003343E2">
      <w:pPr>
        <w:pStyle w:val="Bibliography"/>
      </w:pPr>
      <w:bookmarkStart w:id="123" w:name="ref-dearborn_permafrost_2020"/>
      <w:bookmarkEnd w:id="122"/>
      <w:r>
        <w:t xml:space="preserve">Dearborn, K. D., Wallace, C. A., Patankar, R., &amp; Baltzer, J. L. (2020). Permafrost thaw in boreal peatlands is rapidly altering forest community composition. </w:t>
      </w:r>
      <w:r>
        <w:rPr>
          <w:i/>
        </w:rPr>
        <w:t>Journal of Ecology</w:t>
      </w:r>
      <w:r>
        <w:t xml:space="preserve">. </w:t>
      </w:r>
      <w:hyperlink r:id="rId52">
        <w:r>
          <w:rPr>
            <w:rStyle w:val="Hyperlink"/>
          </w:rPr>
          <w:t>https://doi.org/10.1111/1365-2745.13569</w:t>
        </w:r>
      </w:hyperlink>
    </w:p>
    <w:p w14:paraId="43360B35" w14:textId="77777777" w:rsidR="0022186F" w:rsidRDefault="003343E2">
      <w:pPr>
        <w:pStyle w:val="Bibliography"/>
      </w:pPr>
      <w:bookmarkStart w:id="124" w:name="ref-desoto_low_2020"/>
      <w:bookmarkEnd w:id="123"/>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3">
        <w:r>
          <w:rPr>
            <w:rStyle w:val="Hyperlink"/>
          </w:rPr>
          <w:t>https://doi.org/10.1038/s41467-020-14300-5</w:t>
        </w:r>
      </w:hyperlink>
    </w:p>
    <w:p w14:paraId="0B58CAEC" w14:textId="77777777" w:rsidR="0022186F" w:rsidRDefault="003343E2">
      <w:pPr>
        <w:pStyle w:val="Bibliography"/>
      </w:pPr>
      <w:bookmarkStart w:id="125" w:name="ref-dye_comparing_2016"/>
      <w:bookmarkEnd w:id="124"/>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4">
        <w:r>
          <w:rPr>
            <w:rStyle w:val="Hyperlink"/>
          </w:rPr>
          <w:t>https://doi.org/10.1002/ecs2.1454</w:t>
        </w:r>
      </w:hyperlink>
    </w:p>
    <w:p w14:paraId="686D6AF7" w14:textId="77777777" w:rsidR="0022186F" w:rsidRDefault="003343E2">
      <w:pPr>
        <w:pStyle w:val="Bibliography"/>
      </w:pPr>
      <w:bookmarkStart w:id="126" w:name="ref-elling_dendroecological_2009"/>
      <w:bookmarkEnd w:id="125"/>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5">
        <w:r>
          <w:rPr>
            <w:rStyle w:val="Hyperlink"/>
          </w:rPr>
          <w:t>https://doi.org/10.1016/j.foreco.2008.10.014</w:t>
        </w:r>
      </w:hyperlink>
    </w:p>
    <w:p w14:paraId="48AD7E84" w14:textId="77777777" w:rsidR="0022186F" w:rsidRDefault="003343E2">
      <w:pPr>
        <w:pStyle w:val="Bibliography"/>
      </w:pPr>
      <w:bookmarkStart w:id="127" w:name="ref-enquist_global_2002"/>
      <w:bookmarkEnd w:id="126"/>
      <w:r w:rsidRPr="002E4CC5">
        <w:rPr>
          <w:lang w:val="nl-NL"/>
          <w:rPrChange w:id="128"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hyperlink r:id="rId56">
        <w:r>
          <w:rPr>
            <w:rStyle w:val="Hyperlink"/>
          </w:rPr>
          <w:t>https://doi.org/10.1126/science.1066360</w:t>
        </w:r>
      </w:hyperlink>
    </w:p>
    <w:p w14:paraId="42DB604D" w14:textId="77777777" w:rsidR="0022186F" w:rsidRDefault="003343E2">
      <w:pPr>
        <w:pStyle w:val="Bibliography"/>
      </w:pPr>
      <w:bookmarkStart w:id="129" w:name="ref-esper_divergence_2009"/>
      <w:bookmarkEnd w:id="127"/>
      <w:r>
        <w:t xml:space="preserve">Esper, J., &amp; Frank, D. (2009). Divergence pitfalls in tree-ring research. </w:t>
      </w:r>
      <w:r>
        <w:rPr>
          <w:i/>
        </w:rPr>
        <w:t>Climatic Change</w:t>
      </w:r>
      <w:r>
        <w:t xml:space="preserve">, </w:t>
      </w:r>
      <w:r>
        <w:rPr>
          <w:i/>
        </w:rPr>
        <w:t>94</w:t>
      </w:r>
      <w:r>
        <w:t xml:space="preserve">(3-4), 261–266. </w:t>
      </w:r>
      <w:hyperlink r:id="rId57">
        <w:r>
          <w:rPr>
            <w:rStyle w:val="Hyperlink"/>
          </w:rPr>
          <w:t>https://doi.org/10.1007/s10584-009-9594-2</w:t>
        </w:r>
      </w:hyperlink>
    </w:p>
    <w:p w14:paraId="750A3559" w14:textId="77777777" w:rsidR="0022186F" w:rsidRDefault="003343E2">
      <w:pPr>
        <w:pStyle w:val="Bibliography"/>
      </w:pPr>
      <w:bookmarkStart w:id="130" w:name="ref-evans_fusing_2017"/>
      <w:bookmarkEnd w:id="129"/>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8">
        <w:r>
          <w:rPr>
            <w:rStyle w:val="Hyperlink"/>
          </w:rPr>
          <w:t>https://doi.org/10.1002/ecs2.1889</w:t>
        </w:r>
      </w:hyperlink>
    </w:p>
    <w:p w14:paraId="23AD8D32" w14:textId="77777777" w:rsidR="0022186F" w:rsidRDefault="003343E2">
      <w:pPr>
        <w:pStyle w:val="Bibliography"/>
      </w:pPr>
      <w:bookmarkStart w:id="131" w:name="ref-finzi_carbon_2020"/>
      <w:bookmarkEnd w:id="130"/>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9">
        <w:r>
          <w:rPr>
            <w:rStyle w:val="Hyperlink"/>
          </w:rPr>
          <w:t>https://doi.org/10.1002/ecm.1423</w:t>
        </w:r>
      </w:hyperlink>
    </w:p>
    <w:p w14:paraId="540E865D" w14:textId="77777777" w:rsidR="0022186F" w:rsidRDefault="003343E2">
      <w:pPr>
        <w:pStyle w:val="Bibliography"/>
      </w:pPr>
      <w:bookmarkStart w:id="132" w:name="ref-forrester_does_2021"/>
      <w:bookmarkEnd w:id="131"/>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0">
        <w:r>
          <w:rPr>
            <w:rStyle w:val="Hyperlink"/>
          </w:rPr>
          <w:t>https://doi.org/10.1016/j.foreco.2020.118717</w:t>
        </w:r>
      </w:hyperlink>
    </w:p>
    <w:p w14:paraId="4C457766" w14:textId="77777777" w:rsidR="0022186F" w:rsidRDefault="003343E2">
      <w:pPr>
        <w:pStyle w:val="Bibliography"/>
      </w:pPr>
      <w:bookmarkStart w:id="133" w:name="ref-foster_predicting_2016"/>
      <w:bookmarkEnd w:id="13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1">
        <w:r>
          <w:rPr>
            <w:rStyle w:val="Hyperlink"/>
          </w:rPr>
          <w:t>https://doi.org/10.1111/gcb.13208</w:t>
        </w:r>
      </w:hyperlink>
    </w:p>
    <w:p w14:paraId="20026730" w14:textId="77777777" w:rsidR="0022186F" w:rsidRDefault="003343E2">
      <w:pPr>
        <w:pStyle w:val="Bibliography"/>
      </w:pPr>
      <w:bookmarkStart w:id="134" w:name="ref-friedlingstein_climatecarbon_2006"/>
      <w:bookmarkEnd w:id="133"/>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2">
        <w:r>
          <w:rPr>
            <w:rStyle w:val="Hyperlink"/>
          </w:rPr>
          <w:t>https://doi.org/10.1175/JCLI3800.1</w:t>
        </w:r>
      </w:hyperlink>
    </w:p>
    <w:p w14:paraId="173D5BD4" w14:textId="77777777" w:rsidR="0022186F" w:rsidRDefault="003343E2">
      <w:pPr>
        <w:pStyle w:val="Bibliography"/>
      </w:pPr>
      <w:bookmarkStart w:id="135" w:name="ref-fritts_tree_1976"/>
      <w:bookmarkEnd w:id="134"/>
      <w:r>
        <w:t xml:space="preserve">Fritts, H. C. (1976). </w:t>
      </w:r>
      <w:r>
        <w:rPr>
          <w:i/>
        </w:rPr>
        <w:t>Tree rings and climate</w:t>
      </w:r>
      <w:r>
        <w:t>. Academic Press.</w:t>
      </w:r>
    </w:p>
    <w:p w14:paraId="27F8A11E" w14:textId="77777777" w:rsidR="0022186F" w:rsidRDefault="003343E2">
      <w:pPr>
        <w:pStyle w:val="Bibliography"/>
      </w:pPr>
      <w:bookmarkStart w:id="136" w:name="ref-fritts_dendroecology_1989"/>
      <w:bookmarkEnd w:id="135"/>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3">
        <w:r>
          <w:rPr>
            <w:rStyle w:val="Hyperlink"/>
          </w:rPr>
          <w:t>https://doi.org/10.1016/S0065-2504(08)60158-0</w:t>
        </w:r>
      </w:hyperlink>
    </w:p>
    <w:p w14:paraId="0849D238" w14:textId="77777777" w:rsidR="0022186F" w:rsidRDefault="003343E2">
      <w:pPr>
        <w:pStyle w:val="Bibliography"/>
      </w:pPr>
      <w:bookmarkStart w:id="137" w:name="ref-gillerot_tree_2020"/>
      <w:bookmarkEnd w:id="136"/>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4">
        <w:r>
          <w:rPr>
            <w:rStyle w:val="Hyperlink"/>
          </w:rPr>
          <w:t>https://doi.org/10.1007/s10021-020-00501-y</w:t>
        </w:r>
      </w:hyperlink>
    </w:p>
    <w:p w14:paraId="13126B6A" w14:textId="77777777" w:rsidR="0022186F" w:rsidRDefault="003343E2">
      <w:pPr>
        <w:pStyle w:val="Bibliography"/>
      </w:pPr>
      <w:bookmarkStart w:id="138" w:name="ref-girardin_no_2016"/>
      <w:bookmarkEnd w:id="137"/>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5">
        <w:r>
          <w:rPr>
            <w:rStyle w:val="Hyperlink"/>
          </w:rPr>
          <w:t>https://doi.org/10.1073/pnas.1610156113</w:t>
        </w:r>
      </w:hyperlink>
    </w:p>
    <w:p w14:paraId="44AF7668" w14:textId="77777777" w:rsidR="0022186F" w:rsidRDefault="003343E2">
      <w:pPr>
        <w:pStyle w:val="Bibliography"/>
      </w:pPr>
      <w:bookmarkStart w:id="139" w:name="X81070c8dded57796bffe4e046459a048702f082"/>
      <w:bookmarkEnd w:id="138"/>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6">
        <w:r>
          <w:rPr>
            <w:rStyle w:val="Hyperlink"/>
          </w:rPr>
          <w:t>https://doi.org/10.5281/ZENODO.4070038</w:t>
        </w:r>
      </w:hyperlink>
    </w:p>
    <w:p w14:paraId="1A5E56C4" w14:textId="77777777" w:rsidR="0022186F" w:rsidRDefault="003343E2">
      <w:pPr>
        <w:pStyle w:val="Bibliography"/>
      </w:pPr>
      <w:bookmarkStart w:id="140" w:name="ref-goulden_patterns_2011"/>
      <w:bookmarkEnd w:id="139"/>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30334EA8" w14:textId="77777777" w:rsidR="0022186F" w:rsidRPr="002E4CC5" w:rsidRDefault="003343E2">
      <w:pPr>
        <w:pStyle w:val="Bibliography"/>
        <w:rPr>
          <w:lang w:val="nl-NL"/>
          <w:rPrChange w:id="141" w:author="Zuidema, Pieter" w:date="2021-02-23T12:23:00Z">
            <w:rPr/>
          </w:rPrChange>
        </w:rPr>
      </w:pPr>
      <w:bookmarkStart w:id="142" w:name="ref-graumlich_long-term_1989"/>
      <w:bookmarkEnd w:id="140"/>
      <w:r>
        <w:t xml:space="preserve">Graumlich, L. J., Brubaker, L. B., &amp; Grier, C. C. (1989). Long-Term Trends in Forest Net Primary Productivity: Cascade Mountains, Washington. </w:t>
      </w:r>
      <w:r w:rsidRPr="002E4CC5">
        <w:rPr>
          <w:i/>
          <w:lang w:val="nl-NL"/>
          <w:rPrChange w:id="143" w:author="Zuidema, Pieter" w:date="2021-02-23T12:23:00Z">
            <w:rPr>
              <w:i/>
            </w:rPr>
          </w:rPrChange>
        </w:rPr>
        <w:t>Ecology</w:t>
      </w:r>
      <w:r w:rsidRPr="002E4CC5">
        <w:rPr>
          <w:lang w:val="nl-NL"/>
          <w:rPrChange w:id="144" w:author="Zuidema, Pieter" w:date="2021-02-23T12:23:00Z">
            <w:rPr/>
          </w:rPrChange>
        </w:rPr>
        <w:t xml:space="preserve">, </w:t>
      </w:r>
      <w:r w:rsidRPr="002E4CC5">
        <w:rPr>
          <w:i/>
          <w:lang w:val="nl-NL"/>
          <w:rPrChange w:id="145" w:author="Zuidema, Pieter" w:date="2021-02-23T12:23:00Z">
            <w:rPr>
              <w:i/>
            </w:rPr>
          </w:rPrChange>
        </w:rPr>
        <w:t>70</w:t>
      </w:r>
      <w:r w:rsidRPr="002E4CC5">
        <w:rPr>
          <w:lang w:val="nl-NL"/>
          <w:rPrChange w:id="146" w:author="Zuidema, Pieter" w:date="2021-02-23T12:23:00Z">
            <w:rPr/>
          </w:rPrChange>
        </w:rPr>
        <w:t xml:space="preserve">(2), 405–410. </w:t>
      </w:r>
      <w:r>
        <w:fldChar w:fldCharType="begin"/>
      </w:r>
      <w:r w:rsidRPr="002E4CC5">
        <w:rPr>
          <w:lang w:val="nl-NL"/>
          <w:rPrChange w:id="147" w:author="Zuidema, Pieter" w:date="2021-02-23T12:23:00Z">
            <w:rPr/>
          </w:rPrChange>
        </w:rPr>
        <w:instrText xml:space="preserve"> HYPERLINK "https://doi.org/10.2307/1937545" \h </w:instrText>
      </w:r>
      <w:r>
        <w:fldChar w:fldCharType="separate"/>
      </w:r>
      <w:r w:rsidRPr="002E4CC5">
        <w:rPr>
          <w:rStyle w:val="Hyperlink"/>
          <w:lang w:val="nl-NL"/>
          <w:rPrChange w:id="148"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49" w:name="ref-groenendijk_no_2015"/>
      <w:bookmarkEnd w:id="142"/>
      <w:r w:rsidRPr="002E4CC5">
        <w:rPr>
          <w:lang w:val="nl-NL"/>
          <w:rPrChange w:id="150"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 xml:space="preserve">(10), 3762–3776. </w:t>
      </w:r>
      <w:hyperlink r:id="rId67">
        <w:r>
          <w:rPr>
            <w:rStyle w:val="Hyperlink"/>
          </w:rPr>
          <w:t>https://doi.org/10.1111/gcb.12955</w:t>
        </w:r>
      </w:hyperlink>
    </w:p>
    <w:p w14:paraId="07143072" w14:textId="77777777" w:rsidR="0022186F" w:rsidRDefault="003343E2">
      <w:pPr>
        <w:pStyle w:val="Bibliography"/>
      </w:pPr>
      <w:bookmarkStart w:id="151" w:name="ref-hacket-pain_consistent_2016"/>
      <w:bookmarkEnd w:id="149"/>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8">
        <w:r>
          <w:rPr>
            <w:rStyle w:val="Hyperlink"/>
          </w:rPr>
          <w:t>https://doi.org/10.1007/s10342-016-0982-7</w:t>
        </w:r>
      </w:hyperlink>
    </w:p>
    <w:p w14:paraId="2C934987" w14:textId="77777777" w:rsidR="0022186F" w:rsidRDefault="003343E2">
      <w:pPr>
        <w:pStyle w:val="Bibliography"/>
      </w:pPr>
      <w:bookmarkStart w:id="152" w:name="ref-hararuk_tree_2019"/>
      <w:bookmarkEnd w:id="151"/>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9">
        <w:r>
          <w:rPr>
            <w:rStyle w:val="Hyperlink"/>
          </w:rPr>
          <w:t>https://doi.org/10.1111/gcb.14561</w:t>
        </w:r>
      </w:hyperlink>
    </w:p>
    <w:p w14:paraId="297877CB" w14:textId="77777777" w:rsidR="0022186F" w:rsidRDefault="003343E2">
      <w:pPr>
        <w:pStyle w:val="Bibliography"/>
      </w:pPr>
      <w:bookmarkStart w:id="153" w:name="ref-harris_updated_2014"/>
      <w:bookmarkEnd w:id="152"/>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0">
        <w:r>
          <w:rPr>
            <w:rStyle w:val="Hyperlink"/>
          </w:rPr>
          <w:t>https://doi.org/10.1002/joc.3711</w:t>
        </w:r>
      </w:hyperlink>
    </w:p>
    <w:p w14:paraId="0D985F9F" w14:textId="77777777" w:rsidR="0022186F" w:rsidRDefault="003343E2">
      <w:pPr>
        <w:pStyle w:val="Bibliography"/>
      </w:pPr>
      <w:bookmarkStart w:id="154" w:name="ref-harris_version_2020"/>
      <w:bookmarkEnd w:id="153"/>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1">
        <w:r>
          <w:rPr>
            <w:rStyle w:val="Hyperlink"/>
          </w:rPr>
          <w:t>https://doi.org/10.1038/s41597-020-0453-3</w:t>
        </w:r>
      </w:hyperlink>
    </w:p>
    <w:p w14:paraId="29990512" w14:textId="77777777" w:rsidR="0022186F" w:rsidRDefault="003343E2">
      <w:pPr>
        <w:pStyle w:val="Bibliography"/>
      </w:pPr>
      <w:bookmarkStart w:id="155" w:name="ref-helcoski_growing_2019"/>
      <w:bookmarkEnd w:id="154"/>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2">
        <w:r>
          <w:rPr>
            <w:rStyle w:val="Hyperlink"/>
          </w:rPr>
          <w:t>https://doi.org/10.1111/nph.15906</w:t>
        </w:r>
      </w:hyperlink>
    </w:p>
    <w:p w14:paraId="6E6440C1" w14:textId="77777777" w:rsidR="0022186F" w:rsidRDefault="003343E2">
      <w:pPr>
        <w:pStyle w:val="Bibliography"/>
      </w:pPr>
      <w:bookmarkStart w:id="156" w:name="ref-hember_tree_2019"/>
      <w:bookmarkEnd w:id="155"/>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3">
        <w:r>
          <w:rPr>
            <w:rStyle w:val="Hyperlink"/>
          </w:rPr>
          <w:t>https://doi.org/10.1029/2018JG004573</w:t>
        </w:r>
      </w:hyperlink>
    </w:p>
    <w:p w14:paraId="17151551" w14:textId="77777777" w:rsidR="0022186F" w:rsidRDefault="003343E2">
      <w:pPr>
        <w:pStyle w:val="Bibliography"/>
      </w:pPr>
      <w:bookmarkStart w:id="157" w:name="ref-kaspar_species-specific_nodate"/>
      <w:bookmarkEnd w:id="156"/>
      <w:r>
        <w:t xml:space="preserve">Kašpar, K., Tumajer, J., Vašíčková, I., &amp; Šamonil, P. (in review). </w:t>
      </w:r>
      <w:r>
        <w:rPr>
          <w:i/>
        </w:rPr>
        <w:t>Species-specific climate-growth interactions determine the future tree species dynamics of the mixed Central European mountain forests</w:t>
      </w:r>
      <w:r>
        <w:t>.</w:t>
      </w:r>
    </w:p>
    <w:p w14:paraId="1EDF78CE" w14:textId="77777777" w:rsidR="0022186F" w:rsidRDefault="003343E2">
      <w:pPr>
        <w:pStyle w:val="Bibliography"/>
      </w:pPr>
      <w:bookmarkStart w:id="158" w:name="ref-klesse_sampling_2018"/>
      <w:bookmarkEnd w:id="157"/>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4">
        <w:r>
          <w:rPr>
            <w:rStyle w:val="Hyperlink"/>
          </w:rPr>
          <w:t>https://doi.org/10.1038/s41467-018-07800-y</w:t>
        </w:r>
      </w:hyperlink>
    </w:p>
    <w:p w14:paraId="7E2A2909" w14:textId="77777777" w:rsidR="0022186F" w:rsidRDefault="003343E2">
      <w:pPr>
        <w:pStyle w:val="Bibliography"/>
      </w:pPr>
      <w:bookmarkStart w:id="159" w:name="ref-klesse_amplifying_2020"/>
      <w:bookmarkEnd w:id="158"/>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5">
        <w:r>
          <w:rPr>
            <w:rStyle w:val="Hyperlink"/>
          </w:rPr>
          <w:t>https://doi.org/10.1093/treephys/tpaa091</w:t>
        </w:r>
      </w:hyperlink>
    </w:p>
    <w:p w14:paraId="327532EF" w14:textId="77777777" w:rsidR="0022186F" w:rsidRDefault="003343E2">
      <w:pPr>
        <w:pStyle w:val="Bibliography"/>
      </w:pPr>
      <w:bookmarkStart w:id="160" w:name="ref-kumarathunge_acclimation_2019"/>
      <w:bookmarkEnd w:id="159"/>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6">
        <w:r>
          <w:rPr>
            <w:rStyle w:val="Hyperlink"/>
          </w:rPr>
          <w:t>https://doi.org/10.1111/nph.15668</w:t>
        </w:r>
      </w:hyperlink>
    </w:p>
    <w:p w14:paraId="552FCD9E" w14:textId="77777777" w:rsidR="0022186F" w:rsidRDefault="003343E2">
      <w:pPr>
        <w:pStyle w:val="Bibliography"/>
      </w:pPr>
      <w:bookmarkStart w:id="161" w:name="ref-levesque_water_2017"/>
      <w:bookmarkEnd w:id="160"/>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7">
        <w:r>
          <w:rPr>
            <w:rStyle w:val="Hyperlink"/>
          </w:rPr>
          <w:t>https://doi.org/10.1038/srep46158</w:t>
        </w:r>
      </w:hyperlink>
    </w:p>
    <w:p w14:paraId="25F01B97" w14:textId="77777777" w:rsidR="0022186F" w:rsidRDefault="003343E2">
      <w:pPr>
        <w:pStyle w:val="Bibliography"/>
      </w:pPr>
      <w:bookmarkStart w:id="162" w:name="ref-ljungqvist_assessing_2020"/>
      <w:bookmarkEnd w:id="161"/>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8">
        <w:r>
          <w:rPr>
            <w:rStyle w:val="Hyperlink"/>
          </w:rPr>
          <w:t>https://doi.org/10.1016/j.dendro.2019.125652</w:t>
        </w:r>
      </w:hyperlink>
    </w:p>
    <w:p w14:paraId="075F26A2" w14:textId="77777777" w:rsidR="0022186F" w:rsidRDefault="003343E2">
      <w:pPr>
        <w:pStyle w:val="Bibliography"/>
      </w:pPr>
      <w:bookmarkStart w:id="163" w:name="ref-mathias_disentangling_2018"/>
      <w:bookmarkEnd w:id="162"/>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9">
        <w:r>
          <w:rPr>
            <w:rStyle w:val="Hyperlink"/>
          </w:rPr>
          <w:t>https://doi.org/10.1111/gcb.14273</w:t>
        </w:r>
      </w:hyperlink>
    </w:p>
    <w:p w14:paraId="6859BFDC" w14:textId="77777777" w:rsidR="0022186F" w:rsidRDefault="003343E2">
      <w:pPr>
        <w:pStyle w:val="Bibliography"/>
      </w:pPr>
      <w:bookmarkStart w:id="164" w:name="ref-maxwell_declining_2016"/>
      <w:bookmarkEnd w:id="16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0">
        <w:r>
          <w:rPr>
            <w:rStyle w:val="Hyperlink"/>
          </w:rPr>
          <w:t>https://doi.org/10.1007/s10584-016-1720-3</w:t>
        </w:r>
      </w:hyperlink>
    </w:p>
    <w:p w14:paraId="56223ECD" w14:textId="77777777" w:rsidR="0022186F" w:rsidRDefault="003343E2">
      <w:pPr>
        <w:pStyle w:val="Bibliography"/>
      </w:pPr>
      <w:bookmarkStart w:id="165" w:name="ref-mcdowell_pervasive_2020"/>
      <w:bookmarkEnd w:id="164"/>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1">
        <w:r>
          <w:rPr>
            <w:rStyle w:val="Hyperlink"/>
          </w:rPr>
          <w:t>https://doi.org/10.1126/science.aaz9463</w:t>
        </w:r>
      </w:hyperlink>
    </w:p>
    <w:p w14:paraId="7AD01D2E" w14:textId="77777777" w:rsidR="0022186F" w:rsidRDefault="003343E2">
      <w:pPr>
        <w:pStyle w:val="Bibliography"/>
      </w:pPr>
      <w:bookmarkStart w:id="166" w:name="ref-mcgregor_tree_2020"/>
      <w:bookmarkEnd w:id="165"/>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2">
        <w:r>
          <w:rPr>
            <w:rStyle w:val="Hyperlink"/>
          </w:rPr>
          <w:t>https://doi.org/10.1111/nph.16996</w:t>
        </w:r>
      </w:hyperlink>
    </w:p>
    <w:p w14:paraId="1CFC5E55" w14:textId="77777777" w:rsidR="0022186F" w:rsidRDefault="003343E2">
      <w:pPr>
        <w:pStyle w:val="Bibliography"/>
      </w:pPr>
      <w:bookmarkStart w:id="167" w:name="ref-meakem_role_2018"/>
      <w:bookmarkEnd w:id="166"/>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3">
        <w:r>
          <w:rPr>
            <w:rStyle w:val="Hyperlink"/>
          </w:rPr>
          <w:t>https://doi.org/10.1111/nph.14633</w:t>
        </w:r>
      </w:hyperlink>
    </w:p>
    <w:p w14:paraId="18BB96A8" w14:textId="77777777" w:rsidR="0022186F" w:rsidRDefault="003343E2">
      <w:pPr>
        <w:pStyle w:val="Bibliography"/>
      </w:pPr>
      <w:bookmarkStart w:id="168" w:name="ref-meko_seascorr_2011"/>
      <w:bookmarkEnd w:id="167"/>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4">
        <w:r>
          <w:rPr>
            <w:rStyle w:val="Hyperlink"/>
          </w:rPr>
          <w:t>https://doi.org/10.1016/j.cageo.2011.01.013</w:t>
        </w:r>
      </w:hyperlink>
    </w:p>
    <w:p w14:paraId="6F8F7236" w14:textId="77777777" w:rsidR="0022186F" w:rsidRDefault="003343E2">
      <w:pPr>
        <w:pStyle w:val="Bibliography"/>
      </w:pPr>
      <w:bookmarkStart w:id="169" w:name="ref-muller-landau_testing_2006"/>
      <w:bookmarkEnd w:id="168"/>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D1D70E2" w14:textId="77777777" w:rsidR="0022186F" w:rsidRDefault="003343E2">
      <w:pPr>
        <w:pStyle w:val="Bibliography"/>
      </w:pPr>
      <w:bookmarkStart w:id="170" w:name="ref-naimi_where_2014"/>
      <w:bookmarkEnd w:id="169"/>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5">
        <w:r>
          <w:rPr>
            <w:rStyle w:val="Hyperlink"/>
          </w:rPr>
          <w:t>https://doi.org/10.1111/j.1600-0587.2013.00205.x</w:t>
        </w:r>
      </w:hyperlink>
    </w:p>
    <w:p w14:paraId="1D808444" w14:textId="77777777" w:rsidR="0022186F" w:rsidRDefault="003343E2">
      <w:pPr>
        <w:pStyle w:val="Bibliography"/>
      </w:pPr>
      <w:bookmarkStart w:id="171" w:name="ref-nehrbassahles_influence_2014"/>
      <w:bookmarkEnd w:id="170"/>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6">
        <w:r>
          <w:rPr>
            <w:rStyle w:val="Hyperlink"/>
          </w:rPr>
          <w:t>https://doi.org/10.1111/gcb.12599</w:t>
        </w:r>
      </w:hyperlink>
    </w:p>
    <w:p w14:paraId="665EE969" w14:textId="77777777" w:rsidR="0022186F" w:rsidRDefault="003343E2">
      <w:pPr>
        <w:pStyle w:val="Bibliography"/>
      </w:pPr>
      <w:bookmarkStart w:id="172" w:name="ref-nock_longterm_2011"/>
      <w:bookmarkEnd w:id="171"/>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7">
        <w:r>
          <w:rPr>
            <w:rStyle w:val="Hyperlink"/>
          </w:rPr>
          <w:t>https://doi.org/10.1111/j.1365-2486.2010.02222.x</w:t>
        </w:r>
      </w:hyperlink>
    </w:p>
    <w:p w14:paraId="622D50A3" w14:textId="77777777" w:rsidR="0022186F" w:rsidRDefault="003343E2">
      <w:pPr>
        <w:pStyle w:val="Bibliography"/>
      </w:pPr>
      <w:bookmarkStart w:id="173" w:name="ref-pederson_framework_2020"/>
      <w:bookmarkEnd w:id="172"/>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8">
        <w:r>
          <w:rPr>
            <w:rStyle w:val="Hyperlink"/>
          </w:rPr>
          <w:t>https://doi.org/10.3389/ffgc.2020.00039</w:t>
        </w:r>
      </w:hyperlink>
    </w:p>
    <w:p w14:paraId="7F7B61D7" w14:textId="77777777" w:rsidR="0022186F" w:rsidRPr="002E4CC5" w:rsidRDefault="003343E2">
      <w:pPr>
        <w:pStyle w:val="Bibliography"/>
        <w:rPr>
          <w:lang w:val="nl-NL"/>
          <w:rPrChange w:id="174" w:author="Zuidema, Pieter" w:date="2021-02-23T12:23:00Z">
            <w:rPr/>
          </w:rPrChange>
        </w:rPr>
      </w:pPr>
      <w:bookmarkStart w:id="175" w:name="ref-peltier_tree_2020"/>
      <w:bookmarkEnd w:id="173"/>
      <w:proofErr w:type="spellStart"/>
      <w:r w:rsidRPr="002E4CC5">
        <w:rPr>
          <w:lang w:val="nl-NL"/>
          <w:rPrChange w:id="176" w:author="Zuidema, Pieter" w:date="2021-02-23T12:23:00Z">
            <w:rPr/>
          </w:rPrChange>
        </w:rPr>
        <w:t>Peltier</w:t>
      </w:r>
      <w:proofErr w:type="spellEnd"/>
      <w:r w:rsidRPr="002E4CC5">
        <w:rPr>
          <w:lang w:val="nl-NL"/>
          <w:rPrChange w:id="177" w:author="Zuidema, Pieter" w:date="2021-02-23T12:23:00Z">
            <w:rPr/>
          </w:rPrChange>
        </w:rPr>
        <w:t xml:space="preserve">, D. M. P., &amp; </w:t>
      </w:r>
      <w:proofErr w:type="spellStart"/>
      <w:r w:rsidRPr="002E4CC5">
        <w:rPr>
          <w:lang w:val="nl-NL"/>
          <w:rPrChange w:id="178" w:author="Zuidema, Pieter" w:date="2021-02-23T12:23:00Z">
            <w:rPr/>
          </w:rPrChange>
        </w:rPr>
        <w:t>Ogle</w:t>
      </w:r>
      <w:proofErr w:type="spellEnd"/>
      <w:r w:rsidRPr="002E4CC5">
        <w:rPr>
          <w:lang w:val="nl-NL"/>
          <w:rPrChange w:id="179" w:author="Zuidema, Pieter" w:date="2021-02-23T12:23:00Z">
            <w:rPr/>
          </w:rPrChange>
        </w:rPr>
        <w:t xml:space="preserve">, K. (2020). </w:t>
      </w:r>
      <w:r>
        <w:t xml:space="preserve">Tree growth sensitivity to climate is temporally variable. </w:t>
      </w:r>
      <w:r w:rsidRPr="002E4CC5">
        <w:rPr>
          <w:i/>
          <w:lang w:val="nl-NL"/>
          <w:rPrChange w:id="180" w:author="Zuidema, Pieter" w:date="2021-02-23T12:23:00Z">
            <w:rPr>
              <w:i/>
            </w:rPr>
          </w:rPrChange>
        </w:rPr>
        <w:t>Ecology Letters</w:t>
      </w:r>
      <w:r w:rsidRPr="002E4CC5">
        <w:rPr>
          <w:lang w:val="nl-NL"/>
          <w:rPrChange w:id="181" w:author="Zuidema, Pieter" w:date="2021-02-23T12:23:00Z">
            <w:rPr/>
          </w:rPrChange>
        </w:rPr>
        <w:t xml:space="preserve">, </w:t>
      </w:r>
      <w:r w:rsidRPr="002E4CC5">
        <w:rPr>
          <w:i/>
          <w:lang w:val="nl-NL"/>
          <w:rPrChange w:id="182" w:author="Zuidema, Pieter" w:date="2021-02-23T12:23:00Z">
            <w:rPr>
              <w:i/>
            </w:rPr>
          </w:rPrChange>
        </w:rPr>
        <w:t>23</w:t>
      </w:r>
      <w:r w:rsidRPr="002E4CC5">
        <w:rPr>
          <w:lang w:val="nl-NL"/>
          <w:rPrChange w:id="183" w:author="Zuidema, Pieter" w:date="2021-02-23T12:23:00Z">
            <w:rPr/>
          </w:rPrChange>
        </w:rPr>
        <w:t xml:space="preserve">(11), 1561–1572. </w:t>
      </w:r>
      <w:r>
        <w:fldChar w:fldCharType="begin"/>
      </w:r>
      <w:r w:rsidRPr="002E4CC5">
        <w:rPr>
          <w:lang w:val="nl-NL"/>
          <w:rPrChange w:id="184" w:author="Zuidema, Pieter" w:date="2021-02-23T12:23:00Z">
            <w:rPr/>
          </w:rPrChange>
        </w:rPr>
        <w:instrText xml:space="preserve"> HYPERLINK "https://doi.org/10.1111/ele.13575" \h </w:instrText>
      </w:r>
      <w:r>
        <w:fldChar w:fldCharType="separate"/>
      </w:r>
      <w:r w:rsidRPr="002E4CC5">
        <w:rPr>
          <w:rStyle w:val="Hyperlink"/>
          <w:lang w:val="nl-NL"/>
          <w:rPrChange w:id="185"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186" w:name="ref-peters_detecting_2015"/>
      <w:bookmarkEnd w:id="175"/>
      <w:r w:rsidRPr="002E4CC5">
        <w:rPr>
          <w:lang w:val="nl-NL"/>
          <w:rPrChange w:id="187"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3DFECD46" w14:textId="77777777" w:rsidR="0022186F" w:rsidRDefault="003343E2">
      <w:pPr>
        <w:pStyle w:val="Bibliography"/>
      </w:pPr>
      <w:bookmarkStart w:id="188" w:name="ref-pregitzer_carbon_2004"/>
      <w:bookmarkEnd w:id="186"/>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189" w:name="ref-pretzsch_drought_2018"/>
      <w:bookmarkEnd w:id="188"/>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23D2FC0C" w14:textId="77777777" w:rsidR="0022186F" w:rsidRDefault="003343E2">
      <w:pPr>
        <w:pStyle w:val="Bibliography"/>
      </w:pPr>
      <w:bookmarkStart w:id="190" w:name="ref-rayback_dendroecological_2020"/>
      <w:bookmarkEnd w:id="18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701C17F9" w14:textId="77777777" w:rsidR="0022186F" w:rsidRDefault="003343E2">
      <w:pPr>
        <w:pStyle w:val="Bibliography"/>
      </w:pPr>
      <w:bookmarkStart w:id="191" w:name="ref-rejoumechain_biomass_2017"/>
      <w:bookmarkEnd w:id="19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0D08D78" w14:textId="77777777" w:rsidR="0022186F" w:rsidRDefault="003343E2">
      <w:pPr>
        <w:pStyle w:val="Bibliography"/>
      </w:pPr>
      <w:bookmarkStart w:id="192" w:name="ref-rollinson_climate_2021"/>
      <w:bookmarkEnd w:id="191"/>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5BCFD82F" w14:textId="77777777" w:rsidR="0022186F" w:rsidRDefault="003343E2">
      <w:pPr>
        <w:pStyle w:val="Bibliography"/>
      </w:pPr>
      <w:bookmarkStart w:id="193" w:name="ref-rossi_age-dependent_2007"/>
      <w:bookmarkEnd w:id="192"/>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4FA567A1" w14:textId="77777777" w:rsidR="0022186F" w:rsidRDefault="003343E2">
      <w:pPr>
        <w:pStyle w:val="Bibliography"/>
      </w:pPr>
      <w:bookmarkStart w:id="194" w:name="ref-sanchez-salguero_disentangling_2015"/>
      <w:bookmarkEnd w:id="193"/>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178567A7" w14:textId="77777777" w:rsidR="0022186F" w:rsidRPr="002E4CC5" w:rsidRDefault="003343E2">
      <w:pPr>
        <w:pStyle w:val="Bibliography"/>
        <w:rPr>
          <w:lang w:val="nl-NL"/>
          <w:rPrChange w:id="195" w:author="Zuidema, Pieter" w:date="2021-02-23T12:23:00Z">
            <w:rPr/>
          </w:rPrChange>
        </w:rPr>
      </w:pPr>
      <w:bookmarkStart w:id="196" w:name="ref-schelhaas_species-specific_2018"/>
      <w:bookmarkEnd w:id="194"/>
      <w:r>
        <w:t xml:space="preserve">Schelhaas, M.-J., Hengeveld, G. M., Heidema, N., Thürig, E., Rohner, B., Vacchiano, G., Vayreda, J., Redmond, J., Socha, J., Fridman, J., Tomter, S., Polley, H., Barreiro, S., &amp; Nabuurs, G.-J. (2018). Species-specific, pan-European diameter increment models based on data of 2.3 million trees. </w:t>
      </w:r>
      <w:proofErr w:type="spellStart"/>
      <w:r w:rsidRPr="002E4CC5">
        <w:rPr>
          <w:i/>
          <w:lang w:val="nl-NL"/>
          <w:rPrChange w:id="197" w:author="Zuidema, Pieter" w:date="2021-02-23T12:23:00Z">
            <w:rPr>
              <w:i/>
            </w:rPr>
          </w:rPrChange>
        </w:rPr>
        <w:t>Forest</w:t>
      </w:r>
      <w:proofErr w:type="spellEnd"/>
      <w:r w:rsidRPr="002E4CC5">
        <w:rPr>
          <w:i/>
          <w:lang w:val="nl-NL"/>
          <w:rPrChange w:id="198" w:author="Zuidema, Pieter" w:date="2021-02-23T12:23:00Z">
            <w:rPr>
              <w:i/>
            </w:rPr>
          </w:rPrChange>
        </w:rPr>
        <w:t xml:space="preserve"> </w:t>
      </w:r>
      <w:proofErr w:type="spellStart"/>
      <w:r w:rsidRPr="002E4CC5">
        <w:rPr>
          <w:i/>
          <w:lang w:val="nl-NL"/>
          <w:rPrChange w:id="199" w:author="Zuidema, Pieter" w:date="2021-02-23T12:23:00Z">
            <w:rPr>
              <w:i/>
            </w:rPr>
          </w:rPrChange>
        </w:rPr>
        <w:t>Ecosystems</w:t>
      </w:r>
      <w:proofErr w:type="spellEnd"/>
      <w:r w:rsidRPr="002E4CC5">
        <w:rPr>
          <w:lang w:val="nl-NL"/>
          <w:rPrChange w:id="200" w:author="Zuidema, Pieter" w:date="2021-02-23T12:23:00Z">
            <w:rPr/>
          </w:rPrChange>
        </w:rPr>
        <w:t xml:space="preserve">, </w:t>
      </w:r>
      <w:r w:rsidRPr="002E4CC5">
        <w:rPr>
          <w:i/>
          <w:lang w:val="nl-NL"/>
          <w:rPrChange w:id="201" w:author="Zuidema, Pieter" w:date="2021-02-23T12:23:00Z">
            <w:rPr>
              <w:i/>
            </w:rPr>
          </w:rPrChange>
        </w:rPr>
        <w:t>5</w:t>
      </w:r>
      <w:r w:rsidRPr="002E4CC5">
        <w:rPr>
          <w:lang w:val="nl-NL"/>
          <w:rPrChange w:id="202" w:author="Zuidema, Pieter" w:date="2021-02-23T12:23:00Z">
            <w:rPr/>
          </w:rPrChange>
        </w:rPr>
        <w:t xml:space="preserve">(1). </w:t>
      </w:r>
      <w:r>
        <w:fldChar w:fldCharType="begin"/>
      </w:r>
      <w:r w:rsidRPr="002E4CC5">
        <w:rPr>
          <w:lang w:val="nl-NL"/>
          <w:rPrChange w:id="203" w:author="Zuidema, Pieter" w:date="2021-02-23T12:23:00Z">
            <w:rPr/>
          </w:rPrChange>
        </w:rPr>
        <w:instrText xml:space="preserve"> HYPERLINK "https://doi.org/10.1186/s40663-018-0133-3" \h </w:instrText>
      </w:r>
      <w:r>
        <w:fldChar w:fldCharType="separate"/>
      </w:r>
      <w:r w:rsidRPr="002E4CC5">
        <w:rPr>
          <w:rStyle w:val="Hyperlink"/>
          <w:lang w:val="nl-NL"/>
          <w:rPrChange w:id="204"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05" w:name="ref-sheil_does_2017"/>
      <w:bookmarkEnd w:id="196"/>
      <w:r w:rsidRPr="002E4CC5">
        <w:rPr>
          <w:lang w:val="nl-NL"/>
          <w:rPrChange w:id="206" w:author="Zuidema, Pieter" w:date="2021-02-23T12:23:00Z">
            <w:rPr/>
          </w:rPrChange>
        </w:rPr>
        <w:t xml:space="preserve">Sheil, D., </w:t>
      </w:r>
      <w:proofErr w:type="spellStart"/>
      <w:r w:rsidRPr="002E4CC5">
        <w:rPr>
          <w:lang w:val="nl-NL"/>
          <w:rPrChange w:id="207" w:author="Zuidema, Pieter" w:date="2021-02-23T12:23:00Z">
            <w:rPr/>
          </w:rPrChange>
        </w:rPr>
        <w:t>Eastaugh</w:t>
      </w:r>
      <w:proofErr w:type="spellEnd"/>
      <w:r w:rsidRPr="002E4CC5">
        <w:rPr>
          <w:lang w:val="nl-NL"/>
          <w:rPrChange w:id="208" w:author="Zuidema, Pieter" w:date="2021-02-23T12:23:00Z">
            <w:rPr/>
          </w:rPrChange>
        </w:rPr>
        <w:t xml:space="preserve">, C. S., Vlam, M., Zuidema, P. A., Groenendijk, P., van der Sleen, P., Jay, A., &amp; Vanclay,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6">
        <w:r>
          <w:rPr>
            <w:rStyle w:val="Hyperlink"/>
          </w:rPr>
          <w:t>https://doi.org/10.1111/1365-2435.12775</w:t>
        </w:r>
      </w:hyperlink>
    </w:p>
    <w:p w14:paraId="6192F270" w14:textId="77777777" w:rsidR="0022186F" w:rsidRDefault="003343E2">
      <w:pPr>
        <w:pStyle w:val="Bibliography"/>
      </w:pPr>
      <w:bookmarkStart w:id="209" w:name="ref-sniderhan_growth_2016"/>
      <w:bookmarkEnd w:id="205"/>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7">
        <w:r>
          <w:rPr>
            <w:rStyle w:val="Hyperlink"/>
          </w:rPr>
          <w:t>https://doi.org/10.1002/2016JG003528</w:t>
        </w:r>
      </w:hyperlink>
    </w:p>
    <w:p w14:paraId="5D6B8C86" w14:textId="77777777" w:rsidR="0022186F" w:rsidRDefault="003343E2">
      <w:pPr>
        <w:pStyle w:val="Bibliography"/>
      </w:pPr>
      <w:bookmarkStart w:id="210" w:name="ref-speer_fundamentals_2010"/>
      <w:bookmarkEnd w:id="209"/>
      <w:r>
        <w:t xml:space="preserve">Speer, J. H. (2010). </w:t>
      </w:r>
      <w:r>
        <w:rPr>
          <w:i/>
        </w:rPr>
        <w:t>Fundamentals of tree-ring research</w:t>
      </w:r>
      <w:r>
        <w:t>. Univ. of Arizona Press.</w:t>
      </w:r>
    </w:p>
    <w:p w14:paraId="01FAE8B8" w14:textId="77777777" w:rsidR="0022186F" w:rsidRDefault="003343E2">
      <w:pPr>
        <w:pStyle w:val="Bibliography"/>
      </w:pPr>
      <w:bookmarkStart w:id="211" w:name="ref-stephenson_rate_2014"/>
      <w:bookmarkEnd w:id="210"/>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8">
        <w:r>
          <w:rPr>
            <w:rStyle w:val="Hyperlink"/>
          </w:rPr>
          <w:t>https://doi.org/10.1038/nature12914</w:t>
        </w:r>
      </w:hyperlink>
    </w:p>
    <w:p w14:paraId="11BE8DE0" w14:textId="77777777" w:rsidR="0022186F" w:rsidRDefault="003343E2">
      <w:pPr>
        <w:pStyle w:val="Bibliography"/>
      </w:pPr>
      <w:bookmarkStart w:id="212" w:name="ref-stokes_introduction_1968"/>
      <w:bookmarkEnd w:id="211"/>
      <w:r>
        <w:t xml:space="preserve">Stokes, M. A. (1968). </w:t>
      </w:r>
      <w:r>
        <w:rPr>
          <w:i/>
        </w:rPr>
        <w:t>An Introduction to Tree-ring Dating</w:t>
      </w:r>
      <w:r>
        <w:t>. University of Arizona Press.</w:t>
      </w:r>
    </w:p>
    <w:p w14:paraId="5655723D" w14:textId="77777777" w:rsidR="0022186F" w:rsidRDefault="003343E2">
      <w:pPr>
        <w:pStyle w:val="Bibliography"/>
      </w:pPr>
      <w:bookmarkStart w:id="213" w:name="ref-sullivan_long-term_2020"/>
      <w:bookmarkEnd w:id="212"/>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99">
        <w:r>
          <w:rPr>
            <w:rStyle w:val="Hyperlink"/>
          </w:rPr>
          <w:t>https://doi.org/10.1126/science.aaw7578</w:t>
        </w:r>
      </w:hyperlink>
    </w:p>
    <w:p w14:paraId="270C70EB" w14:textId="77777777" w:rsidR="0022186F" w:rsidRDefault="003343E2">
      <w:pPr>
        <w:pStyle w:val="Bibliography"/>
      </w:pPr>
      <w:bookmarkStart w:id="214" w:name="ref-sullivan_effect_2016"/>
      <w:bookmarkEnd w:id="21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0">
        <w:r>
          <w:rPr>
            <w:rStyle w:val="Hyperlink"/>
          </w:rPr>
          <w:t>https://doi.org/10.1088/1748-9326/11/11/114007</w:t>
        </w:r>
      </w:hyperlink>
    </w:p>
    <w:p w14:paraId="2354AA49" w14:textId="77777777" w:rsidR="0022186F" w:rsidRDefault="003343E2">
      <w:pPr>
        <w:pStyle w:val="Bibliography"/>
      </w:pPr>
      <w:bookmarkStart w:id="215" w:name="ref-samonil_individual-based_2013"/>
      <w:bookmarkEnd w:id="214"/>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1">
        <w:r>
          <w:rPr>
            <w:rStyle w:val="Hyperlink"/>
          </w:rPr>
          <w:t>https://doi.org/10.1111/jvs.12025</w:t>
        </w:r>
      </w:hyperlink>
    </w:p>
    <w:p w14:paraId="02156DDE" w14:textId="77777777" w:rsidR="0022186F" w:rsidRDefault="003343E2">
      <w:pPr>
        <w:pStyle w:val="Bibliography"/>
      </w:pPr>
      <w:bookmarkStart w:id="216" w:name="ref-samonil_long-term_2008"/>
      <w:bookmarkEnd w:id="215"/>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2">
        <w:r>
          <w:rPr>
            <w:rStyle w:val="Hyperlink"/>
          </w:rPr>
          <w:t>https://doi.org/10.1007/s11258-007-9345-2</w:t>
        </w:r>
      </w:hyperlink>
    </w:p>
    <w:p w14:paraId="0B248BBC" w14:textId="77777777" w:rsidR="0022186F" w:rsidRDefault="003343E2">
      <w:pPr>
        <w:pStyle w:val="Bibliography"/>
      </w:pPr>
      <w:bookmarkStart w:id="217" w:name="ref-teets_linking_2018"/>
      <w:bookmarkEnd w:id="216"/>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3">
        <w:r>
          <w:rPr>
            <w:rStyle w:val="Hyperlink"/>
          </w:rPr>
          <w:t>https://doi.org/10.1016/j.agrformet.2017.08.007</w:t>
        </w:r>
      </w:hyperlink>
    </w:p>
    <w:p w14:paraId="1411539D" w14:textId="77777777" w:rsidR="0022186F" w:rsidRDefault="003343E2">
      <w:pPr>
        <w:pStyle w:val="Bibliography"/>
      </w:pPr>
      <w:bookmarkStart w:id="218" w:name="ref-teets_quantifying_2018"/>
      <w:bookmarkEnd w:id="217"/>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4">
        <w:r>
          <w:rPr>
            <w:rStyle w:val="Hyperlink"/>
          </w:rPr>
          <w:t>https://doi.org/10.1111/gcb.14120</w:t>
        </w:r>
      </w:hyperlink>
    </w:p>
    <w:p w14:paraId="77C16DDD" w14:textId="77777777" w:rsidR="0022186F" w:rsidRDefault="003343E2">
      <w:pPr>
        <w:pStyle w:val="Bibliography"/>
      </w:pPr>
      <w:bookmarkStart w:id="219" w:name="ref-meinzer_age-related_2011"/>
      <w:bookmarkEnd w:id="218"/>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5">
        <w:r>
          <w:rPr>
            <w:rStyle w:val="Hyperlink"/>
          </w:rPr>
          <w:t>https://doi.org/10.1007/978-94-007-1242-3_2</w:t>
        </w:r>
      </w:hyperlink>
    </w:p>
    <w:p w14:paraId="52A09EF3" w14:textId="77777777" w:rsidR="0022186F" w:rsidRDefault="003343E2">
      <w:pPr>
        <w:pStyle w:val="Bibliography"/>
      </w:pPr>
      <w:bookmarkStart w:id="220" w:name="ref-tolwinski-ward_bayesian_2013"/>
      <w:bookmarkEnd w:id="219"/>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6">
        <w:r>
          <w:rPr>
            <w:rStyle w:val="Hyperlink"/>
          </w:rPr>
          <w:t>https://doi.org/10.5194/cp-9-1481-2013</w:t>
        </w:r>
      </w:hyperlink>
    </w:p>
    <w:p w14:paraId="76FEA278" w14:textId="77777777" w:rsidR="0022186F" w:rsidRDefault="003343E2">
      <w:pPr>
        <w:pStyle w:val="Bibliography"/>
      </w:pPr>
      <w:bookmarkStart w:id="221" w:name="ref-touchan_millennial_2011"/>
      <w:bookmarkEnd w:id="220"/>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7">
        <w:r>
          <w:rPr>
            <w:rStyle w:val="Hyperlink"/>
          </w:rPr>
          <w:t>https://doi.org/10.1002/joc.2117</w:t>
        </w:r>
      </w:hyperlink>
    </w:p>
    <w:p w14:paraId="21ABDFC4" w14:textId="77777777" w:rsidR="0022186F" w:rsidRDefault="003343E2">
      <w:pPr>
        <w:pStyle w:val="Bibliography"/>
      </w:pPr>
      <w:bookmarkStart w:id="222" w:name="ref-trouillier_size_2019"/>
      <w:bookmarkEnd w:id="221"/>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8">
        <w:r>
          <w:rPr>
            <w:rStyle w:val="Hyperlink"/>
          </w:rPr>
          <w:t>https://doi.org/10.1007/s00468-018-1767-z</w:t>
        </w:r>
      </w:hyperlink>
    </w:p>
    <w:p w14:paraId="59B41394" w14:textId="77777777" w:rsidR="0022186F" w:rsidRDefault="003343E2">
      <w:pPr>
        <w:pStyle w:val="Bibliography"/>
      </w:pPr>
      <w:bookmarkStart w:id="223" w:name="ref-tumajer_increasing_2017"/>
      <w:bookmarkEnd w:id="222"/>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09">
        <w:r>
          <w:rPr>
            <w:rStyle w:val="Hyperlink"/>
          </w:rPr>
          <w:t>https://doi.org/10.1016/j.agrformet.2017.07.015</w:t>
        </w:r>
      </w:hyperlink>
    </w:p>
    <w:p w14:paraId="6C600980" w14:textId="77777777" w:rsidR="0022186F" w:rsidRPr="002E4CC5" w:rsidRDefault="003343E2">
      <w:pPr>
        <w:pStyle w:val="Bibliography"/>
        <w:rPr>
          <w:lang w:val="nl-NL"/>
          <w:rPrChange w:id="224" w:author="Zuidema, Pieter" w:date="2021-02-23T12:23:00Z">
            <w:rPr/>
          </w:rPrChange>
        </w:rPr>
      </w:pPr>
      <w:bookmarkStart w:id="225" w:name="ref-van_de_pol_identifying_2016"/>
      <w:bookmarkEnd w:id="223"/>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26"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27" w:name="ref-van_der_sleen_no_2015"/>
      <w:bookmarkEnd w:id="225"/>
      <w:proofErr w:type="gramStart"/>
      <w:r w:rsidRPr="002E4CC5">
        <w:rPr>
          <w:lang w:val="nl-NL"/>
          <w:rPrChange w:id="228" w:author="Zuidema, Pieter" w:date="2021-02-23T12:23:00Z">
            <w:rPr/>
          </w:rPrChange>
        </w:rPr>
        <w:t>van</w:t>
      </w:r>
      <w:proofErr w:type="gramEnd"/>
      <w:r w:rsidRPr="002E4CC5">
        <w:rPr>
          <w:lang w:val="nl-NL"/>
          <w:rPrChange w:id="229" w:author="Zuidema, Pieter" w:date="2021-02-23T12:23:00Z">
            <w:rPr/>
          </w:rPrChange>
        </w:rPr>
        <w:t xml:space="preserve">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10">
        <w:r>
          <w:rPr>
            <w:rStyle w:val="Hyperlink"/>
          </w:rPr>
          <w:t>https://doi.org/10.1038/ngeo2313</w:t>
        </w:r>
      </w:hyperlink>
    </w:p>
    <w:p w14:paraId="71B2D265" w14:textId="77777777" w:rsidR="0022186F" w:rsidRDefault="003343E2">
      <w:pPr>
        <w:pStyle w:val="Bibliography"/>
      </w:pPr>
      <w:bookmarkStart w:id="230" w:name="ref-vlam_temperature_2014"/>
      <w:bookmarkEnd w:id="227"/>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1">
        <w:r>
          <w:rPr>
            <w:rStyle w:val="Hyperlink"/>
          </w:rPr>
          <w:t>https://doi.org/10.1007/s00442-013-2846-x</w:t>
        </w:r>
      </w:hyperlink>
    </w:p>
    <w:p w14:paraId="743E554A" w14:textId="77777777" w:rsidR="0022186F" w:rsidRDefault="003343E2">
      <w:pPr>
        <w:pStyle w:val="Bibliography"/>
      </w:pPr>
      <w:bookmarkStart w:id="231" w:name="ref-voelker_historical_2006"/>
      <w:bookmarkEnd w:id="230"/>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2">
        <w:r>
          <w:rPr>
            <w:rStyle w:val="Hyperlink"/>
          </w:rPr>
          <w:t>https://doi.org/10.1890/0012-9615(2006)076[0549:HCGEDW]2.0.CO;2</w:t>
        </w:r>
      </w:hyperlink>
    </w:p>
    <w:p w14:paraId="165AE79B" w14:textId="77777777" w:rsidR="0022186F" w:rsidRDefault="003343E2">
      <w:pPr>
        <w:pStyle w:val="Bibliography"/>
      </w:pPr>
      <w:bookmarkStart w:id="232" w:name="ref-vrska_european_2009"/>
      <w:bookmarkEnd w:id="231"/>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3">
        <w:r>
          <w:rPr>
            <w:rStyle w:val="Hyperlink"/>
          </w:rPr>
          <w:t>https://doi.org/10.1016/j.foreco.2009.03.007</w:t>
        </w:r>
      </w:hyperlink>
    </w:p>
    <w:p w14:paraId="3873D231" w14:textId="77777777" w:rsidR="0022186F" w:rsidRDefault="003343E2">
      <w:pPr>
        <w:pStyle w:val="Bibliography"/>
      </w:pPr>
      <w:bookmarkStart w:id="233" w:name="ref-walker_integrating_2020"/>
      <w:bookmarkEnd w:id="232"/>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4">
        <w:r>
          <w:rPr>
            <w:rStyle w:val="Hyperlink"/>
          </w:rPr>
          <w:t>https://doi.org/10.1111/nph.16866</w:t>
        </w:r>
      </w:hyperlink>
    </w:p>
    <w:p w14:paraId="4E537412" w14:textId="77777777" w:rsidR="0022186F" w:rsidRPr="002E4CC5" w:rsidRDefault="003343E2">
      <w:pPr>
        <w:pStyle w:val="Bibliography"/>
        <w:rPr>
          <w:lang w:val="nl-NL"/>
          <w:rPrChange w:id="234" w:author="Zuidema, Pieter" w:date="2021-02-23T12:23:00Z">
            <w:rPr/>
          </w:rPrChange>
        </w:rPr>
      </w:pPr>
      <w:bookmarkStart w:id="235" w:name="ref-williams_temperature_2013"/>
      <w:bookmarkEnd w:id="233"/>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sidRPr="002E4CC5">
        <w:rPr>
          <w:i/>
          <w:lang w:val="nl-NL"/>
          <w:rPrChange w:id="236" w:author="Zuidema, Pieter" w:date="2021-02-23T12:23:00Z">
            <w:rPr>
              <w:i/>
            </w:rPr>
          </w:rPrChange>
        </w:rPr>
        <w:t xml:space="preserve">Nature </w:t>
      </w:r>
      <w:proofErr w:type="spellStart"/>
      <w:r w:rsidRPr="002E4CC5">
        <w:rPr>
          <w:i/>
          <w:lang w:val="nl-NL"/>
          <w:rPrChange w:id="237" w:author="Zuidema, Pieter" w:date="2021-02-23T12:23:00Z">
            <w:rPr>
              <w:i/>
            </w:rPr>
          </w:rPrChange>
        </w:rPr>
        <w:t>Climate</w:t>
      </w:r>
      <w:proofErr w:type="spellEnd"/>
      <w:r w:rsidRPr="002E4CC5">
        <w:rPr>
          <w:i/>
          <w:lang w:val="nl-NL"/>
          <w:rPrChange w:id="238" w:author="Zuidema, Pieter" w:date="2021-02-23T12:23:00Z">
            <w:rPr>
              <w:i/>
            </w:rPr>
          </w:rPrChange>
        </w:rPr>
        <w:t xml:space="preserve"> Change</w:t>
      </w:r>
      <w:r w:rsidRPr="002E4CC5">
        <w:rPr>
          <w:lang w:val="nl-NL"/>
          <w:rPrChange w:id="239" w:author="Zuidema, Pieter" w:date="2021-02-23T12:23:00Z">
            <w:rPr/>
          </w:rPrChange>
        </w:rPr>
        <w:t xml:space="preserve">, </w:t>
      </w:r>
      <w:r w:rsidRPr="002E4CC5">
        <w:rPr>
          <w:i/>
          <w:lang w:val="nl-NL"/>
          <w:rPrChange w:id="240" w:author="Zuidema, Pieter" w:date="2021-02-23T12:23:00Z">
            <w:rPr>
              <w:i/>
            </w:rPr>
          </w:rPrChange>
        </w:rPr>
        <w:t>3</w:t>
      </w:r>
      <w:r w:rsidRPr="002E4CC5">
        <w:rPr>
          <w:lang w:val="nl-NL"/>
          <w:rPrChange w:id="241" w:author="Zuidema, Pieter" w:date="2021-02-23T12:23:00Z">
            <w:rPr/>
          </w:rPrChange>
        </w:rPr>
        <w:t xml:space="preserve">(3), 292–297. </w:t>
      </w:r>
      <w:r>
        <w:fldChar w:fldCharType="begin"/>
      </w:r>
      <w:r w:rsidRPr="002E4CC5">
        <w:rPr>
          <w:lang w:val="nl-NL"/>
          <w:rPrChange w:id="242" w:author="Zuidema, Pieter" w:date="2021-02-23T12:23:00Z">
            <w:rPr/>
          </w:rPrChange>
        </w:rPr>
        <w:instrText xml:space="preserve"> HYPERLINK "https://doi.org/10.1038/nclimate1693" \h </w:instrText>
      </w:r>
      <w:r>
        <w:fldChar w:fldCharType="separate"/>
      </w:r>
      <w:r w:rsidRPr="002E4CC5">
        <w:rPr>
          <w:rStyle w:val="Hyperlink"/>
          <w:lang w:val="nl-NL"/>
          <w:rPrChange w:id="243"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44" w:name="ref-wilmking_global_2020"/>
      <w:bookmarkEnd w:id="235"/>
      <w:proofErr w:type="spellStart"/>
      <w:r w:rsidRPr="002E4CC5">
        <w:rPr>
          <w:lang w:val="nl-NL"/>
          <w:rPrChange w:id="245" w:author="Zuidema, Pieter" w:date="2021-02-23T12:23:00Z">
            <w:rPr/>
          </w:rPrChange>
        </w:rPr>
        <w:t>Wilmking</w:t>
      </w:r>
      <w:proofErr w:type="spellEnd"/>
      <w:r w:rsidRPr="002E4CC5">
        <w:rPr>
          <w:lang w:val="nl-NL"/>
          <w:rPrChange w:id="246" w:author="Zuidema, Pieter" w:date="2021-02-23T12:23:00Z">
            <w:rPr/>
          </w:rPrChange>
        </w:rPr>
        <w:t xml:space="preserve">, M., Maaten-Theunissen, M. van der, </w:t>
      </w:r>
      <w:proofErr w:type="spellStart"/>
      <w:r w:rsidRPr="002E4CC5">
        <w:rPr>
          <w:lang w:val="nl-NL"/>
          <w:rPrChange w:id="247" w:author="Zuidema, Pieter" w:date="2021-02-23T12:23:00Z">
            <w:rPr/>
          </w:rPrChange>
        </w:rPr>
        <w:t>Maaten</w:t>
      </w:r>
      <w:proofErr w:type="spellEnd"/>
      <w:r w:rsidRPr="002E4CC5">
        <w:rPr>
          <w:lang w:val="nl-NL"/>
          <w:rPrChange w:id="248" w:author="Zuidema, Pieter" w:date="2021-02-23T12:23:00Z">
            <w:rPr/>
          </w:rPrChange>
        </w:rPr>
        <w:t xml:space="preserve">, E. van der, </w:t>
      </w:r>
      <w:proofErr w:type="spellStart"/>
      <w:r w:rsidRPr="002E4CC5">
        <w:rPr>
          <w:lang w:val="nl-NL"/>
          <w:rPrChange w:id="249" w:author="Zuidema, Pieter" w:date="2021-02-23T12:23:00Z">
            <w:rPr/>
          </w:rPrChange>
        </w:rPr>
        <w:t>Scharnweber</w:t>
      </w:r>
      <w:proofErr w:type="spellEnd"/>
      <w:r w:rsidRPr="002E4CC5">
        <w:rPr>
          <w:lang w:val="nl-NL"/>
          <w:rPrChange w:id="250" w:author="Zuidema, Pieter" w:date="2021-02-23T12:23:00Z">
            <w:rPr/>
          </w:rPrChange>
        </w:rPr>
        <w:t xml:space="preserve">, T., </w:t>
      </w:r>
      <w:proofErr w:type="spellStart"/>
      <w:r w:rsidRPr="002E4CC5">
        <w:rPr>
          <w:lang w:val="nl-NL"/>
          <w:rPrChange w:id="251" w:author="Zuidema, Pieter" w:date="2021-02-23T12:23:00Z">
            <w:rPr/>
          </w:rPrChange>
        </w:rPr>
        <w:t>Buras</w:t>
      </w:r>
      <w:proofErr w:type="spellEnd"/>
      <w:r w:rsidRPr="002E4CC5">
        <w:rPr>
          <w:lang w:val="nl-NL"/>
          <w:rPrChange w:id="252" w:author="Zuidema, Pieter" w:date="2021-02-23T12:23:00Z">
            <w:rPr/>
          </w:rPrChange>
        </w:rPr>
        <w:t xml:space="preserve">, A., </w:t>
      </w:r>
      <w:proofErr w:type="spellStart"/>
      <w:r w:rsidRPr="002E4CC5">
        <w:rPr>
          <w:lang w:val="nl-NL"/>
          <w:rPrChange w:id="253" w:author="Zuidema, Pieter" w:date="2021-02-23T12:23:00Z">
            <w:rPr/>
          </w:rPrChange>
        </w:rPr>
        <w:t>Biermann</w:t>
      </w:r>
      <w:proofErr w:type="spellEnd"/>
      <w:r w:rsidRPr="002E4CC5">
        <w:rPr>
          <w:lang w:val="nl-NL"/>
          <w:rPrChange w:id="254" w:author="Zuidema, Pieter" w:date="2021-02-23T12:23:00Z">
            <w:rPr/>
          </w:rPrChange>
        </w:rPr>
        <w:t xml:space="preserve">, C., </w:t>
      </w:r>
      <w:proofErr w:type="spellStart"/>
      <w:r w:rsidRPr="002E4CC5">
        <w:rPr>
          <w:lang w:val="nl-NL"/>
          <w:rPrChange w:id="255" w:author="Zuidema, Pieter" w:date="2021-02-23T12:23:00Z">
            <w:rPr/>
          </w:rPrChange>
        </w:rPr>
        <w:t>Gurskaya</w:t>
      </w:r>
      <w:proofErr w:type="spellEnd"/>
      <w:r w:rsidRPr="002E4CC5">
        <w:rPr>
          <w:lang w:val="nl-NL"/>
          <w:rPrChange w:id="256" w:author="Zuidema, Pieter" w:date="2021-02-23T12:23:00Z">
            <w:rPr/>
          </w:rPrChange>
        </w:rPr>
        <w:t xml:space="preserve">, M., </w:t>
      </w:r>
      <w:proofErr w:type="spellStart"/>
      <w:r w:rsidRPr="002E4CC5">
        <w:rPr>
          <w:lang w:val="nl-NL"/>
          <w:rPrChange w:id="257" w:author="Zuidema, Pieter" w:date="2021-02-23T12:23:00Z">
            <w:rPr/>
          </w:rPrChange>
        </w:rPr>
        <w:t>Hallinger</w:t>
      </w:r>
      <w:proofErr w:type="spellEnd"/>
      <w:r w:rsidRPr="002E4CC5">
        <w:rPr>
          <w:lang w:val="nl-NL"/>
          <w:rPrChange w:id="258" w:author="Zuidema, Pieter" w:date="2021-02-23T12:23:00Z">
            <w:rPr/>
          </w:rPrChange>
        </w:rPr>
        <w:t xml:space="preserve">, M., Lange, J., </w:t>
      </w:r>
      <w:proofErr w:type="spellStart"/>
      <w:r w:rsidRPr="002E4CC5">
        <w:rPr>
          <w:lang w:val="nl-NL"/>
          <w:rPrChange w:id="259" w:author="Zuidema, Pieter" w:date="2021-02-23T12:23:00Z">
            <w:rPr/>
          </w:rPrChange>
        </w:rPr>
        <w:t>Shetti</w:t>
      </w:r>
      <w:proofErr w:type="spellEnd"/>
      <w:r w:rsidRPr="002E4CC5">
        <w:rPr>
          <w:lang w:val="nl-NL"/>
          <w:rPrChange w:id="260" w:author="Zuidema, Pieter" w:date="2021-02-23T12:23:00Z">
            <w:rPr/>
          </w:rPrChange>
        </w:rPr>
        <w:t xml:space="preserve">, R., </w:t>
      </w:r>
      <w:proofErr w:type="spellStart"/>
      <w:r w:rsidRPr="002E4CC5">
        <w:rPr>
          <w:lang w:val="nl-NL"/>
          <w:rPrChange w:id="261" w:author="Zuidema, Pieter" w:date="2021-02-23T12:23:00Z">
            <w:rPr/>
          </w:rPrChange>
        </w:rPr>
        <w:t>Smiljanic</w:t>
      </w:r>
      <w:proofErr w:type="spellEnd"/>
      <w:r w:rsidRPr="002E4CC5">
        <w:rPr>
          <w:lang w:val="nl-NL"/>
          <w:rPrChange w:id="262" w:author="Zuidema, Pieter" w:date="2021-02-23T12:23:00Z">
            <w:rPr/>
          </w:rPrChange>
        </w:rPr>
        <w:t xml:space="preserve">, M., &amp; </w:t>
      </w:r>
      <w:proofErr w:type="spellStart"/>
      <w:r w:rsidRPr="002E4CC5">
        <w:rPr>
          <w:lang w:val="nl-NL"/>
          <w:rPrChange w:id="263" w:author="Zuidema, Pieter" w:date="2021-02-23T12:23:00Z">
            <w:rPr/>
          </w:rPrChange>
        </w:rPr>
        <w:t>Trouillier</w:t>
      </w:r>
      <w:proofErr w:type="spellEnd"/>
      <w:r w:rsidRPr="002E4CC5">
        <w:rPr>
          <w:lang w:val="nl-NL"/>
          <w:rPrChange w:id="264" w:author="Zuidema, Pieter" w:date="2021-02-23T12:23: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hyperlink r:id="rId115">
        <w:r>
          <w:rPr>
            <w:rStyle w:val="Hyperlink"/>
          </w:rPr>
          <w:t>https://doi.org/10.1111/gcb.15057</w:t>
        </w:r>
      </w:hyperlink>
    </w:p>
    <w:p w14:paraId="693CEDAE" w14:textId="77777777" w:rsidR="0022186F" w:rsidRDefault="003343E2">
      <w:pPr>
        <w:pStyle w:val="Bibliography"/>
      </w:pPr>
      <w:bookmarkStart w:id="265" w:name="ref-wood_fast_2011"/>
      <w:bookmarkEnd w:id="244"/>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6">
        <w:r>
          <w:rPr>
            <w:rStyle w:val="Hyperlink"/>
          </w:rPr>
          <w:t>https://doi.org/10.1111/j.1467-9868.2010.00749.x</w:t>
        </w:r>
      </w:hyperlink>
    </w:p>
    <w:p w14:paraId="61772152" w14:textId="77777777" w:rsidR="0022186F" w:rsidRDefault="003343E2">
      <w:pPr>
        <w:pStyle w:val="Bibliography"/>
      </w:pPr>
      <w:bookmarkStart w:id="266" w:name="ref-woodhouse_artificial_1999"/>
      <w:bookmarkEnd w:id="265"/>
      <w:r>
        <w:t xml:space="preserve">Woodhouse, C. A. (1999). Artificial neural networks and dendroclimatic reconstructions: An example from the Front Range, Colorado, USA: </w:t>
      </w:r>
      <w:r>
        <w:rPr>
          <w:i/>
        </w:rPr>
        <w:t>The Holocene</w:t>
      </w:r>
      <w:r>
        <w:t xml:space="preserve">. </w:t>
      </w:r>
      <w:hyperlink r:id="rId117">
        <w:r>
          <w:rPr>
            <w:rStyle w:val="Hyperlink"/>
          </w:rPr>
          <w:t>https://doi.org/10.1191/095968399667128516</w:t>
        </w:r>
      </w:hyperlink>
    </w:p>
    <w:p w14:paraId="32464352" w14:textId="77777777" w:rsidR="0022186F" w:rsidRDefault="003343E2">
      <w:pPr>
        <w:pStyle w:val="Bibliography"/>
      </w:pPr>
      <w:bookmarkStart w:id="267" w:name="ref-zang_dendroclimatic_2013"/>
      <w:bookmarkEnd w:id="266"/>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8">
        <w:r>
          <w:rPr>
            <w:rStyle w:val="Hyperlink"/>
          </w:rPr>
          <w:t>https://doi.org/10.1016/j.dendro.2012.08.001</w:t>
        </w:r>
      </w:hyperlink>
    </w:p>
    <w:p w14:paraId="4C917648" w14:textId="77777777" w:rsidR="0022186F" w:rsidRPr="002E4CC5" w:rsidRDefault="003343E2">
      <w:pPr>
        <w:pStyle w:val="Bibliography"/>
        <w:rPr>
          <w:lang w:val="nl-NL"/>
          <w:rPrChange w:id="268" w:author="Zuidema, Pieter" w:date="2021-02-23T12:23:00Z">
            <w:rPr/>
          </w:rPrChange>
        </w:rPr>
      </w:pPr>
      <w:bookmarkStart w:id="269" w:name="ref-zang_treeclim_2015"/>
      <w:bookmarkEnd w:id="267"/>
      <w:r>
        <w:t xml:space="preserve">Zang, C., &amp; Biondi, F. (2015). </w:t>
      </w:r>
      <w:proofErr w:type="gramStart"/>
      <w:r>
        <w:t>Treeclim :</w:t>
      </w:r>
      <w:proofErr w:type="gramEnd"/>
      <w:r>
        <w:t xml:space="preserve"> An R package for the numerical calibration of proxy-climate relationships. </w:t>
      </w:r>
      <w:proofErr w:type="spellStart"/>
      <w:r w:rsidRPr="002E4CC5">
        <w:rPr>
          <w:i/>
          <w:lang w:val="nl-NL"/>
          <w:rPrChange w:id="270" w:author="Zuidema, Pieter" w:date="2021-02-23T12:23:00Z">
            <w:rPr>
              <w:i/>
            </w:rPr>
          </w:rPrChange>
        </w:rPr>
        <w:t>Ecography</w:t>
      </w:r>
      <w:proofErr w:type="spellEnd"/>
      <w:r w:rsidRPr="002E4CC5">
        <w:rPr>
          <w:lang w:val="nl-NL"/>
          <w:rPrChange w:id="271" w:author="Zuidema, Pieter" w:date="2021-02-23T12:23:00Z">
            <w:rPr/>
          </w:rPrChange>
        </w:rPr>
        <w:t xml:space="preserve">, </w:t>
      </w:r>
      <w:r w:rsidRPr="002E4CC5">
        <w:rPr>
          <w:i/>
          <w:lang w:val="nl-NL"/>
          <w:rPrChange w:id="272" w:author="Zuidema, Pieter" w:date="2021-02-23T12:23:00Z">
            <w:rPr>
              <w:i/>
            </w:rPr>
          </w:rPrChange>
        </w:rPr>
        <w:t>38</w:t>
      </w:r>
      <w:r w:rsidRPr="002E4CC5">
        <w:rPr>
          <w:lang w:val="nl-NL"/>
          <w:rPrChange w:id="273" w:author="Zuidema, Pieter" w:date="2021-02-23T12:23:00Z">
            <w:rPr/>
          </w:rPrChange>
        </w:rPr>
        <w:t xml:space="preserve">(4), 431–436. </w:t>
      </w:r>
      <w:r>
        <w:fldChar w:fldCharType="begin"/>
      </w:r>
      <w:r w:rsidRPr="002E4CC5">
        <w:rPr>
          <w:lang w:val="nl-NL"/>
          <w:rPrChange w:id="274" w:author="Zuidema, Pieter" w:date="2021-02-23T12:23:00Z">
            <w:rPr/>
          </w:rPrChange>
        </w:rPr>
        <w:instrText xml:space="preserve"> HYPERLINK "https://doi.org/10.1111/ecog.01335" \h </w:instrText>
      </w:r>
      <w:r>
        <w:fldChar w:fldCharType="separate"/>
      </w:r>
      <w:r w:rsidRPr="002E4CC5">
        <w:rPr>
          <w:rStyle w:val="Hyperlink"/>
          <w:lang w:val="nl-NL"/>
          <w:rPrChange w:id="275"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276" w:name="ref-zuidema_recent_2020"/>
      <w:bookmarkEnd w:id="269"/>
      <w:r w:rsidRPr="002E4CC5">
        <w:rPr>
          <w:lang w:val="nl-NL"/>
          <w:rPrChange w:id="277"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19">
        <w:r>
          <w:rPr>
            <w:rStyle w:val="Hyperlink"/>
          </w:rPr>
          <w:t>https://doi.org/10.1111/gcb.15092</w:t>
        </w:r>
      </w:hyperlink>
      <w:bookmarkEnd w:id="79"/>
      <w:bookmarkEnd w:id="81"/>
      <w:bookmarkEnd w:id="276"/>
    </w:p>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idema, Pieter" w:date="2021-02-23T15:04:00Z" w:initials="ZP">
    <w:p w14:paraId="730F09CE" w14:textId="1F29DAC4" w:rsidR="005E3060" w:rsidRDefault="005E3060">
      <w:pPr>
        <w:pStyle w:val="CommentText"/>
      </w:pPr>
      <w:r>
        <w:rPr>
          <w:rStyle w:val="CommentReference"/>
        </w:rPr>
        <w:annotationRef/>
      </w:r>
      <w:r>
        <w:t xml:space="preserve">Perhaps a title that captures the results, instead of the method? </w:t>
      </w:r>
    </w:p>
  </w:comment>
  <w:comment w:id="17" w:author="Zuidema, Pieter" w:date="2021-02-23T12:24:00Z" w:initials="ZP">
    <w:p w14:paraId="5ADB7D3E" w14:textId="77777777" w:rsidR="005E3060" w:rsidRDefault="005E3060">
      <w:pPr>
        <w:pStyle w:val="CommentText"/>
      </w:pPr>
      <w:r>
        <w:rPr>
          <w:rStyle w:val="CommentReference"/>
        </w:rPr>
        <w:annotationRef/>
      </w:r>
      <w:r w:rsidRPr="005E3060">
        <w:rPr>
          <w:highlight w:val="yellow"/>
        </w:rPr>
        <w:t>I’d say: develop and apply, to make this more than “just” a methodological paper.</w:t>
      </w:r>
      <w:r>
        <w:t xml:space="preserve"> </w:t>
      </w:r>
    </w:p>
  </w:comment>
  <w:comment w:id="19" w:author="Zuidema, Pieter" w:date="2021-02-23T13:14:00Z" w:initials="ZP">
    <w:p w14:paraId="04604679" w14:textId="367B45CF" w:rsidR="005E3060" w:rsidRDefault="005E3060">
      <w:pPr>
        <w:pStyle w:val="CommentText"/>
      </w:pPr>
      <w:r>
        <w:rPr>
          <w:rStyle w:val="CommentReference"/>
        </w:rPr>
        <w:annotationRef/>
      </w:r>
      <w:r>
        <w:t xml:space="preserve">The introduction is quite lengthy </w:t>
      </w:r>
      <w:proofErr w:type="gramStart"/>
      <w:r>
        <w:t>now, and</w:t>
      </w:r>
      <w:proofErr w:type="gramEnd"/>
      <w:r>
        <w:t xml:space="preserve"> can be shortened and more clearly structured. A bit below, I’ve made some suggestions to structure differently. </w:t>
      </w:r>
    </w:p>
    <w:p w14:paraId="04E9AE8C" w14:textId="77777777" w:rsidR="005E3060" w:rsidRDefault="005E3060">
      <w:pPr>
        <w:pStyle w:val="CommentText"/>
      </w:pPr>
      <w:r>
        <w:t xml:space="preserve">To sell the method we’re using, it is clear that we need to discuss some of the downsides of traditional tree-ring analysis, but it’s also important that we highlight important features that make tree-ring records valuable in general. And to show this value relative to other methods (e.g., PSPs, experiments, RS). Three features of tree rings stand out I think: 1. They allow reconstruction of individual growth history at decadal to centennial scale (so longer than most plots and RS); 2. They can be more flexibly planned in geographic/climate space than plots; 3. A suite of other information about tree responses to climate can be obtained from them retrospectively (anatomy, isotopes). </w:t>
      </w:r>
    </w:p>
    <w:p w14:paraId="798C4CB1" w14:textId="4FB9EBF6" w:rsidR="005E3060" w:rsidRDefault="005E3060">
      <w:pPr>
        <w:pStyle w:val="CommentText"/>
      </w:pPr>
      <w:r>
        <w:t xml:space="preserve">With some of the colleagues on this paper, I made these (and other points) in a </w:t>
      </w:r>
      <w:proofErr w:type="spellStart"/>
      <w:r>
        <w:t>TiPS</w:t>
      </w:r>
      <w:proofErr w:type="spellEnd"/>
      <w:r>
        <w:t xml:space="preserve"> piece some years ago. Could be useful to cite here: </w:t>
      </w:r>
      <w:hyperlink r:id="rId1" w:history="1">
        <w:r w:rsidRPr="00D144F7">
          <w:rPr>
            <w:rStyle w:val="Hyperlink"/>
          </w:rPr>
          <w:t>https://www.sciencedirect.com/science/article/abs/pii/S1360138513001076</w:t>
        </w:r>
      </w:hyperlink>
      <w:r>
        <w:t xml:space="preserve"> . </w:t>
      </w:r>
    </w:p>
  </w:comment>
  <w:comment w:id="20" w:author="Zuidema, Pieter" w:date="2021-02-23T12:40:00Z" w:initials="ZP">
    <w:p w14:paraId="6E68E1C4" w14:textId="7CCFA5A8" w:rsidR="005E3060" w:rsidRDefault="005E3060">
      <w:pPr>
        <w:pStyle w:val="CommentText"/>
      </w:pPr>
      <w:r>
        <w:rPr>
          <w:rStyle w:val="CommentReference"/>
        </w:rPr>
        <w:annotationRef/>
      </w:r>
      <w:r w:rsidRPr="005E3060">
        <w:rPr>
          <w:highlight w:val="yellow"/>
        </w:rPr>
        <w:t>Position of this terms in between references is a bit strange.</w:t>
      </w:r>
      <w:r>
        <w:t xml:space="preserve"> </w:t>
      </w:r>
    </w:p>
  </w:comment>
  <w:comment w:id="21" w:author="Zuidema, Pieter" w:date="2021-02-23T12:39:00Z" w:initials="ZP">
    <w:p w14:paraId="5CEB925F" w14:textId="33093794" w:rsidR="005E3060" w:rsidRDefault="005E3060">
      <w:pPr>
        <w:pStyle w:val="CommentText"/>
      </w:pPr>
      <w:r>
        <w:rPr>
          <w:rStyle w:val="CommentReference"/>
        </w:rPr>
        <w:annotationRef/>
      </w:r>
      <w:proofErr w:type="spellStart"/>
      <w:r>
        <w:t>Perhaphs</w:t>
      </w:r>
      <w:proofErr w:type="spellEnd"/>
      <w:r>
        <w:t xml:space="preserve"> add the differential sensitivity of small vs large individuals here? Or the variation in responses among trees? All of that is “lost” in traditional dendrochronological studies. </w:t>
      </w:r>
    </w:p>
  </w:comment>
  <w:comment w:id="22" w:author="Zuidema, Pieter" w:date="2021-02-23T12:45:00Z" w:initials="ZP">
    <w:p w14:paraId="23D18F5C" w14:textId="77777777" w:rsidR="005E3060" w:rsidRDefault="005E3060" w:rsidP="00547411">
      <w:pPr>
        <w:pStyle w:val="CommentText"/>
      </w:pPr>
      <w:r>
        <w:rPr>
          <w:rStyle w:val="CommentReference"/>
        </w:rPr>
        <w:annotationRef/>
      </w:r>
      <w:r>
        <w:t xml:space="preserve">I’d add the term “traditional” here. What I miss in the following paragraphs is treatment and mention of methodological developments to overcome some of these </w:t>
      </w:r>
      <w:proofErr w:type="gramStart"/>
      <w:r>
        <w:t>issues</w:t>
      </w:r>
      <w:proofErr w:type="gramEnd"/>
      <w:r>
        <w:t xml:space="preserve"> problems. For some time now, </w:t>
      </w:r>
      <w:proofErr w:type="spellStart"/>
      <w:r>
        <w:t>dendrochronologists</w:t>
      </w:r>
      <w:proofErr w:type="spellEnd"/>
      <w:r>
        <w:t xml:space="preserve"> are using mixed effects models that allow explicitly accounting for among-individual responses to climate, for ontogenetic effects and for checking effects of multiple drivers at the same time. Examples are in Vlam et al 2014 (you refer to the online pub date of 2013), Zuidema et al 2020, </w:t>
      </w:r>
      <w:proofErr w:type="spellStart"/>
      <w:r>
        <w:t>Gazol</w:t>
      </w:r>
      <w:proofErr w:type="spellEnd"/>
      <w:r>
        <w:t xml:space="preserve"> et al 2018 (</w:t>
      </w:r>
      <w:hyperlink r:id="rId2" w:history="1">
        <w:r w:rsidRPr="00D144F7">
          <w:rPr>
            <w:rStyle w:val="Hyperlink"/>
          </w:rPr>
          <w:t>https://onlinelibrary.wiley.com/doi/pdf/10.1111/gcb.14082</w:t>
        </w:r>
      </w:hyperlink>
      <w:r>
        <w:t>).</w:t>
      </w:r>
    </w:p>
    <w:p w14:paraId="31EB976B" w14:textId="65C6ABB8" w:rsidR="005E3060" w:rsidRDefault="005E3060" w:rsidP="00547411">
      <w:pPr>
        <w:pStyle w:val="CommentText"/>
      </w:pPr>
      <w:r>
        <w:t xml:space="preserve">Another important method is that of Regional Curve Standardization, which is not mentioned now, but deserves to be included </w:t>
      </w:r>
      <w:proofErr w:type="gramStart"/>
      <w:r>
        <w:t>here</w:t>
      </w:r>
      <w:proofErr w:type="gramEnd"/>
      <w:r>
        <w:t xml:space="preserve"> I think. </w:t>
      </w:r>
    </w:p>
  </w:comment>
  <w:comment w:id="23" w:author="Zuidema, Pieter" w:date="2021-02-23T12:42:00Z" w:initials="ZP">
    <w:p w14:paraId="691AC239" w14:textId="0F489593" w:rsidR="005E3060" w:rsidRDefault="005E3060">
      <w:pPr>
        <w:pStyle w:val="CommentText"/>
      </w:pPr>
      <w:r>
        <w:rPr>
          <w:rStyle w:val="CommentReference"/>
        </w:rPr>
        <w:annotationRef/>
      </w:r>
      <w:r>
        <w:t xml:space="preserve">I do not get the logic of this sentence. I read this as: chronologies have been used to approximate climate responses, but their potential is limited. I think the reason why the potential is limited needs to be explained here. </w:t>
      </w:r>
    </w:p>
  </w:comment>
  <w:comment w:id="24" w:author="Zuidema, Pieter" w:date="2021-02-23T12:53:00Z" w:initials="ZP">
    <w:p w14:paraId="1A9BEE86" w14:textId="70EDD7F0" w:rsidR="005E3060" w:rsidRDefault="005E3060">
      <w:pPr>
        <w:pStyle w:val="CommentText"/>
      </w:pPr>
      <w:r>
        <w:rPr>
          <w:rStyle w:val="CommentReference"/>
        </w:rPr>
        <w:annotationRef/>
      </w:r>
      <w:r>
        <w:t xml:space="preserve">I think the downsides of ‘traditional’ </w:t>
      </w:r>
      <w:proofErr w:type="spellStart"/>
      <w:r>
        <w:t>dendro</w:t>
      </w:r>
      <w:proofErr w:type="spellEnd"/>
      <w:r>
        <w:t xml:space="preserve"> methods can be structured more concisely and ordered. Perhaps start with a list of issues (removing individual variation, assuming linear climate responses, evaluating one climate variable at the same, etc.) and then treat these by explaining what is done and why this could be limiting our insights into climate responses.  </w:t>
      </w:r>
    </w:p>
    <w:p w14:paraId="51420692" w14:textId="2859CA61" w:rsidR="005E3060" w:rsidRDefault="005E3060">
      <w:pPr>
        <w:pStyle w:val="CommentText"/>
      </w:pPr>
    </w:p>
    <w:p w14:paraId="2E237DD1" w14:textId="77777777" w:rsidR="005E3060" w:rsidRDefault="005E3060">
      <w:pPr>
        <w:pStyle w:val="CommentText"/>
      </w:pPr>
      <w:r>
        <w:t xml:space="preserve">Another point is that the habit of removing individual variation is not limited to </w:t>
      </w:r>
      <w:proofErr w:type="spellStart"/>
      <w:r>
        <w:t>dendrochronologists</w:t>
      </w:r>
      <w:proofErr w:type="spellEnd"/>
      <w:r>
        <w:t xml:space="preserve">. Virtually all plot studies (except for the ones dealing specifically with </w:t>
      </w:r>
      <w:proofErr w:type="spellStart"/>
      <w:r>
        <w:t>demograhic</w:t>
      </w:r>
      <w:proofErr w:type="spellEnd"/>
      <w:r>
        <w:t xml:space="preserve"> analysis) do not include individual variation when analyzing growth or mortality dynamics. </w:t>
      </w:r>
    </w:p>
    <w:p w14:paraId="3728A71C" w14:textId="77777777" w:rsidR="005E3060" w:rsidRDefault="005E3060">
      <w:pPr>
        <w:pStyle w:val="CommentText"/>
      </w:pPr>
    </w:p>
    <w:p w14:paraId="567FA0A9" w14:textId="2C3F900C" w:rsidR="005E3060" w:rsidRDefault="005E3060">
      <w:pPr>
        <w:pStyle w:val="CommentText"/>
      </w:pPr>
      <w:r>
        <w:t xml:space="preserve">Finally, a point that could be made somewhere in the intro or discussion, is that the </w:t>
      </w:r>
    </w:p>
    <w:p w14:paraId="1FFAEE68" w14:textId="317E5495" w:rsidR="005E3060" w:rsidRDefault="005E3060">
      <w:pPr>
        <w:pStyle w:val="CommentText"/>
      </w:pPr>
    </w:p>
  </w:comment>
  <w:comment w:id="25" w:author="Zuidema, Pieter" w:date="2021-02-23T13:01:00Z" w:initials="ZP">
    <w:p w14:paraId="65FEF36C" w14:textId="232C79CE" w:rsidR="005E3060" w:rsidRDefault="005E3060">
      <w:pPr>
        <w:pStyle w:val="CommentText"/>
      </w:pPr>
      <w:r>
        <w:rPr>
          <w:rStyle w:val="CommentReference"/>
        </w:rPr>
        <w:annotationRef/>
      </w:r>
      <w:r>
        <w:t xml:space="preserve">Too short a timeframe to be relevant in this work? </w:t>
      </w:r>
    </w:p>
  </w:comment>
  <w:comment w:id="26" w:author="Zuidema, Pieter" w:date="2021-02-23T13:01:00Z" w:initials="ZP">
    <w:p w14:paraId="593FD626" w14:textId="548C2DED" w:rsidR="005E3060" w:rsidRDefault="005E3060">
      <w:pPr>
        <w:pStyle w:val="CommentText"/>
      </w:pPr>
      <w:r>
        <w:rPr>
          <w:rStyle w:val="CommentReference"/>
        </w:rPr>
        <w:annotationRef/>
      </w:r>
      <w:r>
        <w:rPr>
          <w:rStyle w:val="CommentReference"/>
        </w:rPr>
        <w:t xml:space="preserve">You can refer to </w:t>
      </w:r>
      <w:proofErr w:type="spellStart"/>
      <w:r>
        <w:rPr>
          <w:rStyle w:val="CommentReference"/>
        </w:rPr>
        <w:t>Klesse</w:t>
      </w:r>
      <w:proofErr w:type="spellEnd"/>
      <w:r>
        <w:rPr>
          <w:rStyle w:val="CommentReference"/>
        </w:rPr>
        <w:t xml:space="preserve"> et al studies here. </w:t>
      </w:r>
    </w:p>
  </w:comment>
  <w:comment w:id="27" w:author="Zuidema, Pieter" w:date="2021-02-23T13:02:00Z" w:initials="ZP">
    <w:p w14:paraId="3844A67C" w14:textId="1A1BBBCA" w:rsidR="005E3060" w:rsidRPr="000C48D8" w:rsidRDefault="005E3060">
      <w:pPr>
        <w:pStyle w:val="CommentText"/>
        <w:rPr>
          <w:lang w:val="nl-NL"/>
        </w:rPr>
      </w:pPr>
      <w:r>
        <w:rPr>
          <w:rStyle w:val="CommentReference"/>
        </w:rPr>
        <w:annotationRef/>
      </w:r>
      <w:proofErr w:type="spellStart"/>
      <w:r w:rsidRPr="000C48D8">
        <w:rPr>
          <w:lang w:val="nl-NL"/>
        </w:rPr>
        <w:t>And</w:t>
      </w:r>
      <w:proofErr w:type="spellEnd"/>
      <w:r w:rsidRPr="000C48D8">
        <w:rPr>
          <w:lang w:val="nl-NL"/>
        </w:rPr>
        <w:t xml:space="preserve"> </w:t>
      </w:r>
      <w:proofErr w:type="spellStart"/>
      <w:r w:rsidRPr="000C48D8">
        <w:rPr>
          <w:lang w:val="nl-NL"/>
        </w:rPr>
        <w:t>see</w:t>
      </w:r>
      <w:proofErr w:type="spellEnd"/>
      <w:r w:rsidRPr="000C48D8">
        <w:rPr>
          <w:lang w:val="nl-NL"/>
        </w:rPr>
        <w:t xml:space="preserve"> Vlam et al 2014, Z</w:t>
      </w:r>
      <w:r>
        <w:rPr>
          <w:lang w:val="nl-NL"/>
        </w:rPr>
        <w:t xml:space="preserve">uidema et al 2020, </w:t>
      </w:r>
    </w:p>
  </w:comment>
  <w:comment w:id="28" w:author="Zuidema, Pieter" w:date="2021-02-23T13:28:00Z" w:initials="ZP">
    <w:p w14:paraId="31A960CA" w14:textId="47526230" w:rsidR="005E3060" w:rsidRDefault="005E3060">
      <w:pPr>
        <w:pStyle w:val="CommentText"/>
      </w:pPr>
      <w:r>
        <w:rPr>
          <w:rStyle w:val="CommentReference"/>
        </w:rPr>
        <w:annotationRef/>
      </w:r>
      <w:r>
        <w:t xml:space="preserve">Perhaps gradual? This can also be periodic cycles of rainfall or temperature, at decadal scales, right? </w:t>
      </w:r>
    </w:p>
  </w:comment>
  <w:comment w:id="29" w:author="Zuidema, Pieter" w:date="2021-02-23T13:29:00Z" w:initials="ZP">
    <w:p w14:paraId="3E8DA042" w14:textId="14611193" w:rsidR="005E3060" w:rsidRDefault="005E3060">
      <w:pPr>
        <w:pStyle w:val="CommentText"/>
      </w:pPr>
      <w:r>
        <w:rPr>
          <w:rStyle w:val="CommentReference"/>
        </w:rPr>
        <w:annotationRef/>
      </w:r>
      <w:r>
        <w:t xml:space="preserve">And may affect climate responses, see Babst et al 2019 and Zuidema et al 2019. </w:t>
      </w:r>
    </w:p>
  </w:comment>
  <w:comment w:id="30" w:author="Zuidema, Pieter" w:date="2021-02-23T13:05:00Z" w:initials="ZP">
    <w:p w14:paraId="31975B16" w14:textId="75771CCE" w:rsidR="005E3060" w:rsidRDefault="005E3060">
      <w:pPr>
        <w:pStyle w:val="CommentText"/>
      </w:pPr>
      <w:r>
        <w:rPr>
          <w:rStyle w:val="CommentReference"/>
        </w:rPr>
        <w:annotationRef/>
      </w:r>
      <w:r>
        <w:t>And apply; or “and demonstrate its validity”??</w:t>
      </w:r>
    </w:p>
  </w:comment>
  <w:comment w:id="38" w:author="Zuidema, Pieter" w:date="2021-02-23T13:11:00Z" w:initials="ZP">
    <w:p w14:paraId="3FDB99D4" w14:textId="5F91DB06" w:rsidR="005E3060" w:rsidRDefault="005E3060">
      <w:pPr>
        <w:pStyle w:val="CommentText"/>
      </w:pPr>
      <w:r>
        <w:rPr>
          <w:rStyle w:val="CommentReference"/>
        </w:rPr>
        <w:annotationRef/>
      </w:r>
      <w:r>
        <w:t xml:space="preserve">In this appendix, it would be better if we’d compare the responses obtained here with those from a mixed effect model at level, with additive effects of seasonal </w:t>
      </w:r>
      <w:proofErr w:type="spellStart"/>
      <w:r>
        <w:t>Tmin</w:t>
      </w:r>
      <w:proofErr w:type="spellEnd"/>
      <w:r>
        <w:t xml:space="preserve"> </w:t>
      </w:r>
      <w:proofErr w:type="spellStart"/>
      <w:r>
        <w:t>Tmax</w:t>
      </w:r>
      <w:proofErr w:type="spellEnd"/>
      <w:r>
        <w:t xml:space="preserve"> and </w:t>
      </w:r>
      <w:proofErr w:type="spellStart"/>
      <w:r>
        <w:t>Precip</w:t>
      </w:r>
      <w:proofErr w:type="spellEnd"/>
      <w:r>
        <w:t xml:space="preserve">. Or include the MEM results in addition to those from correlations. </w:t>
      </w:r>
    </w:p>
  </w:comment>
  <w:comment w:id="40" w:author="Zuidema, Pieter" w:date="2021-02-23T14:40:00Z" w:initials="ZP">
    <w:p w14:paraId="6263D3A6" w14:textId="359B91A2" w:rsidR="005E3060" w:rsidRDefault="005E3060">
      <w:pPr>
        <w:pStyle w:val="CommentText"/>
      </w:pPr>
      <w:r>
        <w:rPr>
          <w:rStyle w:val="CommentReference"/>
        </w:rPr>
        <w:annotationRef/>
      </w:r>
      <w:r>
        <w:t>This is a cool and inspirational way of analyzing!</w:t>
      </w:r>
    </w:p>
  </w:comment>
  <w:comment w:id="41" w:author="Zuidema, Pieter" w:date="2021-02-23T14:39:00Z" w:initials="ZP">
    <w:p w14:paraId="2FD6D32B" w14:textId="56666C19" w:rsidR="005E3060" w:rsidRDefault="005E3060">
      <w:pPr>
        <w:pStyle w:val="CommentText"/>
      </w:pPr>
      <w:r>
        <w:rPr>
          <w:rStyle w:val="CommentReference"/>
        </w:rPr>
        <w:annotationRef/>
      </w:r>
      <w:r>
        <w:t xml:space="preserve">Is there a list of cases/species somewhere? </w:t>
      </w:r>
    </w:p>
  </w:comment>
  <w:comment w:id="44" w:author="Zuidema, Pieter" w:date="2021-02-23T14:52:00Z" w:initials="ZP">
    <w:p w14:paraId="40F084CA" w14:textId="77777777" w:rsidR="005E3060" w:rsidRDefault="005E3060">
      <w:pPr>
        <w:pStyle w:val="CommentText"/>
      </w:pPr>
      <w:r>
        <w:rPr>
          <w:rStyle w:val="CommentReference"/>
        </w:rPr>
        <w:annotationRef/>
      </w:r>
      <w:r>
        <w:t xml:space="preserve">I wonder whether we need to show all of these, so RW, BAI and </w:t>
      </w:r>
      <w:proofErr w:type="spellStart"/>
      <w:r>
        <w:t>dAGB</w:t>
      </w:r>
      <w:proofErr w:type="spellEnd"/>
      <w:r>
        <w:t xml:space="preserve">. I’d say that the most interesting and one closest to our data is BAI. But </w:t>
      </w:r>
      <w:proofErr w:type="spellStart"/>
      <w:r>
        <w:t>dAGB</w:t>
      </w:r>
      <w:proofErr w:type="spellEnd"/>
      <w:r>
        <w:t xml:space="preserve"> is also a defendable choice! </w:t>
      </w:r>
    </w:p>
    <w:p w14:paraId="6A3D9614" w14:textId="5C4F1F61" w:rsidR="005E3060" w:rsidRDefault="005E3060">
      <w:pPr>
        <w:pStyle w:val="CommentText"/>
      </w:pPr>
      <w:r>
        <w:t xml:space="preserve">The other graphs could be moved to the Appendix. It saves space in discussing and makes the paper easier to digest.  </w:t>
      </w:r>
    </w:p>
  </w:comment>
  <w:comment w:id="46" w:author="Zuidema, Pieter" w:date="2021-02-23T14:56:00Z" w:initials="ZP">
    <w:p w14:paraId="4E11A533" w14:textId="39E30FC1" w:rsidR="005E3060" w:rsidRDefault="005E3060">
      <w:pPr>
        <w:pStyle w:val="CommentText"/>
      </w:pPr>
      <w:r>
        <w:rPr>
          <w:rStyle w:val="CommentReference"/>
        </w:rPr>
        <w:annotationRef/>
      </w:r>
      <w:r w:rsidRPr="005E3060">
        <w:rPr>
          <w:highlight w:val="green"/>
        </w:rPr>
        <w:t xml:space="preserve">This is a key result: so far, </w:t>
      </w:r>
      <w:proofErr w:type="spellStart"/>
      <w:r w:rsidRPr="005E3060">
        <w:rPr>
          <w:highlight w:val="green"/>
        </w:rPr>
        <w:t>dendro</w:t>
      </w:r>
      <w:proofErr w:type="spellEnd"/>
      <w:r w:rsidRPr="005E3060">
        <w:rPr>
          <w:highlight w:val="green"/>
        </w:rPr>
        <w:t xml:space="preserve"> analyses have mostly not (been able to) assess(ed) these additive effects of multiple climatic variables.</w:t>
      </w:r>
      <w:r>
        <w:t xml:space="preserve"> </w:t>
      </w:r>
    </w:p>
  </w:comment>
  <w:comment w:id="47" w:author="Zuidema, Pieter" w:date="2021-02-23T14:54:00Z" w:initials="ZP">
    <w:p w14:paraId="6273B98F" w14:textId="6B36FF67" w:rsidR="005E3060" w:rsidRDefault="005E3060">
      <w:pPr>
        <w:pStyle w:val="CommentText"/>
      </w:pPr>
      <w:r>
        <w:rPr>
          <w:rStyle w:val="CommentReference"/>
        </w:rPr>
        <w:annotationRef/>
      </w:r>
      <w:r w:rsidRPr="005E3060">
        <w:rPr>
          <w:highlight w:val="green"/>
        </w:rPr>
        <w:t>I think this is a key result, that could/should be flashed out prominently in Discussion and Abstract. This is a nice contribution to the field.</w:t>
      </w:r>
      <w:r>
        <w:t xml:space="preserve">  </w:t>
      </w:r>
    </w:p>
  </w:comment>
  <w:comment w:id="48" w:author="Zuidema, Pieter" w:date="2021-02-23T14:57:00Z" w:initials="ZP">
    <w:p w14:paraId="56E03714" w14:textId="4F5CE640" w:rsidR="005E3060" w:rsidRDefault="005E3060">
      <w:pPr>
        <w:pStyle w:val="CommentText"/>
      </w:pPr>
      <w:r>
        <w:rPr>
          <w:rStyle w:val="CommentReference"/>
        </w:rPr>
        <w:annotationRef/>
      </w:r>
      <w:r w:rsidRPr="005E3060">
        <w:rPr>
          <w:highlight w:val="yellow"/>
        </w:rPr>
        <w:t>Toona is misspelled in the Figure</w:t>
      </w:r>
    </w:p>
  </w:comment>
  <w:comment w:id="50" w:author="Zuidema, Pieter" w:date="2021-02-23T14:58:00Z" w:initials="ZP">
    <w:p w14:paraId="51A28302" w14:textId="71DF49A7" w:rsidR="005E3060" w:rsidRDefault="005E3060">
      <w:pPr>
        <w:pStyle w:val="CommentText"/>
      </w:pPr>
      <w:r w:rsidRPr="005E3060">
        <w:rPr>
          <w:rStyle w:val="CommentReference"/>
          <w:highlight w:val="yellow"/>
        </w:rPr>
        <w:annotationRef/>
      </w:r>
      <w:r w:rsidRPr="005E3060">
        <w:rPr>
          <w:highlight w:val="yellow"/>
        </w:rPr>
        <w:t xml:space="preserve">Did you consider </w:t>
      </w:r>
      <w:proofErr w:type="gramStart"/>
      <w:r w:rsidRPr="005E3060">
        <w:rPr>
          <w:highlight w:val="yellow"/>
        </w:rPr>
        <w:t>to use</w:t>
      </w:r>
      <w:proofErr w:type="gramEnd"/>
      <w:r w:rsidRPr="005E3060">
        <w:rPr>
          <w:highlight w:val="yellow"/>
        </w:rPr>
        <w:t xml:space="preserve"> the plot total BA or biomass as a covariate in the models? That can only be done for the period since plot establishment, so will not replace the main analyses. But still... it would be a way to test the hypothesis that stand development is driving this.</w:t>
      </w:r>
      <w:r>
        <w:t xml:space="preserve"> </w:t>
      </w:r>
    </w:p>
  </w:comment>
  <w:comment w:id="51" w:author="Teixeira, Kristina A." w:date="2021-03-03T07:27:00Z" w:initials="TKA">
    <w:p w14:paraId="77DD75E0" w14:textId="45348B37" w:rsidR="005E3060" w:rsidRDefault="005E3060">
      <w:pPr>
        <w:pStyle w:val="CommentText"/>
      </w:pPr>
      <w:r>
        <w:rPr>
          <w:rStyle w:val="CommentReference"/>
        </w:rPr>
        <w:annotationRef/>
      </w:r>
      <w:r>
        <w:t>We don’t have the needed data</w:t>
      </w:r>
    </w:p>
  </w:comment>
  <w:comment w:id="54" w:author="Zuidema, Pieter" w:date="2021-02-23T15:02:00Z" w:initials="ZP">
    <w:p w14:paraId="7A80BBD0" w14:textId="7952A84A" w:rsidR="005E3060" w:rsidRDefault="005E3060">
      <w:pPr>
        <w:pStyle w:val="CommentText"/>
      </w:pPr>
      <w:r>
        <w:rPr>
          <w:rStyle w:val="CommentReference"/>
        </w:rPr>
        <w:annotationRef/>
      </w:r>
      <w:r w:rsidRPr="005E3060">
        <w:rPr>
          <w:highlight w:val="green"/>
        </w:rPr>
        <w:t xml:space="preserve">I think we can and should more clearly formulate here what we add to the field. This is the first time that additive and non-linear climatic effects are tested for tree growth across biomes; and the first time that the </w:t>
      </w:r>
      <w:proofErr w:type="spellStart"/>
      <w:r w:rsidRPr="005E3060">
        <w:rPr>
          <w:highlight w:val="green"/>
        </w:rPr>
        <w:t>magtniude</w:t>
      </w:r>
      <w:proofErr w:type="spellEnd"/>
      <w:r w:rsidRPr="005E3060">
        <w:rPr>
          <w:highlight w:val="green"/>
        </w:rPr>
        <w:t xml:space="preserve"> at which tree size modifies climate responses is revealed. The paper now reads a bit too much as a methods paper, while the news is in the results, not the methods. I think....</w:t>
      </w:r>
      <w:r>
        <w:t xml:space="preserve"> </w:t>
      </w:r>
    </w:p>
  </w:comment>
  <w:comment w:id="56" w:author="Zuidema, Pieter" w:date="2021-02-23T15:05:00Z" w:initials="ZP">
    <w:p w14:paraId="6102BE96" w14:textId="7FFA720F" w:rsidR="005E3060" w:rsidRDefault="005E3060">
      <w:pPr>
        <w:pStyle w:val="CommentText"/>
      </w:pPr>
      <w:r>
        <w:rPr>
          <w:rStyle w:val="CommentReference"/>
        </w:rPr>
        <w:annotationRef/>
      </w:r>
      <w:r>
        <w:t xml:space="preserve">For the tropics, you could refer to a tree-ring review in which include climate responses: </w:t>
      </w:r>
      <w:hyperlink r:id="rId3" w:history="1">
        <w:r w:rsidRPr="00D144F7">
          <w:rPr>
            <w:rStyle w:val="Hyperlink"/>
          </w:rPr>
          <w:t>https://link.springer.com/article/10.1007/s00468-010-0480-3</w:t>
        </w:r>
      </w:hyperlink>
      <w:r>
        <w:t xml:space="preserve"> </w:t>
      </w:r>
    </w:p>
  </w:comment>
  <w:comment w:id="57" w:author="Zuidema, Pieter" w:date="2021-02-23T15:07:00Z" w:initials="ZP">
    <w:p w14:paraId="086FF830" w14:textId="7F88E6DF" w:rsidR="005E3060" w:rsidRDefault="005E3060">
      <w:pPr>
        <w:pStyle w:val="CommentText"/>
      </w:pPr>
      <w:r>
        <w:rPr>
          <w:rStyle w:val="CommentReference"/>
        </w:rPr>
        <w:annotationRef/>
      </w:r>
      <w:r>
        <w:t xml:space="preserve">Be careful with the phrasing here: this is still based mostly on annual climate variation, not gradual climate shifts. </w:t>
      </w:r>
      <w:proofErr w:type="gramStart"/>
      <w:r>
        <w:t>So</w:t>
      </w:r>
      <w:proofErr w:type="gramEnd"/>
      <w:r>
        <w:t xml:space="preserve"> replace by “during warmer years”?</w:t>
      </w:r>
    </w:p>
  </w:comment>
  <w:comment w:id="58" w:author="Zuidema, Pieter" w:date="2021-02-23T15:09:00Z" w:initials="ZP">
    <w:p w14:paraId="4F676893" w14:textId="14776F0E" w:rsidR="005E3060" w:rsidRPr="00003248" w:rsidRDefault="005E3060">
      <w:pPr>
        <w:pStyle w:val="CommentText"/>
      </w:pPr>
      <w:r>
        <w:rPr>
          <w:rStyle w:val="CommentReference"/>
        </w:rPr>
        <w:annotationRef/>
      </w:r>
      <w:r>
        <w:t xml:space="preserve">I think this and the next two paragraphs can be shortened to remove overlap with the Introduction. It would be good to focus on what additional insights </w:t>
      </w:r>
      <w:r w:rsidRPr="00003248">
        <w:rPr>
          <w:b/>
          <w:bCs/>
        </w:rPr>
        <w:t>have</w:t>
      </w:r>
      <w:r>
        <w:t xml:space="preserve"> been obtained (instead of those that </w:t>
      </w:r>
      <w:r>
        <w:rPr>
          <w:b/>
          <w:bCs/>
        </w:rPr>
        <w:t>could be</w:t>
      </w:r>
      <w:r>
        <w:t xml:space="preserve"> obtained).</w:t>
      </w:r>
    </w:p>
  </w:comment>
  <w:comment w:id="59" w:author="Zuidema, Pieter" w:date="2021-02-23T15:11:00Z" w:initials="ZP">
    <w:p w14:paraId="12FC7D8B" w14:textId="728A23AD" w:rsidR="005E3060" w:rsidRDefault="005E3060">
      <w:pPr>
        <w:pStyle w:val="CommentText"/>
      </w:pPr>
      <w:r>
        <w:rPr>
          <w:rStyle w:val="CommentReference"/>
        </w:rPr>
        <w:annotationRef/>
      </w:r>
      <w:r>
        <w:t xml:space="preserve">It would be interesting to discuss the extent to which there are similarities with approaches using MEMs or GAMMs to analyze tree-ring data. </w:t>
      </w:r>
    </w:p>
  </w:comment>
  <w:comment w:id="61" w:author="Zuidema, Pieter" w:date="2021-02-23T15:12:00Z" w:initials="ZP">
    <w:p w14:paraId="098D329A" w14:textId="16A4AB15" w:rsidR="005E3060" w:rsidRDefault="005E3060">
      <w:pPr>
        <w:pStyle w:val="CommentText"/>
      </w:pPr>
      <w:r w:rsidRPr="00B33313">
        <w:rPr>
          <w:rStyle w:val="CommentReference"/>
          <w:highlight w:val="green"/>
        </w:rPr>
        <w:annotationRef/>
      </w:r>
      <w:r w:rsidRPr="00B33313">
        <w:rPr>
          <w:highlight w:val="green"/>
        </w:rPr>
        <w:t>I think these DBH effects are actually only of real interest as an interaction with climate. Our goal is not to show/test what the ontogenetic effects are; but we are interested in finding out to what extent climate responses are modified by DBH.</w:t>
      </w:r>
      <w:r>
        <w:t xml:space="preserve">  </w:t>
      </w:r>
    </w:p>
  </w:comment>
  <w:comment w:id="63" w:author="Zuidema, Pieter" w:date="2021-02-23T15:15:00Z" w:initials="ZP">
    <w:p w14:paraId="66CC6E36" w14:textId="12221CE7" w:rsidR="005E3060" w:rsidRDefault="005E3060">
      <w:pPr>
        <w:pStyle w:val="CommentText"/>
      </w:pPr>
      <w:r>
        <w:rPr>
          <w:rStyle w:val="CommentReference"/>
        </w:rPr>
        <w:annotationRef/>
      </w:r>
      <w:r>
        <w:rPr>
          <w:rStyle w:val="CommentReference"/>
        </w:rPr>
        <w:t xml:space="preserve">Good this is mentioned, and it should be mentioned in the Intro already. </w:t>
      </w:r>
    </w:p>
  </w:comment>
  <w:comment w:id="64" w:author="Zuidema, Pieter" w:date="2021-02-23T15:16:00Z" w:initials="ZP">
    <w:p w14:paraId="1C7FE93D" w14:textId="7B684A8F" w:rsidR="005E3060" w:rsidRDefault="005E3060">
      <w:pPr>
        <w:pStyle w:val="CommentText"/>
      </w:pPr>
      <w:r>
        <w:rPr>
          <w:rStyle w:val="CommentReference"/>
        </w:rPr>
        <w:annotationRef/>
      </w:r>
      <w:r>
        <w:t xml:space="preserve">Could you please also include our response to the Brienen et al comment in GCB? In that way, the full debate is represented.   </w:t>
      </w:r>
      <w:r w:rsidRPr="00FA3D53">
        <w:t>https://onlinelibrary.wiley.com/doi/full/10.1111/gcb.13572</w:t>
      </w:r>
    </w:p>
  </w:comment>
  <w:comment w:id="65" w:author="Zuidema, Pieter" w:date="2021-02-23T15:21:00Z" w:initials="ZP">
    <w:p w14:paraId="501A6DC2" w14:textId="3EB96D26" w:rsidR="005E3060" w:rsidRDefault="005E3060">
      <w:pPr>
        <w:pStyle w:val="CommentText"/>
      </w:pPr>
      <w:r>
        <w:rPr>
          <w:rStyle w:val="CommentReference"/>
        </w:rPr>
        <w:annotationRef/>
      </w:r>
      <w:r>
        <w:t xml:space="preserve">I think it’s also important to stress that the trends we’re “observing” (perhaps detecting or reconstructing is more appropriate) are sort of residuals. These may also be explained statistically if the DBH component in the model does not very well capture the ontogenetic effect on growth. </w:t>
      </w:r>
    </w:p>
  </w:comment>
  <w:comment w:id="66" w:author="Zuidema, Pieter" w:date="2021-02-23T15:18:00Z" w:initials="ZP">
    <w:p w14:paraId="1A35AD11" w14:textId="7907A04D" w:rsidR="005E3060" w:rsidRDefault="005E3060">
      <w:pPr>
        <w:pStyle w:val="CommentText"/>
      </w:pPr>
      <w:r>
        <w:rPr>
          <w:rStyle w:val="CommentReference"/>
        </w:rPr>
        <w:annotationRef/>
      </w:r>
      <w:r>
        <w:t xml:space="preserve">I think that the </w:t>
      </w:r>
      <w:proofErr w:type="spellStart"/>
      <w:r>
        <w:t>climwin</w:t>
      </w:r>
      <w:proofErr w:type="spellEnd"/>
      <w:r>
        <w:t xml:space="preserve">-selected drivers can still play a role, actually. Gradual increase in T probably has a small effect in the selection by Clim-win, as it is of a smaller magnitude than the inter-annual variation. We discussed this issue of changing T in our GCB Toona climate x CO2 paper. </w:t>
      </w:r>
    </w:p>
  </w:comment>
  <w:comment w:id="67" w:author="Zuidema, Pieter" w:date="2021-02-23T15:29:00Z" w:initials="ZP">
    <w:p w14:paraId="62E90DDB" w14:textId="21D1FE6D" w:rsidR="005E3060" w:rsidRPr="00857546" w:rsidRDefault="005E3060">
      <w:pPr>
        <w:pStyle w:val="CommentText"/>
      </w:pPr>
      <w:r>
        <w:rPr>
          <w:rStyle w:val="CommentReference"/>
        </w:rPr>
        <w:annotationRef/>
      </w:r>
      <w:r w:rsidRPr="00857546">
        <w:t>In Van der Sleen et al 2017 (</w:t>
      </w:r>
      <w:hyperlink r:id="rId4" w:history="1">
        <w:r w:rsidRPr="00857546">
          <w:rPr>
            <w:rStyle w:val="Hyperlink"/>
          </w:rPr>
          <w:t>https://onlinelibrary.wiley.com/doi/full/10.1111/gcb.13572</w:t>
        </w:r>
      </w:hyperlink>
      <w:r w:rsidRPr="00857546">
        <w:t xml:space="preserve">) we propose and apply a </w:t>
      </w:r>
      <w:proofErr w:type="spellStart"/>
      <w:r w:rsidRPr="00857546">
        <w:t>subsetting</w:t>
      </w:r>
      <w:proofErr w:type="spellEnd"/>
      <w:r w:rsidRPr="00857546">
        <w:t xml:space="preserve"> method t</w:t>
      </w:r>
      <w:r>
        <w:t xml:space="preserve">o account for this. I don’t think we’d like (or need) to apply that method here, but this is worth referring to. </w:t>
      </w:r>
    </w:p>
  </w:comment>
  <w:comment w:id="68" w:author="Zuidema, Pieter" w:date="2021-02-23T15:30:00Z" w:initials="ZP">
    <w:p w14:paraId="101A6EB2" w14:textId="38318B16" w:rsidR="005E3060" w:rsidRDefault="005E3060">
      <w:pPr>
        <w:pStyle w:val="CommentText"/>
      </w:pPr>
      <w:r>
        <w:rPr>
          <w:rStyle w:val="CommentReference"/>
        </w:rPr>
        <w:annotationRef/>
      </w:r>
      <w:r>
        <w:t>The same goes for Melia in HHK</w:t>
      </w:r>
    </w:p>
  </w:comment>
  <w:comment w:id="69" w:author="Zuidema, Pieter" w:date="2021-02-23T15:31:00Z" w:initials="ZP">
    <w:p w14:paraId="31FDDC53" w14:textId="422CD989" w:rsidR="005E3060" w:rsidRDefault="005E3060">
      <w:pPr>
        <w:pStyle w:val="CommentText"/>
      </w:pPr>
      <w:r>
        <w:rPr>
          <w:rStyle w:val="CommentReference"/>
        </w:rPr>
        <w:annotationRef/>
      </w:r>
      <w:r>
        <w:t xml:space="preserve">That’s not the correct reference here; best is to use Groenendijk et al 2015 GCB. </w:t>
      </w:r>
    </w:p>
  </w:comment>
  <w:comment w:id="70" w:author="Zuidema, Pieter" w:date="2021-02-23T15:32:00Z" w:initials="ZP">
    <w:p w14:paraId="36FEFB26" w14:textId="538BBD5F" w:rsidR="005E3060" w:rsidRDefault="005E3060">
      <w:pPr>
        <w:pStyle w:val="CommentText"/>
      </w:pPr>
      <w:r>
        <w:rPr>
          <w:rStyle w:val="CommentReference"/>
        </w:rPr>
        <w:annotationRef/>
      </w:r>
      <w:r>
        <w:t xml:space="preserve">I think we need to move beyond the blunt/simplistic idea of an overall growth </w:t>
      </w:r>
      <w:proofErr w:type="spellStart"/>
      <w:r>
        <w:t>stimulance</w:t>
      </w:r>
      <w:proofErr w:type="spellEnd"/>
      <w:r>
        <w:t xml:space="preserve">/subsidy of additional CO2. Extra CO2 may help to mitigate drought effects in dry years, and in cooler areas it may increase growth in warmer years (but not in warm regions). So instead of a blanket-mean-overall CO2 effect, I expect this to depend on climatic conditions. See our discussion in Zuidema et al 2020 GCB. </w:t>
      </w:r>
    </w:p>
  </w:comment>
  <w:comment w:id="72" w:author="Zuidema, Pieter" w:date="2021-02-23T15:35:00Z" w:initials="ZP">
    <w:p w14:paraId="68FF7B46" w14:textId="04055FA2" w:rsidR="005E3060" w:rsidRDefault="005E3060">
      <w:pPr>
        <w:pStyle w:val="CommentText"/>
      </w:pPr>
      <w:r>
        <w:rPr>
          <w:rStyle w:val="CommentReference"/>
        </w:rPr>
        <w:annotationRef/>
      </w:r>
      <w:r>
        <w:t>I’d remove this</w:t>
      </w:r>
      <w:proofErr w:type="gramStart"/>
      <w:r>
        <w:t xml:space="preserve"> ..</w:t>
      </w:r>
      <w:proofErr w:type="gramEnd"/>
      <w:r>
        <w:t xml:space="preserve"> not really news</w:t>
      </w:r>
    </w:p>
  </w:comment>
  <w:comment w:id="73" w:author="Zuidema, Pieter" w:date="2021-02-23T15:36:00Z" w:initials="ZP">
    <w:p w14:paraId="4416B028" w14:textId="559297A1" w:rsidR="005E3060" w:rsidRDefault="005E3060">
      <w:pPr>
        <w:pStyle w:val="CommentText"/>
      </w:pPr>
      <w:r>
        <w:rPr>
          <w:rStyle w:val="CommentReference"/>
        </w:rPr>
        <w:annotationRef/>
      </w:r>
      <w:r>
        <w:t xml:space="preserve">Perhaps good to somewhere also mention that this </w:t>
      </w:r>
      <w:proofErr w:type="spellStart"/>
      <w:r>
        <w:t>indivdiual</w:t>
      </w:r>
      <w:proofErr w:type="spellEnd"/>
      <w:r>
        <w:t xml:space="preserve">-based analysis </w:t>
      </w:r>
      <w:proofErr w:type="spellStart"/>
      <w:r>
        <w:t>focussing</w:t>
      </w:r>
      <w:proofErr w:type="spellEnd"/>
      <w:r>
        <w:t xml:space="preserve"> on multiple drivers offers more opportunities for using tree-ring data as benchmarking tools for demographic DGVMs. (Actually, we’re doing something along those lines now for HHK with ED2).  </w:t>
      </w:r>
    </w:p>
  </w:comment>
  <w:comment w:id="78" w:author="Zuidema, Pieter" w:date="2021-02-23T15:39:00Z" w:initials="ZP">
    <w:p w14:paraId="180DDBFA" w14:textId="557D1555" w:rsidR="005E3060" w:rsidRDefault="005E3060">
      <w:pPr>
        <w:pStyle w:val="CommentText"/>
      </w:pPr>
      <w:r>
        <w:rPr>
          <w:rStyle w:val="CommentReference"/>
        </w:rPr>
        <w:annotationRef/>
      </w:r>
      <w:r w:rsidRPr="00B33313">
        <w:rPr>
          <w:highlight w:val="green"/>
        </w:rPr>
        <w:t>I’d recommend to strongly shorten the Suppl Files. This is too much to digest for reviewers and readers (and even authors...).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1A960CA" w15:done="0"/>
  <w15:commentEx w15:paraId="3E8DA042" w15:done="0"/>
  <w15:commentEx w15:paraId="31975B16" w15:done="0"/>
  <w15:commentEx w15:paraId="3FDB99D4" w15:done="0"/>
  <w15:commentEx w15:paraId="6263D3A6" w15:done="0"/>
  <w15:commentEx w15:paraId="2FD6D32B" w15:done="0"/>
  <w15:commentEx w15:paraId="6A3D9614" w15:done="0"/>
  <w15:commentEx w15:paraId="4E11A533" w15:done="0"/>
  <w15:commentEx w15:paraId="6273B98F" w15:done="0"/>
  <w15:commentEx w15:paraId="56E03714" w15:done="0"/>
  <w15:commentEx w15:paraId="51A28302" w15:done="0"/>
  <w15:commentEx w15:paraId="77DD75E0" w15:paraIdParent="51A28302" w15:done="0"/>
  <w15:commentEx w15:paraId="7A80BBD0" w15:done="0"/>
  <w15:commentEx w15:paraId="6102BE96" w15:done="0"/>
  <w15:commentEx w15:paraId="086FF830" w15:done="0"/>
  <w15:commentEx w15:paraId="4F676893" w15:done="0"/>
  <w15:commentEx w15:paraId="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31FDDC53" w15:done="0"/>
  <w15:commentEx w15:paraId="36FEFB26" w15:done="0"/>
  <w15:commentEx w15:paraId="68FF7B46" w15:done="0"/>
  <w15:commentEx w15:paraId="4416B028" w15:done="0"/>
  <w15:commentEx w15:paraId="180DD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9B8CC" w16cex:dateUtc="2021-03-03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1A960CA" w16cid:durableId="23DF818B"/>
  <w16cid:commentId w16cid:paraId="3E8DA042" w16cid:durableId="23DF81B8"/>
  <w16cid:commentId w16cid:paraId="31975B16" w16cid:durableId="23DF7C0D"/>
  <w16cid:commentId w16cid:paraId="3FDB99D4" w16cid:durableId="23DF7D95"/>
  <w16cid:commentId w16cid:paraId="6263D3A6" w16cid:durableId="23DF9272"/>
  <w16cid:commentId w16cid:paraId="2FD6D32B" w16cid:durableId="23DF923D"/>
  <w16cid:commentId w16cid:paraId="6A3D9614" w16cid:durableId="23DF9543"/>
  <w16cid:commentId w16cid:paraId="4E11A533" w16cid:durableId="23DF9610"/>
  <w16cid:commentId w16cid:paraId="6273B98F" w16cid:durableId="23DF95BC"/>
  <w16cid:commentId w16cid:paraId="56E03714" w16cid:durableId="23DF965C"/>
  <w16cid:commentId w16cid:paraId="51A28302" w16cid:durableId="23DF9682"/>
  <w16cid:commentId w16cid:paraId="77DD75E0" w16cid:durableId="23E9B8CC"/>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31FDDC53" w16cid:durableId="23DF9E46"/>
  <w16cid:commentId w16cid:paraId="36FEFB26" w16cid:durableId="23DF9E9A"/>
  <w16cid:commentId w16cid:paraId="68FF7B46" w16cid:durableId="23DF9F4C"/>
  <w16cid:commentId w16cid:paraId="4416B028" w16cid:durableId="23DF9F7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A1BAD" w14:textId="77777777" w:rsidR="00170960" w:rsidRDefault="00170960">
      <w:pPr>
        <w:spacing w:after="0"/>
      </w:pPr>
      <w:r>
        <w:separator/>
      </w:r>
    </w:p>
  </w:endnote>
  <w:endnote w:type="continuationSeparator" w:id="0">
    <w:p w14:paraId="668A240D" w14:textId="77777777" w:rsidR="00170960" w:rsidRDefault="001709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85A75" w14:textId="77777777" w:rsidR="00170960" w:rsidRDefault="00170960">
      <w:r>
        <w:separator/>
      </w:r>
    </w:p>
  </w:footnote>
  <w:footnote w:type="continuationSeparator" w:id="0">
    <w:p w14:paraId="3445F4D4" w14:textId="77777777" w:rsidR="00170960" w:rsidRDefault="001709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idema, Pieter">
    <w15:presenceInfo w15:providerId="None" w15:userId="Zuidema, Pieter"/>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0960"/>
    <w:rsid w:val="001778C0"/>
    <w:rsid w:val="001A13ED"/>
    <w:rsid w:val="001D2E47"/>
    <w:rsid w:val="001E6C95"/>
    <w:rsid w:val="0022186F"/>
    <w:rsid w:val="00233F20"/>
    <w:rsid w:val="0026679F"/>
    <w:rsid w:val="0028516A"/>
    <w:rsid w:val="002B29AA"/>
    <w:rsid w:val="002B5B28"/>
    <w:rsid w:val="002E4CC5"/>
    <w:rsid w:val="002E5408"/>
    <w:rsid w:val="003343E2"/>
    <w:rsid w:val="00377F4F"/>
    <w:rsid w:val="003870F9"/>
    <w:rsid w:val="003A6E93"/>
    <w:rsid w:val="003B1672"/>
    <w:rsid w:val="00426161"/>
    <w:rsid w:val="0049461C"/>
    <w:rsid w:val="004965D6"/>
    <w:rsid w:val="004A781E"/>
    <w:rsid w:val="004E29B3"/>
    <w:rsid w:val="0051084A"/>
    <w:rsid w:val="00547411"/>
    <w:rsid w:val="00553DD1"/>
    <w:rsid w:val="0058215A"/>
    <w:rsid w:val="00584E5B"/>
    <w:rsid w:val="00590D07"/>
    <w:rsid w:val="005948A3"/>
    <w:rsid w:val="005A0501"/>
    <w:rsid w:val="005A087F"/>
    <w:rsid w:val="005C79A1"/>
    <w:rsid w:val="005D3BD7"/>
    <w:rsid w:val="005E3060"/>
    <w:rsid w:val="00605A90"/>
    <w:rsid w:val="006243AA"/>
    <w:rsid w:val="00632C51"/>
    <w:rsid w:val="00646144"/>
    <w:rsid w:val="006577F1"/>
    <w:rsid w:val="00684CEC"/>
    <w:rsid w:val="0069665C"/>
    <w:rsid w:val="006D59AA"/>
    <w:rsid w:val="006D677B"/>
    <w:rsid w:val="006E1FA3"/>
    <w:rsid w:val="007062A2"/>
    <w:rsid w:val="00720607"/>
    <w:rsid w:val="00743C2A"/>
    <w:rsid w:val="007716CE"/>
    <w:rsid w:val="00784D58"/>
    <w:rsid w:val="007912F9"/>
    <w:rsid w:val="007A0F86"/>
    <w:rsid w:val="007C363F"/>
    <w:rsid w:val="007C66A2"/>
    <w:rsid w:val="007E31F1"/>
    <w:rsid w:val="007E3E5F"/>
    <w:rsid w:val="007F277D"/>
    <w:rsid w:val="008158F2"/>
    <w:rsid w:val="00835785"/>
    <w:rsid w:val="00857546"/>
    <w:rsid w:val="00884CB0"/>
    <w:rsid w:val="008A1256"/>
    <w:rsid w:val="008A12C9"/>
    <w:rsid w:val="008D6863"/>
    <w:rsid w:val="008F4928"/>
    <w:rsid w:val="00937587"/>
    <w:rsid w:val="00942458"/>
    <w:rsid w:val="00962AA6"/>
    <w:rsid w:val="0099566C"/>
    <w:rsid w:val="00A25952"/>
    <w:rsid w:val="00A91EA4"/>
    <w:rsid w:val="00AC293C"/>
    <w:rsid w:val="00AF6E29"/>
    <w:rsid w:val="00B119F9"/>
    <w:rsid w:val="00B212C7"/>
    <w:rsid w:val="00B33313"/>
    <w:rsid w:val="00B555A8"/>
    <w:rsid w:val="00B66ADD"/>
    <w:rsid w:val="00B86B75"/>
    <w:rsid w:val="00BC48D5"/>
    <w:rsid w:val="00C03485"/>
    <w:rsid w:val="00C04489"/>
    <w:rsid w:val="00C10761"/>
    <w:rsid w:val="00C36279"/>
    <w:rsid w:val="00C53F9E"/>
    <w:rsid w:val="00C81A17"/>
    <w:rsid w:val="00C84C4D"/>
    <w:rsid w:val="00C858E7"/>
    <w:rsid w:val="00C9350D"/>
    <w:rsid w:val="00CE3569"/>
    <w:rsid w:val="00D00F40"/>
    <w:rsid w:val="00D13461"/>
    <w:rsid w:val="00D32084"/>
    <w:rsid w:val="00D40216"/>
    <w:rsid w:val="00D46EC1"/>
    <w:rsid w:val="00D762AC"/>
    <w:rsid w:val="00D85FDA"/>
    <w:rsid w:val="00DF6FB1"/>
    <w:rsid w:val="00E13A08"/>
    <w:rsid w:val="00E2778D"/>
    <w:rsid w:val="00E315A3"/>
    <w:rsid w:val="00E43675"/>
    <w:rsid w:val="00E61D8B"/>
    <w:rsid w:val="00E946D7"/>
    <w:rsid w:val="00EA6953"/>
    <w:rsid w:val="00EC3C91"/>
    <w:rsid w:val="00ED0FD4"/>
    <w:rsid w:val="00F1742E"/>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978-3-319-61669-8" TargetMode="External"/><Relationship Id="rId117" Type="http://schemas.openxmlformats.org/officeDocument/2006/relationships/hyperlink" Target="https://doi.org/10.1191/095968399667128516" TargetMode="External"/><Relationship Id="rId21" Type="http://schemas.microsoft.com/office/2018/08/relationships/commentsExtensible" Target="commentsExtensible.xml"/><Relationship Id="rId42" Type="http://schemas.openxmlformats.org/officeDocument/2006/relationships/hyperlink" Target="https://doi.org/10.1139/cjfr-2018-0206" TargetMode="External"/><Relationship Id="rId47" Type="http://schemas.openxmlformats.org/officeDocument/2006/relationships/hyperlink" Target="https://doi.org/10.1016/S0378-1127(98)00242-4" TargetMode="External"/><Relationship Id="rId63" Type="http://schemas.openxmlformats.org/officeDocument/2006/relationships/hyperlink" Target="https://doi.org/10.1016/S0065-2504(08)60158-0" TargetMode="External"/><Relationship Id="rId68" Type="http://schemas.openxmlformats.org/officeDocument/2006/relationships/hyperlink" Target="https://doi.org/10.1007/s10342-016-0982-7" TargetMode="External"/><Relationship Id="rId84" Type="http://schemas.openxmlformats.org/officeDocument/2006/relationships/hyperlink" Target="https://doi.org/10.1016/j.cageo.2011.01.013" TargetMode="External"/><Relationship Id="rId89" Type="http://schemas.openxmlformats.org/officeDocument/2006/relationships/hyperlink" Target="https://doi.org/10.1111/gcb.12826" TargetMode="External"/><Relationship Id="rId112" Type="http://schemas.openxmlformats.org/officeDocument/2006/relationships/hyperlink" Target="https://doi.org/10.1890/0012-9615(2006)076%5b0549:HCGEDW%5d2.0.CO;2" TargetMode="External"/><Relationship Id="rId16" Type="http://schemas.openxmlformats.org/officeDocument/2006/relationships/image" Target="media/image2.png"/><Relationship Id="rId107" Type="http://schemas.openxmlformats.org/officeDocument/2006/relationships/hyperlink" Target="https://doi.org/10.1002/joc.2117" TargetMode="External"/><Relationship Id="rId11" Type="http://schemas.microsoft.com/office/2011/relationships/commentsExtended" Target="commentsExtended.xml"/><Relationship Id="rId32" Type="http://schemas.openxmlformats.org/officeDocument/2006/relationships/hyperlink" Target="https://doi.org/10.1016/j.agrformet.2012.10.010" TargetMode="External"/><Relationship Id="rId37" Type="http://schemas.openxmlformats.org/officeDocument/2006/relationships/hyperlink" Target="https://www.ncdc.noaa.gov/paleo-search/study/31996" TargetMode="External"/><Relationship Id="rId53" Type="http://schemas.openxmlformats.org/officeDocument/2006/relationships/hyperlink" Target="https://doi.org/10.1038/s41467-020-14300-5" TargetMode="External"/><Relationship Id="rId58" Type="http://schemas.openxmlformats.org/officeDocument/2006/relationships/hyperlink" Target="https://doi.org/10.1002/ecs2.1889" TargetMode="External"/><Relationship Id="rId74" Type="http://schemas.openxmlformats.org/officeDocument/2006/relationships/hyperlink" Target="https://doi.org/10.1038/s41467-018-07800-y" TargetMode="External"/><Relationship Id="rId79" Type="http://schemas.openxmlformats.org/officeDocument/2006/relationships/hyperlink" Target="https://doi.org/10.1111/gcb.14273" TargetMode="External"/><Relationship Id="rId102" Type="http://schemas.openxmlformats.org/officeDocument/2006/relationships/hyperlink" Target="https://doi.org/10.1007/s11258-007-9345-2" TargetMode="External"/><Relationship Id="rId5" Type="http://schemas.openxmlformats.org/officeDocument/2006/relationships/styles" Target="styl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image" Target="media/image7.png"/><Relationship Id="rId27" Type="http://schemas.openxmlformats.org/officeDocument/2006/relationships/hyperlink" Target="https://doi.org/10.5281/ZENODO.3958215" TargetMode="External"/><Relationship Id="rId43" Type="http://schemas.openxmlformats.org/officeDocument/2006/relationships/hyperlink" Target="https://doi.org/10.1126/science.1197175" TargetMode="External"/><Relationship Id="rId48" Type="http://schemas.openxmlformats.org/officeDocument/2006/relationships/hyperlink" Target="https://doi.org/10.1007/BF00282374" TargetMode="External"/><Relationship Id="rId64" Type="http://schemas.openxmlformats.org/officeDocument/2006/relationships/hyperlink" Target="https://doi.org/10.1007/s10021-020-00501-y" TargetMode="External"/><Relationship Id="rId69" Type="http://schemas.openxmlformats.org/officeDocument/2006/relationships/hyperlink" Target="https://doi.org/10.1111/gcb.14561" TargetMode="External"/><Relationship Id="rId113" Type="http://schemas.openxmlformats.org/officeDocument/2006/relationships/hyperlink" Target="https://doi.org/10.1016/j.foreco.2009.03.007" TargetMode="External"/><Relationship Id="rId118" Type="http://schemas.openxmlformats.org/officeDocument/2006/relationships/hyperlink" Target="https://doi.org/10.1016/j.dendro.2012.08.001" TargetMode="External"/><Relationship Id="rId80" Type="http://schemas.openxmlformats.org/officeDocument/2006/relationships/hyperlink" Target="https://doi.org/10.1007/s10584-016-1720-3" TargetMode="External"/><Relationship Id="rId85" Type="http://schemas.openxmlformats.org/officeDocument/2006/relationships/hyperlink" Target="https://doi.org/10.1111/j.1600-0587.2013.00205.x" TargetMode="External"/><Relationship Id="rId12" Type="http://schemas.microsoft.com/office/2016/09/relationships/commentsIds" Target="commentsIds.xml"/><Relationship Id="rId17" Type="http://schemas.openxmlformats.org/officeDocument/2006/relationships/image" Target="media/image3.png"/><Relationship Id="rId33" Type="http://schemas.openxmlformats.org/officeDocument/2006/relationships/hyperlink" Target="https://doi.org/10.1038/nplants.2015.139" TargetMode="External"/><Relationship Id="rId38" Type="http://schemas.openxmlformats.org/officeDocument/2006/relationships/hyperlink" Target="https://www.ncdc.noaa.gov/paleo-search/study/31997" TargetMode="External"/><Relationship Id="rId59" Type="http://schemas.openxmlformats.org/officeDocument/2006/relationships/hyperlink" Target="https://doi.org/10.1002/ecm.1423" TargetMode="External"/><Relationship Id="rId103" Type="http://schemas.openxmlformats.org/officeDocument/2006/relationships/hyperlink" Target="https://doi.org/10.1016/j.agrformet.2017.08.007" TargetMode="External"/><Relationship Id="rId108" Type="http://schemas.openxmlformats.org/officeDocument/2006/relationships/hyperlink" Target="https://doi.org/10.1007/s00468-018-1767-z" TargetMode="External"/><Relationship Id="rId54" Type="http://schemas.openxmlformats.org/officeDocument/2006/relationships/hyperlink" Target="https://doi.org/10.1002/ecs2.1454" TargetMode="External"/><Relationship Id="rId70" Type="http://schemas.openxmlformats.org/officeDocument/2006/relationships/hyperlink" Target="https://doi.org/10.1002/joc.3711" TargetMode="External"/><Relationship Id="rId75" Type="http://schemas.openxmlformats.org/officeDocument/2006/relationships/hyperlink" Target="https://doi.org/10.1093/treephys/tpaa091"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11/1365-2435.1277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017/qua.2019.33" TargetMode="External"/><Relationship Id="rId28" Type="http://schemas.openxmlformats.org/officeDocument/2006/relationships/hyperlink" Target="https://doi.org/10.1111/gcb.12712" TargetMode="External"/><Relationship Id="rId49" Type="http://schemas.openxmlformats.org/officeDocument/2006/relationships/hyperlink" Target="https://doi.org/10.1177/095968369700700314" TargetMode="External"/><Relationship Id="rId114" Type="http://schemas.openxmlformats.org/officeDocument/2006/relationships/hyperlink" Target="https://doi.org/10.1111/nph.16866" TargetMode="External"/><Relationship Id="rId119" Type="http://schemas.openxmlformats.org/officeDocument/2006/relationships/hyperlink" Target="https://doi.org/10.1111/gcb.15092" TargetMode="External"/><Relationship Id="rId44" Type="http://schemas.openxmlformats.org/officeDocument/2006/relationships/hyperlink" Target="https://doi.org/10.1111/gcb.13535" TargetMode="External"/><Relationship Id="rId60" Type="http://schemas.openxmlformats.org/officeDocument/2006/relationships/hyperlink" Target="https://doi.org/10.1016/j.foreco.2020.118717" TargetMode="External"/><Relationship Id="rId65" Type="http://schemas.openxmlformats.org/officeDocument/2006/relationships/hyperlink" Target="https://doi.org/10.1073/pnas.1610156113" TargetMode="External"/><Relationship Id="rId81" Type="http://schemas.openxmlformats.org/officeDocument/2006/relationships/hyperlink" Target="https://doi.org/10.1126/science.aaz9463" TargetMode="External"/><Relationship Id="rId86" Type="http://schemas.openxmlformats.org/officeDocument/2006/relationships/hyperlink" Target="https://doi.org/10.1111/gcb.1259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4.png"/><Relationship Id="rId39" Type="http://schemas.openxmlformats.org/officeDocument/2006/relationships/hyperlink" Target="https://doi.org/10.1016/j.tplants.2012.08.005" TargetMode="External"/><Relationship Id="rId109" Type="http://schemas.openxmlformats.org/officeDocument/2006/relationships/hyperlink" Target="https://doi.org/10.1016/j.agrformet.2017.07.015" TargetMode="External"/><Relationship Id="rId34" Type="http://schemas.openxmlformats.org/officeDocument/2006/relationships/hyperlink" Target="https://doi.org/10.3959/2008-6.1" TargetMode="External"/><Relationship Id="rId50" Type="http://schemas.openxmlformats.org/officeDocument/2006/relationships/hyperlink" Target="https://doi.org/10.1016/j.biocon.2020.108907" TargetMode="External"/><Relationship Id="rId55" Type="http://schemas.openxmlformats.org/officeDocument/2006/relationships/hyperlink" Target="https://doi.org/10.1016/j.foreco.2008.10.014" TargetMode="External"/><Relationship Id="rId76" Type="http://schemas.openxmlformats.org/officeDocument/2006/relationships/hyperlink" Target="https://doi.org/10.1111/nph.15668" TargetMode="External"/><Relationship Id="rId97" Type="http://schemas.openxmlformats.org/officeDocument/2006/relationships/hyperlink" Target="https://doi.org/10.1002/2016JG003528" TargetMode="External"/><Relationship Id="rId104" Type="http://schemas.openxmlformats.org/officeDocument/2006/relationships/hyperlink" Target="https://doi.org/10.1111/gcb.14120"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038/s41597-020-0453-3" TargetMode="External"/><Relationship Id="rId92" Type="http://schemas.openxmlformats.org/officeDocument/2006/relationships/hyperlink" Target="https://doi.org/10.1111/2041-210X.12753" TargetMode="External"/><Relationship Id="rId2" Type="http://schemas.openxmlformats.org/officeDocument/2006/relationships/customXml" Target="../customXml/item2.xml"/><Relationship Id="rId29" Type="http://schemas.openxmlformats.org/officeDocument/2006/relationships/hyperlink" Target="https://doi.org/10.1111/1365-2435.12470" TargetMode="External"/><Relationship Id="rId24" Type="http://schemas.openxmlformats.org/officeDocument/2006/relationships/hyperlink" Target="https://doi.org/10.1007/s00468-017-1629-0" TargetMode="External"/><Relationship Id="rId40" Type="http://schemas.openxmlformats.org/officeDocument/2006/relationships/hyperlink" Target="https://doi.org/10.1029/2011GB004143" TargetMode="External"/><Relationship Id="rId45" Type="http://schemas.openxmlformats.org/officeDocument/2006/relationships/hyperlink" Target="https://doi.org/10.1111/gcb.13366" TargetMode="External"/><Relationship Id="rId66" Type="http://schemas.openxmlformats.org/officeDocument/2006/relationships/hyperlink" Target="https://doi.org/10.5281/ZENODO.4070038" TargetMode="External"/><Relationship Id="rId87" Type="http://schemas.openxmlformats.org/officeDocument/2006/relationships/hyperlink" Target="https://doi.org/10.1111/j.1365-2486.2010.02222.x" TargetMode="External"/><Relationship Id="rId110" Type="http://schemas.openxmlformats.org/officeDocument/2006/relationships/hyperlink" Target="https://doi.org/10.1038/ngeo2313" TargetMode="External"/><Relationship Id="rId115" Type="http://schemas.openxmlformats.org/officeDocument/2006/relationships/hyperlink" Target="https://doi.org/10.1111/gcb.15057" TargetMode="External"/><Relationship Id="rId61" Type="http://schemas.openxmlformats.org/officeDocument/2006/relationships/hyperlink" Target="https://doi.org/10.1111/gcb.13208" TargetMode="External"/><Relationship Id="rId82" Type="http://schemas.openxmlformats.org/officeDocument/2006/relationships/hyperlink" Target="https://doi.org/10.1111/nph.16996" TargetMode="External"/><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hyperlink" Target="https://doi.org/10.1016/j.quascirev.2018.07.009" TargetMode="External"/><Relationship Id="rId35" Type="http://schemas.openxmlformats.org/officeDocument/2006/relationships/hyperlink" Target="https://www.ncdc.noaa.gov/paleo-search/study/31994" TargetMode="External"/><Relationship Id="rId56" Type="http://schemas.openxmlformats.org/officeDocument/2006/relationships/hyperlink" Target="https://doi.org/10.1126/science.1066360" TargetMode="External"/><Relationship Id="rId77" Type="http://schemas.openxmlformats.org/officeDocument/2006/relationships/hyperlink" Target="https://doi.org/10.1038/srep46158" TargetMode="External"/><Relationship Id="rId100" Type="http://schemas.openxmlformats.org/officeDocument/2006/relationships/hyperlink" Target="https://doi.org/10.1088/1748-9326/11/11/114007" TargetMode="External"/><Relationship Id="rId105" Type="http://schemas.openxmlformats.org/officeDocument/2006/relationships/hyperlink" Target="https://doi.org/10.1007/978-94-007-1242-3_2" TargetMode="External"/><Relationship Id="rId8" Type="http://schemas.openxmlformats.org/officeDocument/2006/relationships/footnotes" Target="footnotes.xml"/><Relationship Id="rId51" Type="http://schemas.openxmlformats.org/officeDocument/2006/relationships/hyperlink" Target="https://doi.org/10.1016/j.foreco.2009.08.009" TargetMode="External"/><Relationship Id="rId72" Type="http://schemas.openxmlformats.org/officeDocument/2006/relationships/hyperlink" Target="https://doi.org/10.1111/nph.15906" TargetMode="External"/><Relationship Id="rId93" Type="http://schemas.openxmlformats.org/officeDocument/2006/relationships/hyperlink" Target="https://doi.org/10.1002/ecy.3264" TargetMode="External"/><Relationship Id="rId98" Type="http://schemas.openxmlformats.org/officeDocument/2006/relationships/hyperlink" Target="https://doi.org/10.1038/nature12914" TargetMode="External"/><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doi.org/10.1007/s00442-017-3879-3" TargetMode="External"/><Relationship Id="rId46" Type="http://schemas.openxmlformats.org/officeDocument/2006/relationships/hyperlink" Target="https://doi.org/10.1111/ele.12650" TargetMode="External"/><Relationship Id="rId67" Type="http://schemas.openxmlformats.org/officeDocument/2006/relationships/hyperlink" Target="https://doi.org/10.1111/gcb.12955"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6.png"/><Relationship Id="rId41" Type="http://schemas.openxmlformats.org/officeDocument/2006/relationships/hyperlink" Target="https://doi.org/10.1111/gcb.13410" TargetMode="External"/><Relationship Id="rId62" Type="http://schemas.openxmlformats.org/officeDocument/2006/relationships/hyperlink" Target="https://doi.org/10.1175/JCLI3800.1" TargetMode="External"/><Relationship Id="rId83" Type="http://schemas.openxmlformats.org/officeDocument/2006/relationships/hyperlink" Target="https://doi.org/10.1111/nph.14633" TargetMode="External"/><Relationship Id="rId88" Type="http://schemas.openxmlformats.org/officeDocument/2006/relationships/hyperlink" Target="https://doi.org/10.3389/ffgc.2020.00039" TargetMode="External"/><Relationship Id="rId111" Type="http://schemas.openxmlformats.org/officeDocument/2006/relationships/hyperlink" Target="https://doi.org/10.1007/s00442-013-2846-x" TargetMode="External"/><Relationship Id="rId15" Type="http://schemas.openxmlformats.org/officeDocument/2006/relationships/hyperlink" Target="https://waterdata.usgs.gov/nwis/uv/?site_no=06461500&amp;agency_cd=USGS&amp;referred_module=sw" TargetMode="External"/><Relationship Id="rId36" Type="http://schemas.openxmlformats.org/officeDocument/2006/relationships/hyperlink" Target="https://www.ncdc.noaa.gov/paleo-search/study/31995" TargetMode="External"/><Relationship Id="rId57" Type="http://schemas.openxmlformats.org/officeDocument/2006/relationships/hyperlink" Target="https://doi.org/10.1007/s10584-009-9594-2" TargetMode="External"/><Relationship Id="rId106" Type="http://schemas.openxmlformats.org/officeDocument/2006/relationships/hyperlink" Target="https://doi.org/10.5194/cp-9-1481-2013" TargetMode="External"/><Relationship Id="rId10" Type="http://schemas.openxmlformats.org/officeDocument/2006/relationships/comments" Target="comments.xml"/><Relationship Id="rId31" Type="http://schemas.openxmlformats.org/officeDocument/2006/relationships/hyperlink" Target="https://doi.org/10.1126/sciadv.aat4313" TargetMode="External"/><Relationship Id="rId52" Type="http://schemas.openxmlformats.org/officeDocument/2006/relationships/hyperlink" Target="https://doi.org/10.1111/1365-2745.13569" TargetMode="External"/><Relationship Id="rId73" Type="http://schemas.openxmlformats.org/officeDocument/2006/relationships/hyperlink" Target="https://doi.org/10.1029/2018JG004573" TargetMode="External"/><Relationship Id="rId78" Type="http://schemas.openxmlformats.org/officeDocument/2006/relationships/hyperlink" Target="https://doi.org/10.1016/j.dendro.2019.125652"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126/science.aaw7578" TargetMode="External"/><Relationship Id="rId101" Type="http://schemas.openxmlformats.org/officeDocument/2006/relationships/hyperlink" Target="https://doi.org/10.1111/jvs.1202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38</Pages>
  <Words>14968</Words>
  <Characters>85321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Teixeira, Kristina A.</cp:lastModifiedBy>
  <cp:revision>114</cp:revision>
  <dcterms:created xsi:type="dcterms:W3CDTF">2021-02-23T11:38:00Z</dcterms:created>
  <dcterms:modified xsi:type="dcterms:W3CDTF">2021-03-06T16:51:00Z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