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A1338" w14:textId="77777777" w:rsidR="0022186F" w:rsidRDefault="003343E2">
      <w:pPr>
        <w:pStyle w:val="FirstParagraph"/>
      </w:pPr>
      <w:r>
        <w:rPr>
          <w:b/>
        </w:rPr>
        <w:t>Title:</w:t>
      </w:r>
      <w:r>
        <w:t xml:space="preserve"> Using tree-ring records to simultaneously characterize the influence of climate, tree size, and slowly changing environmental drivers on annual growt</w:t>
      </w:r>
      <w:commentRangeStart w:id="0"/>
      <w:r>
        <w:t>h</w:t>
      </w:r>
      <w:commentRangeEnd w:id="0"/>
      <w:r w:rsidR="00A91EA4">
        <w:rPr>
          <w:rStyle w:val="CommentReference"/>
        </w:rPr>
        <w:commentReference w:id="0"/>
      </w:r>
    </w:p>
    <w:p w14:paraId="2580233D" w14:textId="77777777" w:rsidR="0022186F" w:rsidRDefault="003343E2">
      <w:pPr>
        <w:pStyle w:val="BodyText"/>
      </w:pPr>
      <w:r>
        <w:rPr>
          <w:b/>
        </w:rPr>
        <w:t>Authors:</w:t>
      </w:r>
    </w:p>
    <w:p w14:paraId="3FD4911C" w14:textId="02923CD7" w:rsidR="0022186F" w:rsidRDefault="003343E2">
      <w:pPr>
        <w:pStyle w:val="BodyText"/>
      </w:pPr>
      <w:r>
        <w:fldChar w:fldCharType="begin"/>
      </w:r>
      <w:ins w:id="1" w:author="Zuidema, Pieter" w:date="2021-02-23T12:37:00Z">
        <w:r w:rsidR="002E4CC5">
          <w:instrText xml:space="preserve">HYPERLINK "C:\\Users\\Zuide015\\AppData\\Local\\Microsoft\\Windows\\INetCache\\Content.Outlook\\7QJ5A9MI\\0000-0001-8461-9713" \h </w:instrText>
        </w:r>
      </w:ins>
      <w:del w:id="2" w:author="Zuidema, Pieter" w:date="2021-02-23T12:37:00Z">
        <w:r w:rsidDel="002E4CC5">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Zuidema, Pieter" w:date="2021-02-23T12:37:00Z">
        <w:r w:rsidR="002E4CC5">
          <w:instrText xml:space="preserve">HYPERLINK "C:\\Users\\Zuide015\\AppData\\Local\\Microsoft\\Windows\\INetCache\\Content.Outlook\\7QJ5A9MI\\0000-0003-1780-6310" \h </w:instrText>
        </w:r>
      </w:ins>
      <w:del w:id="4" w:author="Zuidema, Pieter" w:date="2021-02-23T12:37:00Z">
        <w:r w:rsidDel="002E4CC5">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5" w:author="Zuidema, Pieter" w:date="2021-02-23T12:37:00Z">
        <w:r w:rsidR="002E4CC5">
          <w:instrText xml:space="preserve">HYPERLINK "C:\\Users\\Zuide015\\AppData\\Local\\Microsoft\\Windows\\INetCache\\Content.Outlook\\7QJ5A9MI\\0000-0002-2560-0710" \h </w:instrText>
        </w:r>
      </w:ins>
      <w:del w:id="6" w:author="Zuidema, Pieter" w:date="2021-02-23T12:37:00Z">
        <w:r w:rsidDel="002E4CC5">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7" w:author="Zuidema, Pieter" w:date="2021-02-23T12:37:00Z">
        <w:r w:rsidR="002E4CC5">
          <w:instrText xml:space="preserve">HYPERLINK "C:\\Users\\Zuide015\\AppData\\Local\\Microsoft\\Windows\\INetCache\\Content.Outlook\\7QJ5A9MI\\0000-0002-7722-8797" \h </w:instrText>
        </w:r>
      </w:ins>
      <w:del w:id="8" w:author="Zuidema, Pieter" w:date="2021-02-23T12:37:00Z">
        <w:r w:rsidDel="002E4CC5">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9" w:author="Zuidema, Pieter" w:date="2021-02-23T12:37:00Z">
        <w:r w:rsidR="002E4CC5">
          <w:instrText xml:space="preserve">HYPERLINK "C:\\Users\\Zuide015\\AppData\\Local\\Microsoft\\Windows\\INetCache\\Content.Outlook\\7QJ5A9MI\\0000-0002-6070-5956" \h </w:instrText>
        </w:r>
      </w:ins>
      <w:del w:id="10" w:author="Zuidema, Pieter" w:date="2021-02-23T12:37:00Z">
        <w:r w:rsidDel="002E4CC5">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xml:space="preserve">, </w:t>
      </w:r>
      <w:r w:rsidRPr="007C66A2">
        <w:rPr>
          <w:highlight w:val="yellow"/>
          <w:rPrChange w:id="11" w:author="Teixeira, Kristina A." w:date="2021-03-03T07:52:00Z">
            <w:rPr/>
          </w:rPrChange>
        </w:rPr>
        <w:t>Peter</w:t>
      </w:r>
      <w:ins w:id="12" w:author="Zuidema, Pieter" w:date="2021-02-23T12:23:00Z">
        <w:r w:rsidR="002E4CC5" w:rsidRPr="007C66A2">
          <w:rPr>
            <w:highlight w:val="yellow"/>
            <w:rPrChange w:id="13" w:author="Teixeira, Kristina A." w:date="2021-03-03T07:52:00Z">
              <w:rPr/>
            </w:rPrChange>
          </w:rPr>
          <w:t xml:space="preserve"> A.</w:t>
        </w:r>
      </w:ins>
      <w:r w:rsidRPr="007C66A2">
        <w:rPr>
          <w:highlight w:val="yellow"/>
          <w:rPrChange w:id="14" w:author="Teixeira, Kristina A." w:date="2021-03-03T07:52:00Z">
            <w:rPr/>
          </w:rPrChange>
        </w:rPr>
        <w:t xml:space="preserve"> Zuidema</w:t>
      </w:r>
      <w:r w:rsidRPr="007C66A2">
        <w:rPr>
          <w:highlight w:val="yellow"/>
          <w:vertAlign w:val="superscript"/>
          <w:rPrChange w:id="15" w:author="Teixeira, Kristina A." w:date="2021-03-03T07:52:00Z">
            <w:rPr>
              <w:vertAlign w:val="superscript"/>
            </w:rPr>
          </w:rPrChange>
        </w:rPr>
        <w:t>20</w:t>
      </w:r>
    </w:p>
    <w:p w14:paraId="58CFB09E" w14:textId="77777777" w:rsidR="0022186F" w:rsidRDefault="003343E2">
      <w:pPr>
        <w:pStyle w:val="BodyText"/>
      </w:pPr>
      <w:r>
        <w:rPr>
          <w:b/>
        </w:rPr>
        <w:t>Author Affiliations:</w:t>
      </w:r>
    </w:p>
    <w:p w14:paraId="32B7883F" w14:textId="77777777" w:rsidR="0022186F" w:rsidRDefault="003343E2">
      <w:pPr>
        <w:numPr>
          <w:ilvl w:val="0"/>
          <w:numId w:val="10"/>
        </w:numPr>
      </w:pPr>
      <w:r>
        <w:t>Conservation Ecology Center; Smithsonian Conservation Biology Institute; Front Royal, Virginia 22630, USA</w:t>
      </w:r>
    </w:p>
    <w:p w14:paraId="45F2B37A" w14:textId="77777777" w:rsidR="0022186F" w:rsidRDefault="003343E2">
      <w:pPr>
        <w:numPr>
          <w:ilvl w:val="0"/>
          <w:numId w:val="10"/>
        </w:numPr>
      </w:pPr>
      <w:r>
        <w:t>Center for Tropical Forest Science-Forest Global Earth Observatory; Smithsonian Tropical Research Institute; Panama, Republic of Panama</w:t>
      </w:r>
    </w:p>
    <w:p w14:paraId="0ADC19F4" w14:textId="77777777" w:rsidR="0022186F" w:rsidRDefault="003343E2">
      <w:pPr>
        <w:numPr>
          <w:ilvl w:val="0"/>
          <w:numId w:val="10"/>
        </w:numPr>
      </w:pPr>
      <w:r>
        <w:t>The Morton Arboretum, Center for Tree Science, Lisle, Illinois 60532 USA</w:t>
      </w:r>
    </w:p>
    <w:p w14:paraId="38DC55D2" w14:textId="77777777" w:rsidR="0022186F" w:rsidRDefault="003343E2">
      <w:pPr>
        <w:numPr>
          <w:ilvl w:val="0"/>
          <w:numId w:val="10"/>
        </w:numPr>
      </w:pPr>
      <w:r>
        <w:t>Harvard University, Petersham, Massachusetts 01366 USA</w:t>
      </w:r>
    </w:p>
    <w:p w14:paraId="77D52B42" w14:textId="77777777" w:rsidR="0022186F" w:rsidRDefault="003343E2">
      <w:pPr>
        <w:numPr>
          <w:ilvl w:val="0"/>
          <w:numId w:val="10"/>
        </w:numPr>
      </w:pPr>
      <w:r>
        <w:t>Midwest Dendro LLC, Naperville, Illinois 60565 USA</w:t>
      </w:r>
    </w:p>
    <w:p w14:paraId="47E9783D" w14:textId="77777777" w:rsidR="0022186F" w:rsidRDefault="003343E2">
      <w:pPr>
        <w:numPr>
          <w:ilvl w:val="0"/>
          <w:numId w:val="10"/>
        </w:numPr>
      </w:pPr>
      <w:r>
        <w:t>U.S. Geological Survey, Fort Collins Science Center, Jemez Mountains Field Station, Los Alamos, NM 87544, USA</w:t>
      </w:r>
    </w:p>
    <w:p w14:paraId="62B6A056" w14:textId="77777777" w:rsidR="0022186F" w:rsidRDefault="003343E2">
      <w:pPr>
        <w:numPr>
          <w:ilvl w:val="0"/>
          <w:numId w:val="10"/>
        </w:numPr>
      </w:pPr>
      <w:r>
        <w:t>Biology Department, Wilfrid Laurier University, 75 University Ave W, Waterloo, ON, N2L 3C5</w:t>
      </w:r>
    </w:p>
    <w:p w14:paraId="1331FDD4" w14:textId="77777777" w:rsidR="0022186F" w:rsidRDefault="003343E2">
      <w:pPr>
        <w:numPr>
          <w:ilvl w:val="0"/>
          <w:numId w:val="10"/>
        </w:numPr>
      </w:pPr>
      <w:r>
        <w:t>School of Natural Resources, University of Nebraska-Lincoln, Lincoln, NE 68583, USA</w:t>
      </w:r>
    </w:p>
    <w:p w14:paraId="7FE367C8" w14:textId="77777777" w:rsidR="0022186F" w:rsidRDefault="003343E2">
      <w:pPr>
        <w:numPr>
          <w:ilvl w:val="0"/>
          <w:numId w:val="10"/>
        </w:numPr>
      </w:pPr>
      <w:r>
        <w:t>School of Biological Sciences, Monash University, Clayton, Victoria 3800, Australia</w:t>
      </w:r>
    </w:p>
    <w:p w14:paraId="52116595" w14:textId="77777777" w:rsidR="0022186F" w:rsidRDefault="003343E2">
      <w:pPr>
        <w:numPr>
          <w:ilvl w:val="0"/>
          <w:numId w:val="10"/>
        </w:numPr>
      </w:pPr>
      <w:r>
        <w:t>National Parks Wildlife and Plant Conservation Department, Chatuchak, Bangkok 10900, Thailand</w:t>
      </w:r>
    </w:p>
    <w:p w14:paraId="0072DDC6" w14:textId="77777777" w:rsidR="0022186F" w:rsidRDefault="003343E2">
      <w:pPr>
        <w:numPr>
          <w:ilvl w:val="0"/>
          <w:numId w:val="10"/>
        </w:numPr>
      </w:pPr>
      <w:r>
        <w:t>Swiss Federal Institute for Forest, Snow and Landscape Research, CH-8903 Birmensdorf, Switzerland</w:t>
      </w:r>
    </w:p>
    <w:p w14:paraId="51B2A3D6" w14:textId="77777777" w:rsidR="0022186F" w:rsidRDefault="003343E2">
      <w:pPr>
        <w:numPr>
          <w:ilvl w:val="0"/>
          <w:numId w:val="10"/>
        </w:numPr>
      </w:pPr>
      <w:r>
        <w:t>University of Alberta; Edmonton, Alberta, Canada</w:t>
      </w:r>
    </w:p>
    <w:p w14:paraId="4D441758" w14:textId="77777777" w:rsidR="0022186F" w:rsidRDefault="003343E2">
      <w:pPr>
        <w:numPr>
          <w:ilvl w:val="0"/>
          <w:numId w:val="10"/>
        </w:numPr>
      </w:pPr>
      <w:r>
        <w:t>Department of Forestry, Purdue University, West Lafayette, IN 47907, USA</w:t>
      </w:r>
    </w:p>
    <w:p w14:paraId="48405EAA" w14:textId="77777777" w:rsidR="0022186F" w:rsidRDefault="003343E2">
      <w:pPr>
        <w:numPr>
          <w:ilvl w:val="0"/>
          <w:numId w:val="10"/>
        </w:numPr>
      </w:pPr>
      <w:r>
        <w:lastRenderedPageBreak/>
        <w:t>Department of Forest Ecology, The Silva Tarouca Research Institute for Landscape and Ornamental Gardening, Lidická 25/27, 602 00 Brno, Czech Republic</w:t>
      </w:r>
    </w:p>
    <w:p w14:paraId="687C7579" w14:textId="77777777" w:rsidR="0022186F" w:rsidRDefault="003343E2">
      <w:pPr>
        <w:numPr>
          <w:ilvl w:val="0"/>
          <w:numId w:val="10"/>
        </w:numPr>
      </w:pPr>
      <w:r>
        <w:t>S. J. &amp; Jessie E. Quinney College of Natural Resources and the Ecology Center, Utah State University, Logan, UT 84322, USA</w:t>
      </w:r>
    </w:p>
    <w:p w14:paraId="09B39B5F" w14:textId="77777777" w:rsidR="0022186F" w:rsidRDefault="003343E2">
      <w:pPr>
        <w:numPr>
          <w:ilvl w:val="0"/>
          <w:numId w:val="10"/>
        </w:numPr>
      </w:pPr>
      <w:r>
        <w:t>Department of Geography, Indiana University, Bloomington, Indiana, USA</w:t>
      </w:r>
    </w:p>
    <w:p w14:paraId="4A5C3B04" w14:textId="77777777" w:rsidR="0022186F" w:rsidRDefault="003343E2">
      <w:pPr>
        <w:numPr>
          <w:ilvl w:val="0"/>
          <w:numId w:val="10"/>
        </w:numPr>
      </w:pPr>
      <w:r>
        <w:t>Smithsonian Environmental Research Center, Edgewater, MD, USA</w:t>
      </w:r>
    </w:p>
    <w:p w14:paraId="4F50E870" w14:textId="77777777" w:rsidR="0022186F" w:rsidRDefault="003343E2">
      <w:pPr>
        <w:numPr>
          <w:ilvl w:val="0"/>
          <w:numId w:val="10"/>
        </w:numPr>
      </w:pPr>
      <w:r>
        <w:t>CIRAD, Montpellier, France</w:t>
      </w:r>
    </w:p>
    <w:p w14:paraId="6DF1DE50" w14:textId="77777777" w:rsidR="0022186F" w:rsidRDefault="003343E2">
      <w:pPr>
        <w:numPr>
          <w:ilvl w:val="0"/>
          <w:numId w:val="10"/>
        </w:numPr>
      </w:pPr>
      <w:r>
        <w:t>Canadian Forest Service, Northern Forestry Centre, Edmonton, Alberta, Canada</w:t>
      </w:r>
    </w:p>
    <w:p w14:paraId="72EA83CB" w14:textId="77777777" w:rsidR="0022186F" w:rsidRDefault="003343E2">
      <w:pPr>
        <w:numPr>
          <w:ilvl w:val="0"/>
          <w:numId w:val="10"/>
        </w:numPr>
      </w:pPr>
      <w:r>
        <w:t>Forest Ecology and Forest Management Group, Wageningen; Wageningen, The Netherlands</w:t>
      </w:r>
    </w:p>
    <w:p w14:paraId="29CEEFC5" w14:textId="77777777" w:rsidR="0022186F" w:rsidRDefault="003343E2">
      <w:pPr>
        <w:pStyle w:val="FirstParagraph"/>
      </w:pPr>
      <w:r>
        <w:t xml:space="preserve">*corresponding author: </w:t>
      </w:r>
      <w:hyperlink r:id="rId13">
        <w:r>
          <w:rPr>
            <w:rStyle w:val="Hyperlink"/>
          </w:rPr>
          <w:t>teixeirak@si.edu</w:t>
        </w:r>
      </w:hyperlink>
      <w:r>
        <w:t>; +1 540 635 6546</w:t>
      </w:r>
    </w:p>
    <w:p w14:paraId="02D11723" w14:textId="77777777" w:rsidR="0022186F" w:rsidRDefault="003343E2">
      <w:pPr>
        <w:pStyle w:val="BodyText"/>
      </w:pPr>
      <w:r>
        <w:rPr>
          <w:b/>
        </w:rPr>
        <w:t>Running headline:</w:t>
      </w:r>
      <w:r>
        <w:t xml:space="preserve"> [45 chars]</w:t>
      </w:r>
    </w:p>
    <w:p w14:paraId="2A714088" w14:textId="77777777" w:rsidR="0022186F" w:rsidRDefault="003343E2">
      <w:r>
        <w:br w:type="page"/>
      </w:r>
    </w:p>
    <w:p w14:paraId="55C55854" w14:textId="77777777" w:rsidR="0022186F" w:rsidRDefault="003343E2">
      <w:pPr>
        <w:pStyle w:val="Heading1"/>
      </w:pPr>
      <w:bookmarkStart w:id="16" w:name="Abstract"/>
      <w:r>
        <w:lastRenderedPageBreak/>
        <w:t>Abstract</w:t>
      </w:r>
    </w:p>
    <w:p w14:paraId="0EDA84D5" w14:textId="77777777" w:rsidR="0022186F" w:rsidRDefault="003343E2">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w:t>
      </w:r>
      <w:commentRangeStart w:id="17"/>
      <w:r>
        <w:t xml:space="preserve">develop a </w:t>
      </w:r>
      <w:commentRangeEnd w:id="17"/>
      <w:r w:rsidR="002E4CC5">
        <w:rPr>
          <w:rStyle w:val="CommentReference"/>
        </w:rPr>
        <w:commentReference w:id="17"/>
      </w:r>
      <w:r>
        <w:t xml:space="preserve">new method to simultaneously model non-linear effects of objectively determined </w:t>
      </w:r>
      <w:proofErr w:type="gramStart"/>
      <w:r>
        <w:t>principle</w:t>
      </w:r>
      <w:proofErr w:type="gramEnd"/>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70268B96" w14:textId="77777777" w:rsidR="0022186F" w:rsidRDefault="003343E2">
      <w:pPr>
        <w:pStyle w:val="BodyText"/>
      </w:pPr>
      <w:r>
        <w:rPr>
          <w:b/>
        </w:rPr>
        <w:t>Keywords</w:t>
      </w:r>
      <w:r>
        <w:t>: climate sensitivity; diameter; environmental change; Forest Global Earth Observatory (ForestGEO); generalized least squares (GLS); nonlinear; tree-ring</w:t>
      </w:r>
    </w:p>
    <w:p w14:paraId="11C5D9C7" w14:textId="77777777" w:rsidR="0022186F" w:rsidRDefault="003343E2">
      <w:r>
        <w:br w:type="page"/>
      </w:r>
    </w:p>
    <w:p w14:paraId="6E406A80" w14:textId="77777777" w:rsidR="0022186F" w:rsidRDefault="003343E2">
      <w:pPr>
        <w:pStyle w:val="Heading1"/>
      </w:pPr>
      <w:bookmarkStart w:id="18" w:name="Introduction"/>
      <w:bookmarkEnd w:id="16"/>
      <w:commentRangeStart w:id="19"/>
      <w:r>
        <w:lastRenderedPageBreak/>
        <w:t>Introduction</w:t>
      </w:r>
      <w:commentRangeEnd w:id="19"/>
      <w:r w:rsidR="0026679F">
        <w:rPr>
          <w:rStyle w:val="CommentReference"/>
          <w:rFonts w:eastAsiaTheme="minorHAnsi" w:cstheme="minorBidi"/>
          <w:b w:val="0"/>
          <w:bCs w:val="0"/>
          <w:color w:val="auto"/>
        </w:rPr>
        <w:commentReference w:id="19"/>
      </w:r>
    </w:p>
    <w:p w14:paraId="3842AE15" w14:textId="77777777" w:rsidR="0022186F" w:rsidRDefault="003343E2">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w:commentRangeStart w:id="20"/>
      <m:oMath>
        <m:r>
          <w:rPr>
            <w:rFonts w:ascii="Cambria Math" w:hAnsi="Cambria Math"/>
          </w:rPr>
          <m:t>ANP</m:t>
        </m:r>
        <w:commentRangeEnd w:id="20"/>
        <m:r>
          <m:rPr>
            <m:sty m:val="p"/>
          </m:rPr>
          <w:rPr>
            <w:rStyle w:val="CommentReference"/>
          </w:rPr>
          <w:commentReference w:id="20"/>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w:t>
      </w:r>
      <w:commentRangeStart w:id="21"/>
      <w:r>
        <w:t xml:space="preserve">changing </w:t>
      </w:r>
      <w:commentRangeEnd w:id="21"/>
      <w:r w:rsidR="001E6C95">
        <w:rPr>
          <w:rStyle w:val="CommentReference"/>
        </w:rPr>
        <w:commentReference w:id="21"/>
      </w:r>
      <w:r>
        <w:t>(Babst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711D1F96" w14:textId="77777777" w:rsidR="0022186F" w:rsidRDefault="003343E2">
      <w:pPr>
        <w:pStyle w:val="BodyText"/>
      </w:pPr>
      <w:commentRangeStart w:id="22"/>
      <w:r>
        <w:t>D</w:t>
      </w:r>
      <w:commentRangeEnd w:id="22"/>
      <w:r w:rsidR="00D13461">
        <w:rPr>
          <w:rStyle w:val="CommentReference"/>
        </w:rPr>
        <w:commentReference w:id="22"/>
      </w:r>
      <w:r>
        <w:t xml:space="preserve">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w:t>
      </w:r>
      <w:commentRangeStart w:id="23"/>
      <w:r>
        <w:t>A</w:t>
      </w:r>
      <w:commentRangeEnd w:id="23"/>
      <w:r w:rsidR="00C84C4D">
        <w:rPr>
          <w:rStyle w:val="CommentReference"/>
        </w:rPr>
        <w:commentReference w:id="23"/>
      </w:r>
      <w:r>
        <w:t xml:space="preserve">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0551B408" w14:textId="77777777" w:rsidR="0022186F" w:rsidRDefault="003343E2">
      <w:pPr>
        <w:pStyle w:val="BodyText"/>
      </w:pPr>
      <w:commentRangeStart w:id="24"/>
      <w:r>
        <w:t>D</w:t>
      </w:r>
      <w:commentRangeEnd w:id="24"/>
      <w:r w:rsidR="00584E5B">
        <w:rPr>
          <w:rStyle w:val="CommentReference"/>
        </w:rPr>
        <w:commentReference w:id="24"/>
      </w:r>
      <w:r>
        <w:t xml:space="preserve">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w:t>
      </w:r>
      <w:proofErr w:type="gramStart"/>
      <w:r>
        <w:t>spatio-temporal scales</w:t>
      </w:r>
      <w:proofErr w:type="gramEnd"/>
      <w:r>
        <w:t xml:space="preserve">. </w:t>
      </w:r>
      <w:commentRangeStart w:id="25"/>
      <w:r>
        <w:t xml:space="preserve">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(Kumarathunge et al., 2019). </w:t>
      </w:r>
      <w:commentRangeEnd w:id="25"/>
      <w:r w:rsidR="00D85FDA">
        <w:rPr>
          <w:rStyle w:val="CommentReference"/>
        </w:rPr>
        <w:commentReference w:id="25"/>
      </w:r>
      <w:r>
        <w:t>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w:t>
      </w:r>
      <w:commentRangeStart w:id="26"/>
      <w:r>
        <w:t>,</w:t>
      </w:r>
      <w:commentRangeEnd w:id="26"/>
      <w:r w:rsidR="005D3BD7">
        <w:rPr>
          <w:rStyle w:val="CommentReference"/>
        </w:rPr>
        <w:commentReference w:id="26"/>
      </w:r>
      <w:r>
        <w:t xml:space="preserve"> and traditional analysis methods are designed around first-order linear growth-climate relationships (Fritts, 1976 </w:t>
      </w:r>
      <w:r>
        <w:rPr>
          <w:b/>
        </w:rPr>
        <w:t>(dendro coauthors, does this ref work?)</w:t>
      </w:r>
      <w:r>
        <w:t>).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commentRangeStart w:id="27"/>
      <w:r>
        <w:t>)</w:t>
      </w:r>
      <w:commentRangeEnd w:id="27"/>
      <w:r w:rsidR="000C48D8">
        <w:rPr>
          <w:rStyle w:val="CommentReference"/>
        </w:rPr>
        <w:commentReference w:id="27"/>
      </w:r>
      <w:r>
        <w:t>.</w:t>
      </w:r>
    </w:p>
    <w:p w14:paraId="2A74582C" w14:textId="77777777" w:rsidR="0022186F" w:rsidRDefault="003343E2">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C674B7A" w14:textId="77777777" w:rsidR="0022186F" w:rsidRDefault="003343E2">
      <w:pPr>
        <w:pStyle w:val="BodyText"/>
      </w:pPr>
      <w:r>
        <w:t xml:space="preserve">Characterizing how tree growth and forest productivity are responding to </w:t>
      </w:r>
      <w:proofErr w:type="gramStart"/>
      <w:r>
        <w:t>slowly-changing</w:t>
      </w:r>
      <w:proofErr w:type="gramEnd"/>
      <w:r>
        <w:t xml:space="preserve"> environmental drivers is very challenging and uncertain. </w:t>
      </w:r>
      <w:commentRangeStart w:id="28"/>
      <w:r>
        <w:t xml:space="preserve">Directional </w:t>
      </w:r>
      <w:commentRangeEnd w:id="28"/>
      <w:r w:rsidR="007062A2">
        <w:rPr>
          <w:rStyle w:val="CommentReference"/>
        </w:rPr>
        <w:commentReference w:id="28"/>
      </w:r>
      <w:r>
        <w:t>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are all potentially influencing tree growth (e.g., Levesque et al., 2017; Mathias &amp; Thomas, 2018; Walker et al., 2020)</w:t>
      </w:r>
      <w:commentRangeStart w:id="29"/>
      <w:r>
        <w:t>.</w:t>
      </w:r>
      <w:commentRangeEnd w:id="29"/>
      <w:r w:rsidR="00F5113A">
        <w:rPr>
          <w:rStyle w:val="CommentReference"/>
        </w:rPr>
        <w:commentReference w:id="29"/>
      </w:r>
      <w:r>
        <w:t xml:space="preserve">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31C769B4" w14:textId="1CA1129A" w:rsidR="0022186F" w:rsidRDefault="003343E2">
      <w:pPr>
        <w:pStyle w:val="BodyText"/>
      </w:pPr>
      <w:r>
        <w:t xml:space="preserve">Here, we </w:t>
      </w:r>
      <w:commentRangeStart w:id="30"/>
      <w:r>
        <w:t xml:space="preserve">develop a </w:t>
      </w:r>
      <w:commentRangeEnd w:id="30"/>
      <w:r w:rsidR="0099566C">
        <w:rPr>
          <w:rStyle w:val="CommentReference"/>
        </w:rPr>
        <w:commentReference w:id="30"/>
      </w:r>
      <w:r>
        <w:t xml:space="preserve">new method that allows simultaneous consideration of the effects of principle climate drivers (pre-selected in an objective manner), tree size, </w:t>
      </w:r>
      <w:r w:rsidRPr="00EB2E2C">
        <w:rPr>
          <w:highlight w:val="yellow"/>
          <w:rPrChange w:id="31" w:author="Teixeira, Kristina A." w:date="2021-04-21T10:52:00Z">
            <w:rPr/>
          </w:rPrChange>
        </w:rPr>
        <w:t xml:space="preserve">and </w:t>
      </w:r>
      <w:ins w:id="32" w:author="Zuidema, Pieter" w:date="2021-02-23T13:05:00Z">
        <w:r w:rsidR="00EC3C91" w:rsidRPr="00EB2E2C">
          <w:rPr>
            <w:highlight w:val="yellow"/>
            <w:rPrChange w:id="33" w:author="Teixeira, Kristina A." w:date="2021-04-21T10:52:00Z">
              <w:rPr/>
            </w:rPrChange>
          </w:rPr>
          <w:t xml:space="preserve">calendar </w:t>
        </w:r>
      </w:ins>
      <w:r w:rsidRPr="00EB2E2C">
        <w:rPr>
          <w:highlight w:val="yellow"/>
          <w:rPrChange w:id="34" w:author="Teixeira, Kristina A." w:date="2021-04-21T10:52:00Z">
            <w:rPr/>
          </w:rPrChange>
        </w:rPr>
        <w:t>year</w:t>
      </w:r>
      <w:r>
        <w:t xml:space="preserve"> on annual tree growth. This approach allows us </w:t>
      </w:r>
      <w:r w:rsidRPr="00EB2E2C">
        <w:rPr>
          <w:highlight w:val="yellow"/>
          <w:rPrChange w:id="35" w:author="Teixeira, Kristina A." w:date="2021-04-21T10:56:00Z">
            <w:rPr/>
          </w:rPrChange>
        </w:rPr>
        <w:t xml:space="preserve">to </w:t>
      </w:r>
      <w:del w:id="36" w:author="Zuidema, Pieter" w:date="2021-02-23T13:06:00Z">
        <w:r w:rsidRPr="00EB2E2C" w:rsidDel="00EC3C91">
          <w:rPr>
            <w:highlight w:val="yellow"/>
            <w:rPrChange w:id="37" w:author="Teixeira, Kristina A." w:date="2021-04-21T10:56:00Z">
              <w:rPr/>
            </w:rPrChange>
          </w:rPr>
          <w:delText>ask</w:delText>
        </w:r>
      </w:del>
      <w:ins w:id="38" w:author="Zuidema, Pieter" w:date="2021-02-23T13:06:00Z">
        <w:r w:rsidR="00EC3C91" w:rsidRPr="00EB2E2C">
          <w:rPr>
            <w:highlight w:val="yellow"/>
            <w:rPrChange w:id="39" w:author="Teixeira, Kristina A." w:date="2021-04-21T10:56:00Z">
              <w:rPr/>
            </w:rPrChange>
          </w:rPr>
          <w:t xml:space="preserve">answer the following questions for a </w:t>
        </w:r>
        <w:r w:rsidR="0051084A" w:rsidRPr="00EB2E2C">
          <w:rPr>
            <w:highlight w:val="yellow"/>
            <w:rPrChange w:id="40" w:author="Teixeira, Kristina A." w:date="2021-04-21T10:56:00Z">
              <w:rPr/>
            </w:rPrChange>
          </w:rPr>
          <w:t>globally distributed tree-ring dataset</w:t>
        </w:r>
      </w:ins>
      <w:r w:rsidRPr="00EB2E2C">
        <w:rPr>
          <w:highlight w:val="yellow"/>
          <w:rPrChange w:id="41" w:author="Teixeira, Kristina A." w:date="2021-04-21T10:56:00Z">
            <w:rPr/>
          </w:rPrChange>
        </w:rPr>
        <w:t>:</w:t>
      </w:r>
      <w:r>
        <w:t xml:space="preserve">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A2EE4D3" w14:textId="77777777" w:rsidR="0022186F" w:rsidRDefault="003343E2">
      <w:pPr>
        <w:pStyle w:val="Heading1"/>
      </w:pPr>
      <w:bookmarkStart w:id="42" w:name="Materials"/>
      <w:bookmarkEnd w:id="18"/>
      <w:r>
        <w:t>Materials and Methods</w:t>
      </w:r>
    </w:p>
    <w:p w14:paraId="040D429B" w14:textId="77777777" w:rsidR="0022186F" w:rsidRDefault="003343E2">
      <w:pPr>
        <w:pStyle w:val="Heading2"/>
      </w:pPr>
      <w:r>
        <w:t>Data sources and preparation</w:t>
      </w:r>
    </w:p>
    <w:p w14:paraId="0BC0E085" w14:textId="0C60601F" w:rsidR="0022186F" w:rsidRDefault="003343E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w:t>
      </w:r>
      <w:r w:rsidRPr="00EB2E2C">
        <w:rPr>
          <w:highlight w:val="yellow"/>
          <w:rPrChange w:id="43" w:author="Teixeira, Kristina A." w:date="2021-04-21T10:52:00Z">
            <w:rPr/>
          </w:rPrChange>
        </w:rPr>
        <w:t xml:space="preserve">exception: LT) </w:t>
      </w:r>
      <w:del w:id="44" w:author="Zuidema, Pieter" w:date="2021-02-23T13:07:00Z">
        <w:r w:rsidRPr="00EB2E2C" w:rsidDel="00130D45">
          <w:rPr>
            <w:highlight w:val="yellow"/>
            <w:rPrChange w:id="45" w:author="Teixeira, Kristina A." w:date="2021-04-21T10:52:00Z">
              <w:rPr/>
            </w:rPrChange>
          </w:rPr>
          <w:delText xml:space="preserve">are </w:delText>
        </w:r>
      </w:del>
      <w:ins w:id="46" w:author="Zuidema, Pieter" w:date="2021-02-23T13:07:00Z">
        <w:r w:rsidR="00130D45" w:rsidRPr="00EB2E2C">
          <w:rPr>
            <w:highlight w:val="yellow"/>
            <w:rPrChange w:id="47" w:author="Teixeira, Kristina A." w:date="2021-04-21T10:52:00Z">
              <w:rPr/>
            </w:rPrChange>
          </w:rPr>
          <w:t xml:space="preserve">also contain?? </w:t>
        </w:r>
      </w:ins>
      <w:r w:rsidRPr="00EB2E2C">
        <w:rPr>
          <w:highlight w:val="yellow"/>
          <w:rPrChange w:id="48" w:author="Teixeira, Kristina A." w:date="2021-04-21T10:52:00Z">
            <w:rPr/>
          </w:rPrChange>
        </w:rPr>
        <w:t>large</w:t>
      </w:r>
      <w:r>
        <w:t xml:space="preserve"> </w:t>
      </w:r>
      <w:r>
        <w:lastRenderedPageBreak/>
        <w:t>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0172083D" w14:textId="77777777" w:rsidR="0022186F" w:rsidRDefault="003343E2">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2C1B4A1" wp14:editId="5C3B3CFC">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4"/>
                    <a:stretch>
                      <a:fillRect/>
                    </a:stretch>
                  </pic:blipFill>
                  <pic:spPr bwMode="auto">
                    <a:xfrm>
                      <a:off x="0" y="0"/>
                      <a:ext cx="5943600" cy="3156360"/>
                    </a:xfrm>
                    <a:prstGeom prst="rect">
                      <a:avLst/>
                    </a:prstGeom>
                    <a:noFill/>
                    <a:ln w="9525">
                      <a:noFill/>
                      <a:headEnd/>
                      <a:tailEnd/>
                    </a:ln>
                  </pic:spPr>
                </pic:pic>
              </a:graphicData>
            </a:graphic>
          </wp:inline>
        </w:drawing>
      </w:r>
    </w:p>
    <w:p w14:paraId="0EB2CF4D" w14:textId="77777777" w:rsidR="0022186F" w:rsidRDefault="003343E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7CC766DB" w14:textId="77777777" w:rsidR="0022186F" w:rsidRDefault="003343E2">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08C1D982" w14:textId="77777777" w:rsidR="0022186F" w:rsidRDefault="003343E2">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0FC2085A" w14:textId="77777777" w:rsidR="0022186F" w:rsidRDefault="003343E2">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5">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21C71A0C" w14:textId="77777777" w:rsidR="0022186F" w:rsidRDefault="003343E2">
      <w:pPr>
        <w:pStyle w:val="Heading2"/>
      </w:pPr>
      <w:bookmarkStart w:id="49" w:name="Analysis"/>
      <w:r>
        <w:t>Analysis methods</w:t>
      </w:r>
    </w:p>
    <w:p w14:paraId="6E3EFE6C" w14:textId="77777777" w:rsidR="0022186F" w:rsidRDefault="003343E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01B35AB1" w14:textId="77777777" w:rsidR="0022186F" w:rsidRDefault="003343E2">
      <w:pPr>
        <w:pStyle w:val="CaptionedFigure"/>
      </w:pPr>
      <w:r>
        <w:rPr>
          <w:noProof/>
        </w:rPr>
        <w:lastRenderedPageBreak/>
        <w:drawing>
          <wp:inline distT="0" distB="0" distL="0" distR="0" wp14:anchorId="679F67BD" wp14:editId="695BA67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6"/>
                    <a:stretch>
                      <a:fillRect/>
                    </a:stretch>
                  </pic:blipFill>
                  <pic:spPr bwMode="auto">
                    <a:xfrm>
                      <a:off x="0" y="0"/>
                      <a:ext cx="5943600" cy="6217218"/>
                    </a:xfrm>
                    <a:prstGeom prst="rect">
                      <a:avLst/>
                    </a:prstGeom>
                    <a:noFill/>
                    <a:ln w="9525">
                      <a:noFill/>
                      <a:headEnd/>
                      <a:tailEnd/>
                    </a:ln>
                  </pic:spPr>
                </pic:pic>
              </a:graphicData>
            </a:graphic>
          </wp:inline>
        </w:drawing>
      </w:r>
    </w:p>
    <w:p w14:paraId="58AAE9AD" w14:textId="77777777" w:rsidR="0022186F" w:rsidRDefault="003343E2">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FD38697" w14:textId="77777777" w:rsidR="0022186F" w:rsidRDefault="003343E2">
      <w:pPr>
        <w:pStyle w:val="Heading3"/>
      </w:pPr>
      <w:r>
        <w:lastRenderedPageBreak/>
        <w:t>Climate variable selection</w:t>
      </w:r>
    </w:p>
    <w:p w14:paraId="60DF192F" w14:textId="77777777" w:rsidR="0022186F" w:rsidRDefault="003343E2">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w:t>
      </w:r>
      <w:proofErr w:type="gramStart"/>
      <w:r>
        <w:t>15 month</w:t>
      </w:r>
      <w:proofErr w:type="gramEnd"/>
      <w:r>
        <w:t xml:space="preserve">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69D6011B" w14:textId="77777777" w:rsidR="0022186F" w:rsidRDefault="003343E2">
      <w:pPr>
        <w:pStyle w:val="BodyText"/>
      </w:pPr>
      <w:r>
        <w:t xml:space="preserve">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w:t>
      </w:r>
      <w:commentRangeStart w:id="50"/>
      <w:r>
        <w:t>S5</w:t>
      </w:r>
      <w:commentRangeEnd w:id="50"/>
      <w:r w:rsidR="00D46EC1">
        <w:rPr>
          <w:rStyle w:val="CommentReference"/>
        </w:rPr>
        <w:commentReference w:id="50"/>
      </w:r>
      <w:r>
        <w:t>).</w:t>
      </w:r>
    </w:p>
    <w:p w14:paraId="51F54B43" w14:textId="77777777" w:rsidR="0022186F" w:rsidRDefault="003343E2">
      <w:pPr>
        <w:pStyle w:val="Heading3"/>
      </w:pPr>
      <w:bookmarkStart w:id="51" w:name="Combining"/>
      <w:commentRangeStart w:id="52"/>
      <w:r>
        <w:t>Combining drivers in GLS model</w:t>
      </w:r>
      <w:commentRangeEnd w:id="52"/>
      <w:r w:rsidR="00C04489">
        <w:rPr>
          <w:rStyle w:val="CommentReference"/>
          <w:rFonts w:eastAsiaTheme="minorHAnsi" w:cstheme="minorBidi"/>
          <w:i w:val="0"/>
          <w:iCs w:val="0"/>
          <w:color w:val="auto"/>
        </w:rPr>
        <w:commentReference w:id="52"/>
      </w:r>
    </w:p>
    <w:p w14:paraId="4A553D1B" w14:textId="77777777" w:rsidR="0022186F" w:rsidRDefault="003343E2">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431600A3" w14:textId="77777777" w:rsidR="0022186F" w:rsidRDefault="003343E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3E234029" w14:textId="77777777" w:rsidR="0022186F" w:rsidRDefault="003343E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696141A7" w14:textId="77777777" w:rsidR="0022186F" w:rsidRDefault="003343E2">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53209EED" w14:textId="77777777" w:rsidR="0022186F" w:rsidRDefault="003343E2">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57DBC39" w14:textId="77777777" w:rsidR="0022186F" w:rsidRDefault="003343E2">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63AA8D2E" w14:textId="77777777" w:rsidR="0022186F" w:rsidRDefault="003343E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20F6F993" w14:textId="77777777" w:rsidR="0022186F" w:rsidRDefault="003343E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w:t>
      </w:r>
      <w:commentRangeStart w:id="53"/>
      <w:commentRangeStart w:id="54"/>
      <w:r>
        <w:t>n= 8</w:t>
      </w:r>
      <w:commentRangeEnd w:id="53"/>
      <w:r w:rsidR="00B119F9">
        <w:rPr>
          <w:rStyle w:val="CommentReference"/>
        </w:rPr>
        <w:commentReference w:id="53"/>
      </w:r>
      <w:commentRangeEnd w:id="54"/>
      <w:r w:rsidR="00475D2D">
        <w:rPr>
          <w:rStyle w:val="CommentReference"/>
        </w:rPr>
        <w:commentReference w:id="54"/>
      </w:r>
      <w:r>
        <w:t xml:space="preserve">)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3DD14A67" w14:textId="77777777" w:rsidR="0022186F" w:rsidRDefault="003343E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21202EA2" w14:textId="77777777" w:rsidR="0022186F" w:rsidRDefault="003343E2">
      <w:pPr>
        <w:pStyle w:val="Heading1"/>
      </w:pPr>
      <w:bookmarkStart w:id="55" w:name="Results"/>
      <w:bookmarkEnd w:id="42"/>
      <w:bookmarkEnd w:id="49"/>
      <w:bookmarkEnd w:id="51"/>
      <w:r>
        <w:t>Results</w:t>
      </w:r>
    </w:p>
    <w:p w14:paraId="6AA9AED4" w14:textId="77777777" w:rsidR="0022186F" w:rsidRDefault="003343E2">
      <w:pPr>
        <w:pStyle w:val="Heading2"/>
      </w:pPr>
      <w:r>
        <w:t>Climate sensitivity</w:t>
      </w:r>
    </w:p>
    <w:p w14:paraId="0AA4DAC7" w14:textId="77777777" w:rsidR="0022186F" w:rsidRDefault="003343E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7169BD03" w14:textId="77777777" w:rsidR="0022186F" w:rsidRDefault="003343E2">
      <w:pPr>
        <w:pStyle w:val="CaptionedFigure"/>
      </w:pPr>
      <w:r>
        <w:rPr>
          <w:noProof/>
        </w:rPr>
        <w:lastRenderedPageBreak/>
        <w:drawing>
          <wp:inline distT="0" distB="0" distL="0" distR="0" wp14:anchorId="7C0EC14E" wp14:editId="5D1ABA8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943600" cy="2971800"/>
                    </a:xfrm>
                    <a:prstGeom prst="rect">
                      <a:avLst/>
                    </a:prstGeom>
                    <a:noFill/>
                    <a:ln w="9525">
                      <a:noFill/>
                      <a:headEnd/>
                      <a:tailEnd/>
                    </a:ln>
                  </pic:spPr>
                </pic:pic>
              </a:graphicData>
            </a:graphic>
          </wp:inline>
        </w:drawing>
      </w:r>
    </w:p>
    <w:p w14:paraId="00850931" w14:textId="77777777" w:rsidR="0022186F" w:rsidRDefault="003343E2">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0ABE3BE6" w14:textId="77777777" w:rsidR="0022186F" w:rsidRDefault="003343E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3F0CA8A5" w14:textId="77777777" w:rsidR="0022186F" w:rsidRDefault="003343E2">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63AE88DC" w14:textId="77777777" w:rsidR="0022186F" w:rsidRDefault="003343E2">
      <w:pPr>
        <w:pStyle w:val="CaptionedFigure"/>
      </w:pPr>
      <w:r>
        <w:rPr>
          <w:noProof/>
        </w:rPr>
        <w:lastRenderedPageBreak/>
        <w:drawing>
          <wp:inline distT="0" distB="0" distL="0" distR="0" wp14:anchorId="6571D9BA" wp14:editId="5BBA9FDE">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39C54A05" w14:textId="77777777" w:rsidR="0022186F" w:rsidRDefault="003343E2">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0B58372" w14:textId="77777777" w:rsidR="0022186F" w:rsidRDefault="003343E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2E80A041" w14:textId="77777777" w:rsidR="0022186F" w:rsidRDefault="003343E2">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790B069" w14:textId="77777777" w:rsidR="0022186F" w:rsidRDefault="003343E2">
      <w:pPr>
        <w:pStyle w:val="Heading2"/>
      </w:pPr>
      <w:bookmarkStart w:id="56" w:name="Influence"/>
      <w:r>
        <w:lastRenderedPageBreak/>
        <w:t>Influence of DBH</w:t>
      </w:r>
    </w:p>
    <w:p w14:paraId="24CC7AF9" w14:textId="77777777" w:rsidR="0022186F" w:rsidRDefault="003343E2">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5396593B" w14:textId="77777777" w:rsidR="0022186F" w:rsidRDefault="003343E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9E9FDCE" w14:textId="77777777" w:rsidR="0022186F" w:rsidRDefault="003343E2">
      <w:pPr>
        <w:pStyle w:val="CaptionedFigure"/>
      </w:pPr>
      <w:r>
        <w:rPr>
          <w:noProof/>
        </w:rPr>
        <w:lastRenderedPageBreak/>
        <w:drawing>
          <wp:inline distT="0" distB="0" distL="0" distR="0" wp14:anchorId="2193E5B0" wp14:editId="41DF42D7">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30BAABB7" w14:textId="77777777" w:rsidR="0022186F" w:rsidRDefault="003343E2">
      <w:pPr>
        <w:pStyle w:val="ImageCaption"/>
      </w:pPr>
      <w:commentRangeStart w:id="57"/>
      <w:commentRangeStart w:id="58"/>
      <w:r>
        <w:rPr>
          <w:b/>
        </w:rPr>
        <w:t xml:space="preserve">Figure </w:t>
      </w:r>
      <w:commentRangeEnd w:id="57"/>
      <w:r w:rsidR="00090446">
        <w:rPr>
          <w:rStyle w:val="CommentReference"/>
          <w:i w:val="0"/>
        </w:rPr>
        <w:commentReference w:id="57"/>
      </w:r>
      <w:commentRangeEnd w:id="58"/>
      <w:r w:rsidR="00475D2D">
        <w:rPr>
          <w:rStyle w:val="CommentReference"/>
          <w:i w:val="0"/>
        </w:rPr>
        <w:commentReference w:id="58"/>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45A6A32" w14:textId="77777777" w:rsidR="0022186F" w:rsidRDefault="003343E2">
      <w:pPr>
        <w:pStyle w:val="Heading2"/>
      </w:pPr>
      <w:bookmarkStart w:id="59" w:name="Additive"/>
      <w:bookmarkEnd w:id="56"/>
      <w:r>
        <w:t>Additive and interactive effects of climate and DBH</w:t>
      </w:r>
    </w:p>
    <w:p w14:paraId="1BA8A40F" w14:textId="77777777" w:rsidR="0022186F" w:rsidRDefault="003343E2">
      <w:pPr>
        <w:pStyle w:val="FirstParagraph"/>
      </w:pPr>
      <w:commentRangeStart w:id="60"/>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w:t>
      </w:r>
      <w:commentRangeEnd w:id="60"/>
      <w:r w:rsidR="000F25BC">
        <w:rPr>
          <w:rStyle w:val="CommentReference"/>
        </w:rPr>
        <w:commentReference w:id="60"/>
      </w:r>
      <w:r>
        <w:t xml:space="preserve">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FAA8727" w14:textId="77777777" w:rsidR="0022186F" w:rsidRDefault="003343E2">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3C0FA362" w14:textId="77777777" w:rsidR="0022186F" w:rsidRDefault="003343E2">
      <w:pPr>
        <w:pStyle w:val="BodyText"/>
      </w:pPr>
      <w:r>
        <w:t xml:space="preserve">Interactive effects of climate and </w:t>
      </w:r>
      <m:oMath>
        <m:r>
          <w:rPr>
            <w:rFonts w:ascii="Cambria Math" w:hAnsi="Cambria Math"/>
          </w:rPr>
          <m:t>DBH</m:t>
        </m:r>
      </m:oMath>
      <w:r>
        <w:t xml:space="preserve"> were found </w:t>
      </w:r>
      <w:commentRangeStart w:id="61"/>
      <w:commentRangeStart w:id="62"/>
      <w:r>
        <w:t xml:space="preserve">for 90 of the 203 (44%) </w:t>
      </w:r>
      <w:commentRangeEnd w:id="61"/>
      <w:r w:rsidR="00AC293C">
        <w:rPr>
          <w:rStyle w:val="CommentReference"/>
        </w:rPr>
        <w:commentReference w:id="61"/>
      </w:r>
      <w:commentRangeEnd w:id="62"/>
      <w:r w:rsidR="00C82C9A">
        <w:rPr>
          <w:rStyle w:val="CommentReference"/>
        </w:rPr>
        <w:commentReference w:id="62"/>
      </w:r>
      <w:r>
        <w:t xml:space="preserve">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EFBB3A1" w14:textId="77777777" w:rsidR="0022186F" w:rsidRDefault="003343E2">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926F6D6" w14:textId="77777777" w:rsidR="0022186F" w:rsidRDefault="003343E2">
      <w:pPr>
        <w:pStyle w:val="CaptionedFigure"/>
      </w:pPr>
      <w:r>
        <w:rPr>
          <w:noProof/>
        </w:rPr>
        <w:lastRenderedPageBreak/>
        <w:drawing>
          <wp:inline distT="0" distB="0" distL="0" distR="0" wp14:anchorId="2D140AE6" wp14:editId="74F2D665">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46D8574B" w14:textId="77777777" w:rsidR="0022186F" w:rsidRDefault="003343E2">
      <w:pPr>
        <w:pStyle w:val="ImageCaption"/>
      </w:pPr>
      <w:r>
        <w:rPr>
          <w:b/>
        </w:rPr>
        <w:t xml:space="preserve">Figure 5 | </w:t>
      </w:r>
      <w:commentRangeStart w:id="63"/>
      <w:r>
        <w:rPr>
          <w:b/>
        </w:rPr>
        <w:t xml:space="preserve">Examples </w:t>
      </w:r>
      <w:commentRangeEnd w:id="63"/>
      <w:r w:rsidR="00720607">
        <w:rPr>
          <w:rStyle w:val="CommentReference"/>
          <w:i w:val="0"/>
        </w:rPr>
        <w:commentReference w:id="63"/>
      </w:r>
      <w:r>
        <w:rPr>
          <w:b/>
        </w:rPr>
        <w:t>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7499B322" w14:textId="77777777" w:rsidR="0022186F" w:rsidRDefault="003343E2">
      <w:pPr>
        <w:pStyle w:val="Heading2"/>
      </w:pPr>
      <w:bookmarkStart w:id="64" w:name="Effects"/>
      <w:bookmarkEnd w:id="59"/>
      <w:r>
        <w:t>Effects of year</w:t>
      </w:r>
    </w:p>
    <w:p w14:paraId="477A05DA" w14:textId="77777777" w:rsidR="0022186F" w:rsidRDefault="003343E2">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w:t>
      </w:r>
      <w:commentRangeStart w:id="65"/>
      <w:commentRangeStart w:id="66"/>
      <w:r>
        <w:t xml:space="preserve">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w:t>
      </w:r>
      <w:commentRangeEnd w:id="65"/>
      <w:r w:rsidR="00C10761">
        <w:rPr>
          <w:rStyle w:val="CommentReference"/>
        </w:rPr>
        <w:commentReference w:id="65"/>
      </w:r>
      <w:commentRangeEnd w:id="66"/>
      <w:r w:rsidR="005E3060">
        <w:rPr>
          <w:rStyle w:val="CommentReference"/>
        </w:rPr>
        <w:commentReference w:id="66"/>
      </w:r>
      <w:r>
        <w:t xml:space="preserve">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F3F689E" w14:textId="1E199071" w:rsidR="0022186F" w:rsidRDefault="003343E2">
      <w:pPr>
        <w:pStyle w:val="BodyText"/>
      </w:pPr>
      <w:r>
        <w:t xml:space="preserve">Effects of year and </w:t>
      </w:r>
      <m:oMath>
        <m:r>
          <w:rPr>
            <w:rFonts w:ascii="Cambria Math" w:hAnsi="Cambria Math"/>
          </w:rPr>
          <m:t>DBH</m:t>
        </m:r>
      </m:oMath>
      <w:r>
        <w:t xml:space="preserve"> interacted such that inclusion of yea</w:t>
      </w:r>
      <w:r w:rsidRPr="00C82C9A">
        <w:rPr>
          <w:highlight w:val="yellow"/>
          <w:rPrChange w:id="67" w:author="Teixeira, Kristina A." w:date="2021-04-21T11:29:00Z">
            <w:rPr/>
          </w:rPrChange>
        </w:rPr>
        <w:t xml:space="preserve">r in </w:t>
      </w:r>
      <w:del w:id="68" w:author="Zuidema, Pieter" w:date="2021-02-23T15:01:00Z">
        <w:r w:rsidRPr="00C82C9A" w:rsidDel="008158F2">
          <w:rPr>
            <w:highlight w:val="yellow"/>
            <w:rPrChange w:id="69" w:author="Teixeira, Kristina A." w:date="2021-04-21T11:29:00Z">
              <w:rPr/>
            </w:rPrChange>
          </w:rPr>
          <w:delText xml:space="preserve">in </w:delText>
        </w:r>
      </w:del>
      <w:r w:rsidRPr="00C82C9A">
        <w:rPr>
          <w:highlight w:val="yellow"/>
          <w:rPrChange w:id="70" w:author="Teixeira, Kristina A." w:date="2021-04-21T11:29:00Z">
            <w:rPr/>
          </w:rPrChange>
        </w:rPr>
        <w:t>m</w:t>
      </w:r>
      <w:r>
        <w:t xml:space="preserve">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E9D48DF" w14:textId="77777777" w:rsidR="0022186F" w:rsidRDefault="003343E2">
      <w:pPr>
        <w:pStyle w:val="CaptionedFigure"/>
      </w:pPr>
      <w:r>
        <w:rPr>
          <w:noProof/>
        </w:rPr>
        <w:lastRenderedPageBreak/>
        <w:drawing>
          <wp:inline distT="0" distB="0" distL="0" distR="0" wp14:anchorId="2317CD6A" wp14:editId="63302490">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30153D3" w14:textId="77777777" w:rsidR="0022186F" w:rsidRDefault="003343E2">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4F9A410" w14:textId="77777777" w:rsidR="0022186F" w:rsidRDefault="003343E2">
      <w:pPr>
        <w:pStyle w:val="Heading1"/>
      </w:pPr>
      <w:bookmarkStart w:id="71" w:name="Discussion"/>
      <w:bookmarkEnd w:id="55"/>
      <w:bookmarkEnd w:id="64"/>
      <w:r>
        <w:t>Discussion</w:t>
      </w:r>
    </w:p>
    <w:p w14:paraId="3817CE8F" w14:textId="77777777" w:rsidR="0022186F" w:rsidRDefault="003343E2">
      <w:pPr>
        <w:pStyle w:val="FirstParagraph"/>
      </w:pPr>
      <w:r>
        <w:t xml:space="preserve">Our new tree-ring analysis method allows simultaneous consideration of the effects of dominant climate drivers, tree size, and slowly changing environmental conditions on annual </w:t>
      </w:r>
      <w:r>
        <w:lastRenderedPageBreak/>
        <w:t xml:space="preserve">growth (Fig. 1), yielding results that are consistent with those that would be obtained using conventional methods (Figs. 2, S11-S14; Table S5) </w:t>
      </w:r>
      <w:commentRangeStart w:id="72"/>
      <w:r>
        <w:t xml:space="preserve">while offering a fuller picture of the drivers of tree growth in an era of global change. </w:t>
      </w:r>
      <w:commentRangeEnd w:id="72"/>
      <w:r w:rsidR="00AF6E29">
        <w:rPr>
          <w:rStyle w:val="CommentReference"/>
        </w:rPr>
        <w:commentReference w:id="72"/>
      </w:r>
      <w:r>
        <w:t>Below, we summarize how our results on the effects of climate, tree size, and year corroborate current understanding of the drivers of tree growth while yielding new insights made possible by the approach.</w:t>
      </w:r>
    </w:p>
    <w:p w14:paraId="045C0823" w14:textId="77777777" w:rsidR="0022186F" w:rsidRDefault="003343E2">
      <w:pPr>
        <w:pStyle w:val="Heading2"/>
      </w:pPr>
      <w:bookmarkStart w:id="73" w:name="Climate"/>
      <w:r>
        <w:t>Climate sensitivity</w:t>
      </w:r>
    </w:p>
    <w:p w14:paraId="59B0E56E" w14:textId="77777777" w:rsidR="0022186F" w:rsidRDefault="003343E2">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w:t>
      </w:r>
      <w:commentRangeStart w:id="74"/>
      <w:r>
        <w:t>)</w:t>
      </w:r>
      <w:commentRangeEnd w:id="74"/>
      <w:r w:rsidR="005C79A1">
        <w:rPr>
          <w:rStyle w:val="CommentReference"/>
        </w:rPr>
        <w:commentReference w:id="74"/>
      </w:r>
      <w:r>
        <w:t xml:space="preserve">,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t>
      </w:r>
      <w:commentRangeStart w:id="75"/>
      <w:r>
        <w:t>warming temperatures</w:t>
      </w:r>
      <w:commentRangeEnd w:id="75"/>
      <w:r w:rsidR="002E5408">
        <w:rPr>
          <w:rStyle w:val="CommentReference"/>
        </w:rPr>
        <w:commentReference w:id="75"/>
      </w:r>
      <w:r>
        <w:t>.</w:t>
      </w:r>
    </w:p>
    <w:p w14:paraId="725E8812" w14:textId="77777777" w:rsidR="0022186F" w:rsidRDefault="003343E2">
      <w:pPr>
        <w:pStyle w:val="BodyText"/>
      </w:pPr>
      <w:r>
        <w:rPr>
          <w:b/>
        </w:rPr>
        <w:t>(</w:t>
      </w:r>
      <w:commentRangeStart w:id="76"/>
      <w:r>
        <w:rPr>
          <w:b/>
        </w:rPr>
        <w:t>should I remove this paragraph</w:t>
      </w:r>
      <w:commentRangeEnd w:id="76"/>
      <w:r w:rsidR="00835785">
        <w:rPr>
          <w:rStyle w:val="CommentReference"/>
        </w:rPr>
        <w:commentReference w:id="76"/>
      </w:r>
      <w:r>
        <w:rPr>
          <w:b/>
        </w:rPr>
        <w:t>?)</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2F9715F3" w14:textId="77777777" w:rsidR="0022186F" w:rsidRDefault="003343E2">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5231C50C" w14:textId="77777777" w:rsidR="0022186F" w:rsidRDefault="003343E2">
      <w:pPr>
        <w:pStyle w:val="BodyText"/>
      </w:pPr>
      <w:r>
        <w:lastRenderedPageBreak/>
        <w:t xml:space="preserve">Finally, our analysis differed from </w:t>
      </w:r>
      <w:commentRangeStart w:id="77"/>
      <w:r>
        <w:t xml:space="preserve">conventional approaches in the use of GLS models </w:t>
      </w:r>
      <w:commentRangeEnd w:id="77"/>
      <w:r w:rsidR="002B29AA">
        <w:rPr>
          <w:rStyle w:val="CommentReference"/>
        </w:rPr>
        <w:commentReference w:id="77"/>
      </w:r>
      <w:r>
        <w:t xml:space="preserve">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5A6138EC" w14:textId="77777777" w:rsidR="0022186F" w:rsidRDefault="003343E2">
      <w:pPr>
        <w:pStyle w:val="Heading2"/>
      </w:pPr>
      <w:bookmarkStart w:id="78" w:name="Variation"/>
      <w:bookmarkEnd w:id="73"/>
      <w:commentRangeStart w:id="79"/>
      <w:r>
        <w:t xml:space="preserve">Variation with </w:t>
      </w:r>
      <m:oMath>
        <m:r>
          <m:rPr>
            <m:sty m:val="bi"/>
          </m:rPr>
          <w:rPr>
            <w:rFonts w:ascii="Cambria Math" w:hAnsi="Cambria Math"/>
          </w:rPr>
          <m:t>DBH</m:t>
        </m:r>
        <w:commentRangeEnd w:id="79"/>
        <m:r>
          <m:rPr>
            <m:sty m:val="p"/>
          </m:rPr>
          <w:rPr>
            <w:rStyle w:val="CommentReference"/>
            <w:rFonts w:eastAsiaTheme="minorHAnsi" w:cstheme="minorBidi"/>
            <w:b w:val="0"/>
            <w:bCs w:val="0"/>
            <w:color w:val="auto"/>
          </w:rPr>
          <w:commentReference w:id="79"/>
        </m:r>
      </m:oMath>
    </w:p>
    <w:p w14:paraId="5ED18E39" w14:textId="77777777" w:rsidR="0022186F" w:rsidRDefault="003343E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284A0E67" w14:textId="77777777" w:rsidR="0022186F" w:rsidRDefault="003343E2">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3C175C43" w14:textId="77777777" w:rsidR="0022186F" w:rsidRDefault="003343E2">
      <w:pPr>
        <w:pStyle w:val="Heading2"/>
      </w:pPr>
      <w:bookmarkStart w:id="80" w:name="Changing"/>
      <w:bookmarkEnd w:id="78"/>
      <w:r>
        <w:t>Changing growth rates</w:t>
      </w:r>
    </w:p>
    <w:p w14:paraId="673B3DD2" w14:textId="77777777" w:rsidR="0022186F" w:rsidRDefault="003343E2">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w:t>
      </w:r>
      <w:commentRangeStart w:id="81"/>
      <w:r>
        <w:t xml:space="preserve">an approach parallel to that employed here (regional curve standardization) </w:t>
      </w:r>
      <w:commentRangeEnd w:id="81"/>
      <w:r w:rsidR="005948A3">
        <w:rPr>
          <w:rStyle w:val="CommentReference"/>
        </w:rPr>
        <w:commentReference w:id="81"/>
      </w:r>
      <w:r>
        <w:t xml:space="preserve">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w:t>
      </w:r>
      <w:commentRangeStart w:id="82"/>
      <w:r>
        <w:t>)</w:t>
      </w:r>
      <w:commentRangeEnd w:id="82"/>
      <w:r w:rsidR="00B212C7">
        <w:rPr>
          <w:rStyle w:val="CommentReference"/>
        </w:rPr>
        <w:commentReference w:id="82"/>
      </w:r>
      <w:r>
        <w:t xml:space="preserve">.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w:t>
      </w:r>
      <w:commentRangeStart w:id="83"/>
      <w:r>
        <w:t xml:space="preserve">observed trends </w:t>
      </w:r>
      <w:commentRangeEnd w:id="83"/>
      <w:r w:rsidR="00743C2A">
        <w:rPr>
          <w:rStyle w:val="CommentReference"/>
        </w:rPr>
        <w:commentReference w:id="83"/>
      </w:r>
      <w:r>
        <w:t xml:space="preserve">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w:t>
      </w:r>
      <w:commentRangeStart w:id="84"/>
      <w:r>
        <w:t xml:space="preserve">climate drivers other than those selected by </w:t>
      </w:r>
      <w:proofErr w:type="spellStart"/>
      <w:r>
        <w:rPr>
          <w:i/>
        </w:rPr>
        <w:t>climwin</w:t>
      </w:r>
      <w:commentRangeEnd w:id="84"/>
      <w:proofErr w:type="spellEnd"/>
      <w:r w:rsidR="00C81A17">
        <w:rPr>
          <w:rStyle w:val="CommentReference"/>
        </w:rPr>
        <w:commentReference w:id="84"/>
      </w:r>
      <w:r>
        <w:t>, rising atmospheric CO</w:t>
      </w:r>
      <w:r>
        <w:rPr>
          <w:vertAlign w:val="subscript"/>
        </w:rPr>
        <w:t>2</w:t>
      </w:r>
      <w:r>
        <w:t>, deposition of SO</w:t>
      </w:r>
      <w:r>
        <w:rPr>
          <w:vertAlign w:val="subscript"/>
        </w:rPr>
        <w:t>2</w:t>
      </w:r>
      <w:r>
        <w:t xml:space="preserve"> and NO</w:t>
      </w:r>
      <w:r>
        <w:rPr>
          <w:vertAlign w:val="subscript"/>
        </w:rPr>
        <w:t>x</w:t>
      </w:r>
      <w:r>
        <w:t>).</w:t>
      </w:r>
    </w:p>
    <w:p w14:paraId="66BF8611" w14:textId="77777777" w:rsidR="0022186F" w:rsidRDefault="003343E2">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w:t>
      </w:r>
      <w:commentRangeStart w:id="85"/>
      <w:r>
        <w:t>.</w:t>
      </w:r>
      <w:commentRangeEnd w:id="85"/>
      <w:r w:rsidR="000F0440">
        <w:rPr>
          <w:rStyle w:val="CommentReference"/>
        </w:rPr>
        <w:commentReference w:id="85"/>
      </w:r>
      <w:r>
        <w:t xml:space="preserve">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commentRangeStart w:id="86"/>
      <w:r>
        <w:rPr>
          <w:i/>
        </w:rPr>
        <w:t xml:space="preserve">Populus </w:t>
      </w:r>
      <w:proofErr w:type="spellStart"/>
      <w:r>
        <w:rPr>
          <w:i/>
        </w:rPr>
        <w:t>tremuloides</w:t>
      </w:r>
      <w:proofErr w:type="spellEnd"/>
      <w:r>
        <w:t xml:space="preserve"> at CB; </w:t>
      </w:r>
      <w:commentRangeEnd w:id="86"/>
      <w:r w:rsidR="00092657">
        <w:rPr>
          <w:rStyle w:val="CommentReference"/>
        </w:rPr>
        <w:commentReference w:id="86"/>
      </w:r>
      <w:r>
        <w:t>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5C871FC7" w14:textId="77777777" w:rsidR="0022186F" w:rsidRDefault="003343E2">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46DAFAD2" w14:textId="77777777" w:rsidR="0022186F" w:rsidRDefault="003343E2">
      <w:pPr>
        <w:pStyle w:val="BodyText"/>
      </w:pPr>
      <w:r>
        <w:t>There is a notable lack of evidence that growth rates of any species benefited substantially from increasing CO</w:t>
      </w:r>
      <w:r>
        <w:rPr>
          <w:vertAlign w:val="subscript"/>
        </w:rPr>
        <w:t>2</w:t>
      </w:r>
      <w:r>
        <w:t xml:space="preserve">, corroborating previous analyses from HKK </w:t>
      </w:r>
      <w:commentRangeStart w:id="87"/>
      <w:r>
        <w:t>Brienen et al. (2017)</w:t>
      </w:r>
      <w:commentRangeEnd w:id="87"/>
      <w:r w:rsidR="00646144">
        <w:rPr>
          <w:rStyle w:val="CommentReference"/>
        </w:rPr>
        <w:commentReference w:id="87"/>
      </w:r>
      <w:r>
        <w:t xml:space="preserve">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w:t>
      </w:r>
      <w:commentRangeStart w:id="88"/>
      <w:r>
        <w:t xml:space="preserve">A growth benefit </w:t>
      </w:r>
      <w:commentRangeEnd w:id="88"/>
      <w:r w:rsidR="00FD70DE">
        <w:rPr>
          <w:rStyle w:val="CommentReference"/>
        </w:rPr>
        <w:commentReference w:id="88"/>
      </w:r>
      <w:r>
        <w:t>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59D528D9" w14:textId="77777777" w:rsidR="0022186F" w:rsidRDefault="003343E2">
      <w:pPr>
        <w:pStyle w:val="Heading2"/>
      </w:pPr>
      <w:bookmarkStart w:id="89" w:name="Conclusions"/>
      <w:bookmarkEnd w:id="80"/>
      <w:r>
        <w:lastRenderedPageBreak/>
        <w:t>Conclusions</w:t>
      </w:r>
    </w:p>
    <w:p w14:paraId="618CEF83" w14:textId="77777777" w:rsidR="0022186F" w:rsidRDefault="003343E2">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w:t>
      </w:r>
      <w:commentRangeStart w:id="90"/>
      <w:r>
        <w:t xml:space="preserve">that growth–measured by any metric–almost universally varies with </w:t>
      </w:r>
      <m:oMath>
        <m:r>
          <w:rPr>
            <w:rFonts w:ascii="Cambria Math" w:hAnsi="Cambria Math"/>
          </w:rPr>
          <m:t>DBH</m:t>
        </m:r>
      </m:oMath>
      <w:r>
        <w:t xml:space="preserve"> (Fig. 4), </w:t>
      </w:r>
      <w:commentRangeEnd w:id="90"/>
      <w:r w:rsidR="00EA6953">
        <w:rPr>
          <w:rStyle w:val="CommentReference"/>
        </w:rPr>
        <w:commentReference w:id="90"/>
      </w:r>
      <w:r>
        <w:t xml:space="preserve">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w:t>
      </w:r>
      <w:commentRangeStart w:id="91"/>
      <w:r>
        <w:t>As global change pressures intensify and the need to understand changing forest dynamics becomes increasingly urgent (REFS, McDowell et al., 2020), we expect that this approach will prove valuable to understanding drivers of tree growth and forest change.</w:t>
      </w:r>
      <w:commentRangeEnd w:id="91"/>
      <w:r w:rsidR="007C363F">
        <w:rPr>
          <w:rStyle w:val="CommentReference"/>
        </w:rPr>
        <w:commentReference w:id="91"/>
      </w:r>
    </w:p>
    <w:p w14:paraId="76CD56E5" w14:textId="77777777" w:rsidR="0022186F" w:rsidRDefault="003343E2">
      <w:pPr>
        <w:pStyle w:val="Heading1"/>
      </w:pPr>
      <w:bookmarkStart w:id="92" w:name="Acknowledgements"/>
      <w:bookmarkEnd w:id="71"/>
      <w:bookmarkEnd w:id="89"/>
      <w:r>
        <w:t>Acknowledgements</w:t>
      </w:r>
    </w:p>
    <w:p w14:paraId="3E8B7505" w14:textId="77777777" w:rsidR="0022186F" w:rsidRDefault="003343E2">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071514F7" w14:textId="77777777" w:rsidR="0022186F" w:rsidRDefault="003343E2">
      <w:pPr>
        <w:pStyle w:val="Heading1"/>
      </w:pPr>
      <w:bookmarkStart w:id="93" w:name="Authors"/>
      <w:bookmarkEnd w:id="92"/>
      <w:r>
        <w:t>Authors’ contributions</w:t>
      </w:r>
    </w:p>
    <w:p w14:paraId="4ED1FA88" w14:textId="77777777" w:rsidR="0022186F" w:rsidRDefault="003343E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68851316" w14:textId="77777777" w:rsidR="0022186F" w:rsidRDefault="003343E2">
      <w:pPr>
        <w:pStyle w:val="Heading1"/>
      </w:pPr>
      <w:bookmarkStart w:id="94" w:name="Data"/>
      <w:bookmarkEnd w:id="93"/>
      <w:r>
        <w:t>Data availability</w:t>
      </w:r>
    </w:p>
    <w:p w14:paraId="543A3178" w14:textId="77777777" w:rsidR="0022186F" w:rsidRDefault="003343E2">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w:t>
      </w:r>
      <w:proofErr w:type="gramStart"/>
      <w:r>
        <w:t>… ;</w:t>
      </w:r>
      <w:proofErr w:type="gramEnd"/>
      <w:r>
        <w:t xml:space="preserve"> Rayback et al. (2020)] and or the International Tree-Ring Data Bank, ITRDB (CB; …).</w:t>
      </w:r>
    </w:p>
    <w:p w14:paraId="5788B9CF" w14:textId="77777777" w:rsidR="0022186F" w:rsidRDefault="003343E2">
      <w:pPr>
        <w:pStyle w:val="Heading1"/>
      </w:pPr>
      <w:bookmarkStart w:id="95" w:name="Supplementary"/>
      <w:bookmarkEnd w:id="94"/>
      <w:commentRangeStart w:id="96"/>
      <w:r>
        <w:t xml:space="preserve">Supplementary </w:t>
      </w:r>
      <w:commentRangeEnd w:id="96"/>
      <w:r w:rsidR="006D59AA">
        <w:rPr>
          <w:rStyle w:val="CommentReference"/>
          <w:rFonts w:eastAsiaTheme="minorHAnsi" w:cstheme="minorBidi"/>
          <w:b w:val="0"/>
          <w:bCs w:val="0"/>
          <w:color w:val="auto"/>
        </w:rPr>
        <w:commentReference w:id="96"/>
      </w:r>
      <w:r>
        <w:t>files</w:t>
      </w:r>
    </w:p>
    <w:p w14:paraId="334D25A6" w14:textId="77777777" w:rsidR="0022186F" w:rsidRDefault="003343E2">
      <w:pPr>
        <w:pStyle w:val="FirstParagraph"/>
      </w:pPr>
      <w:r>
        <w:t>Appendix S1. Site Details</w:t>
      </w:r>
    </w:p>
    <w:p w14:paraId="31AA16EA" w14:textId="77777777" w:rsidR="0022186F" w:rsidRDefault="003343E2">
      <w:pPr>
        <w:pStyle w:val="BodyText"/>
      </w:pPr>
      <w:r>
        <w:lastRenderedPageBreak/>
        <w:t xml:space="preserve">Appendix S2. Methods for reconstruction of </w:t>
      </w:r>
      <m:oMath>
        <m:r>
          <w:rPr>
            <w:rFonts w:ascii="Cambria Math" w:hAnsi="Cambria Math"/>
          </w:rPr>
          <m:t>DBH</m:t>
        </m:r>
      </m:oMath>
    </w:p>
    <w:p w14:paraId="653DDF07" w14:textId="77777777" w:rsidR="0022186F" w:rsidRDefault="003343E2">
      <w:pPr>
        <w:pStyle w:val="BodyText"/>
      </w:pPr>
      <w:r>
        <w:t>Appendix S3. Methods for climate data evaluation and correction</w:t>
      </w:r>
    </w:p>
    <w:p w14:paraId="11A20F73" w14:textId="77777777" w:rsidR="0022186F" w:rsidRDefault="003343E2">
      <w:pPr>
        <w:pStyle w:val="BodyText"/>
      </w:pPr>
      <w:r>
        <w:t>Appendix S4. Methods for comparing our approach with traditional methods</w:t>
      </w:r>
    </w:p>
    <w:p w14:paraId="11376494" w14:textId="77777777" w:rsidR="0022186F" w:rsidRDefault="003343E2">
      <w:pPr>
        <w:pStyle w:val="BodyText"/>
      </w:pPr>
      <w:r>
        <w:t>Appendix S5. Dealing with rapidly changing climate and tree growth</w:t>
      </w:r>
    </w:p>
    <w:p w14:paraId="151A4547" w14:textId="77777777" w:rsidR="0022186F" w:rsidRDefault="003343E2">
      <w:pPr>
        <w:pStyle w:val="BodyText"/>
      </w:pPr>
      <w:r>
        <w:t>Table S1. Site Details.</w:t>
      </w:r>
    </w:p>
    <w:p w14:paraId="2BE08185" w14:textId="77777777" w:rsidR="0022186F" w:rsidRDefault="003343E2">
      <w:pPr>
        <w:pStyle w:val="BodyText"/>
      </w:pPr>
      <w:r>
        <w:t>Table S2. Species analyzed, their characteristics, and bark allometries applied.</w:t>
      </w:r>
    </w:p>
    <w:p w14:paraId="5ED5A527" w14:textId="77777777" w:rsidR="0022186F" w:rsidRDefault="003343E2">
      <w:pPr>
        <w:pStyle w:val="BodyText"/>
      </w:pPr>
      <w:r>
        <w:t>Table S3. Sampling details for species by site.</w:t>
      </w:r>
    </w:p>
    <w:p w14:paraId="452DC134" w14:textId="77777777" w:rsidR="0022186F" w:rsidRDefault="003343E2">
      <w:pPr>
        <w:pStyle w:val="BodyText"/>
      </w:pPr>
      <w:r>
        <w:t>Table S4. Allometric equations for bark thickness.</w:t>
      </w:r>
    </w:p>
    <w:p w14:paraId="0759C149" w14:textId="77777777" w:rsidR="0022186F" w:rsidRDefault="003343E2">
      <w:pPr>
        <w:pStyle w:val="BodyText"/>
      </w:pPr>
      <w:r>
        <w:t>Table S5. Qualtiative comparison of results from this study with previous studies employing conventional methods.</w:t>
      </w:r>
    </w:p>
    <w:p w14:paraId="1958B562" w14:textId="77777777" w:rsidR="0022186F" w:rsidRDefault="003343E2">
      <w:pPr>
        <w:pStyle w:val="BodyText"/>
      </w:pPr>
      <w:r>
        <w:t>Figures S1-S10. Density plots of core record start years by species for all sites.</w:t>
      </w:r>
    </w:p>
    <w:p w14:paraId="7B333C5A" w14:textId="77777777" w:rsidR="0022186F" w:rsidRDefault="003343E2">
      <w:pPr>
        <w:pStyle w:val="BodyText"/>
      </w:pPr>
      <w:r>
        <w:t>Figures S11-S14. Comparison of our approach with traditional methods of identifying climate signals for four species.</w:t>
      </w:r>
    </w:p>
    <w:p w14:paraId="779F3B08" w14:textId="77777777" w:rsidR="0022186F" w:rsidRDefault="003343E2">
      <w:pPr>
        <w:pStyle w:val="BodyText"/>
      </w:pPr>
      <w:r>
        <w:t>Figures S15-S34. Climwin output for water and temperature variable groups at all sites.</w:t>
      </w:r>
    </w:p>
    <w:p w14:paraId="32A8A94E" w14:textId="77777777" w:rsidR="0022186F" w:rsidRDefault="003343E2">
      <w:pPr>
        <w:pStyle w:val="BodyText"/>
      </w:pPr>
      <w:r>
        <w:t>Figures S35-S54. Best GLS models models excluding and including year for all sites.</w:t>
      </w:r>
    </w:p>
    <w:p w14:paraId="0B73D182" w14:textId="77777777" w:rsidR="0022186F" w:rsidRDefault="003343E2">
      <w:pPr>
        <w:pStyle w:val="BodyText"/>
      </w:pPr>
      <w:r>
        <w:t>Figure S55. Climate responses at SC before and after 1970.</w:t>
      </w:r>
    </w:p>
    <w:p w14:paraId="7539163B" w14:textId="77777777" w:rsidR="0022186F" w:rsidRDefault="003343E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2A16C381" w14:textId="77777777" w:rsidR="0022186F" w:rsidRDefault="003343E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656FF42" w14:textId="77777777" w:rsidR="0022186F" w:rsidRDefault="003343E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28B6730" w14:textId="77777777" w:rsidR="0022186F" w:rsidRDefault="003343E2">
      <w:pPr>
        <w:pStyle w:val="Heading1"/>
      </w:pPr>
      <w:bookmarkStart w:id="97" w:name="References"/>
      <w:bookmarkEnd w:id="95"/>
      <w:r>
        <w:t>References</w:t>
      </w:r>
    </w:p>
    <w:p w14:paraId="0902589C" w14:textId="77777777" w:rsidR="0022186F" w:rsidRDefault="003343E2">
      <w:pPr>
        <w:pStyle w:val="Bibliography"/>
      </w:pPr>
      <w:bookmarkStart w:id="98" w:name="ref-alexander_potential_2019"/>
      <w:bookmarkStart w:id="99"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3">
        <w:r>
          <w:rPr>
            <w:rStyle w:val="Hyperlink"/>
          </w:rPr>
          <w:t>https://doi.org/10.1017/qua.2019.33</w:t>
        </w:r>
      </w:hyperlink>
    </w:p>
    <w:p w14:paraId="3A0E06AE" w14:textId="77777777" w:rsidR="0022186F" w:rsidRDefault="003343E2">
      <w:pPr>
        <w:pStyle w:val="Bibliography"/>
      </w:pPr>
      <w:bookmarkStart w:id="100" w:name="ref-alexander_relative_2018"/>
      <w:bookmarkEnd w:id="98"/>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4">
        <w:r>
          <w:rPr>
            <w:rStyle w:val="Hyperlink"/>
          </w:rPr>
          <w:t>https://doi.org/10.1007/s00468-017-1629-0</w:t>
        </w:r>
      </w:hyperlink>
    </w:p>
    <w:p w14:paraId="472308EB" w14:textId="77777777" w:rsidR="0022186F" w:rsidRDefault="003343E2">
      <w:pPr>
        <w:pStyle w:val="Bibliography"/>
      </w:pPr>
      <w:bookmarkStart w:id="101" w:name="ref-alfaro-sanchez_growth_2017"/>
      <w:bookmarkEnd w:id="100"/>
      <w:r>
        <w:t xml:space="preserve">Alfaro-Sánchez, R., Muller-Landau, H. C., Wright, S. J., &amp; Camarero, J. J. (2017). Growth and reproduction respond differently to climate in three Neotropical tree species. </w:t>
      </w:r>
      <w:r>
        <w:rPr>
          <w:i/>
        </w:rPr>
        <w:t>Oecologia</w:t>
      </w:r>
      <w:r>
        <w:t xml:space="preserve">. </w:t>
      </w:r>
      <w:hyperlink r:id="rId25">
        <w:r>
          <w:rPr>
            <w:rStyle w:val="Hyperlink"/>
          </w:rPr>
          <w:t>https://doi.org/10.1007/s00442-017-3879-3</w:t>
        </w:r>
      </w:hyperlink>
    </w:p>
    <w:p w14:paraId="2619F2B1" w14:textId="77777777" w:rsidR="0022186F" w:rsidRDefault="003343E2">
      <w:pPr>
        <w:pStyle w:val="Bibliography"/>
      </w:pPr>
      <w:bookmarkStart w:id="102" w:name="ref-amoroso_dendroecology_2017"/>
      <w:bookmarkEnd w:id="101"/>
      <w:r>
        <w:lastRenderedPageBreak/>
        <w:t xml:space="preserve">Amoroso, M. M., Daniels, L., Baker, P. J., &amp; Camarero, J. J. (Eds.). (2017). </w:t>
      </w:r>
      <w:r>
        <w:rPr>
          <w:i/>
        </w:rPr>
        <w:t>Dendroecology: Tree-Ring Analyses Applied to Ecological Studies</w:t>
      </w:r>
      <w:r>
        <w:t xml:space="preserve">. Springer International Publishing. </w:t>
      </w:r>
      <w:hyperlink r:id="rId26">
        <w:r>
          <w:rPr>
            <w:rStyle w:val="Hyperlink"/>
          </w:rPr>
          <w:t>https://doi.org/10.1007/978-3-319-61669-8</w:t>
        </w:r>
      </w:hyperlink>
    </w:p>
    <w:p w14:paraId="4C80498A" w14:textId="77777777" w:rsidR="0022186F" w:rsidRDefault="003343E2">
      <w:pPr>
        <w:pStyle w:val="Bibliography"/>
      </w:pPr>
      <w:bookmarkStart w:id="103" w:name="X7472afe191c4e6f910d2bf0bfbf82e114a2f267"/>
      <w:bookmarkEnd w:id="102"/>
      <w:r>
        <w:t xml:space="preserve">Anderson-Teixeira, K., Gonzalez, B., ForestGEO, McGregor, I., Gonzalez-Akre, E., RHelcoski, Herrmann, V., Kim, A. Y., Terrell, A., &amp; Camerondow35. (2020). </w:t>
      </w:r>
      <w:r>
        <w:rPr>
          <w:i/>
        </w:rPr>
        <w:t>Forestgeo/Climate: Initial release</w:t>
      </w:r>
      <w:r>
        <w:t xml:space="preserve">. Zenodo. </w:t>
      </w:r>
      <w:hyperlink r:id="rId27">
        <w:r>
          <w:rPr>
            <w:rStyle w:val="Hyperlink"/>
          </w:rPr>
          <w:t>https://doi.org/10.5281/ZENODO.3958215</w:t>
        </w:r>
      </w:hyperlink>
    </w:p>
    <w:p w14:paraId="709219C8" w14:textId="77777777" w:rsidR="0022186F" w:rsidRDefault="003343E2">
      <w:pPr>
        <w:pStyle w:val="Bibliography"/>
      </w:pPr>
      <w:bookmarkStart w:id="104" w:name="X004b0b0adcb3b0fd197baeba21c22fc647d3498"/>
      <w:bookmarkEnd w:id="103"/>
      <w:r>
        <w:t>Anderson-Teixeira, K. J., Davies, S. J., Bennett, A. C., Gonzalez-Akre, E. B., Muller-Landau, H. C., Joseph Wright, S., Abu Salim, K., Almeyda Zambrano, A. M., Alonso, A., Baltzer, J. L., Basset, Y., Bourg, N. A., Broadbent, E. N., Brockelman, W. Y., Bunyavejchewin, S., Burslem, D. F. R. P., Butt, N., Cao, M., Cardenas, D., … Zimmerman, J. (2015). CTFS-</w:t>
      </w:r>
      <w:proofErr w:type="gramStart"/>
      <w:r>
        <w:t>ForestGEO :</w:t>
      </w:r>
      <w:proofErr w:type="gramEnd"/>
      <w:r>
        <w:t xml:space="preserve"> A worldwide network monitoring forests in an era of global change. </w:t>
      </w:r>
      <w:r>
        <w:rPr>
          <w:i/>
        </w:rPr>
        <w:t>Global Change Biology</w:t>
      </w:r>
      <w:r>
        <w:t xml:space="preserve">, </w:t>
      </w:r>
      <w:r>
        <w:rPr>
          <w:i/>
        </w:rPr>
        <w:t>21</w:t>
      </w:r>
      <w:r>
        <w:t xml:space="preserve">(2), 528–549. </w:t>
      </w:r>
      <w:hyperlink r:id="rId28">
        <w:r>
          <w:rPr>
            <w:rStyle w:val="Hyperlink"/>
          </w:rPr>
          <w:t>https://doi.org/10.1111/gcb.12712</w:t>
        </w:r>
      </w:hyperlink>
    </w:p>
    <w:p w14:paraId="2FF40804" w14:textId="77777777" w:rsidR="0022186F" w:rsidRDefault="003343E2">
      <w:pPr>
        <w:pStyle w:val="Bibliography"/>
      </w:pPr>
      <w:bookmarkStart w:id="105" w:name="ref-anderson-teixeira_size-related_2015"/>
      <w:bookmarkEnd w:id="104"/>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9">
        <w:r>
          <w:rPr>
            <w:rStyle w:val="Hyperlink"/>
          </w:rPr>
          <w:t>https://doi.org/10.1111/1365-2435.12470</w:t>
        </w:r>
      </w:hyperlink>
    </w:p>
    <w:p w14:paraId="3FE44CC2" w14:textId="77777777" w:rsidR="0022186F" w:rsidRDefault="003343E2">
      <w:pPr>
        <w:pStyle w:val="Bibliography"/>
      </w:pPr>
      <w:bookmarkStart w:id="106" w:name="ref-babst_when_2018"/>
      <w:bookmarkEnd w:id="105"/>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0">
        <w:r>
          <w:rPr>
            <w:rStyle w:val="Hyperlink"/>
          </w:rPr>
          <w:t>https://doi.org/10.1016/j.quascirev.2018.07.009</w:t>
        </w:r>
      </w:hyperlink>
    </w:p>
    <w:p w14:paraId="34617702" w14:textId="77777777" w:rsidR="0022186F" w:rsidRDefault="003343E2">
      <w:pPr>
        <w:pStyle w:val="Bibliography"/>
      </w:pPr>
      <w:bookmarkStart w:id="107" w:name="ref-babst_twentieth_2019"/>
      <w:bookmarkEnd w:id="106"/>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1">
        <w:r>
          <w:rPr>
            <w:rStyle w:val="Hyperlink"/>
          </w:rPr>
          <w:t>https://doi.org/10.1126/sciadv.aat4313</w:t>
        </w:r>
      </w:hyperlink>
    </w:p>
    <w:p w14:paraId="1A1F5AF9" w14:textId="77777777" w:rsidR="0022186F" w:rsidRDefault="003343E2">
      <w:pPr>
        <w:pStyle w:val="Bibliography"/>
      </w:pPr>
      <w:bookmarkStart w:id="108" w:name="ref-banbury_morgan_global_nodate"/>
      <w:bookmarkEnd w:id="107"/>
      <w:r>
        <w:t xml:space="preserve">Banbury Morgan, B., Herrmann, V., Kunert, N., Bond-Lamberty, B., Muller-Landau, H. C., &amp; Anderson-Teixeira, K. J. (in press). Global patterns of forest autotrophic carbon fluxes. </w:t>
      </w:r>
      <w:r>
        <w:rPr>
          <w:i/>
        </w:rPr>
        <w:t>Global Change Biology</w:t>
      </w:r>
      <w:r>
        <w:t>.</w:t>
      </w:r>
    </w:p>
    <w:p w14:paraId="3FF1D4BB" w14:textId="77777777" w:rsidR="0022186F" w:rsidRDefault="003343E2">
      <w:pPr>
        <w:pStyle w:val="Bibliography"/>
      </w:pPr>
      <w:bookmarkStart w:id="109" w:name="ref-beedlow_importance_2013"/>
      <w:bookmarkEnd w:id="108"/>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2">
        <w:r>
          <w:rPr>
            <w:rStyle w:val="Hyperlink"/>
          </w:rPr>
          <w:t>https://doi.org/10.1016/j.agrformet.2012.10.010</w:t>
        </w:r>
      </w:hyperlink>
    </w:p>
    <w:p w14:paraId="3B7ACE58" w14:textId="77777777" w:rsidR="0022186F" w:rsidRDefault="003343E2">
      <w:pPr>
        <w:pStyle w:val="Bibliography"/>
      </w:pPr>
      <w:bookmarkStart w:id="110" w:name="ref-bennett_larger_2015"/>
      <w:bookmarkEnd w:id="109"/>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3">
        <w:r>
          <w:rPr>
            <w:rStyle w:val="Hyperlink"/>
          </w:rPr>
          <w:t>https://doi.org/10.1038/nplants.2015.139</w:t>
        </w:r>
      </w:hyperlink>
    </w:p>
    <w:p w14:paraId="714AD996" w14:textId="77777777" w:rsidR="0022186F" w:rsidRDefault="003343E2">
      <w:pPr>
        <w:pStyle w:val="Bibliography"/>
      </w:pPr>
      <w:bookmarkStart w:id="111" w:name="ref-biondi_theory-driven_2008"/>
      <w:bookmarkEnd w:id="110"/>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4">
        <w:r>
          <w:rPr>
            <w:rStyle w:val="Hyperlink"/>
          </w:rPr>
          <w:t>https://doi.org/10.3959/2008-6.1</w:t>
        </w:r>
      </w:hyperlink>
    </w:p>
    <w:p w14:paraId="5F8A449A" w14:textId="77777777" w:rsidR="0022186F" w:rsidRDefault="003343E2">
      <w:pPr>
        <w:pStyle w:val="Bibliography"/>
      </w:pPr>
      <w:bookmarkStart w:id="112" w:name="ref-birch_birch_2020"/>
      <w:bookmarkEnd w:id="111"/>
      <w:r>
        <w:lastRenderedPageBreak/>
        <w:t xml:space="preserve">Birch, J. D., DeRose, R. J., &amp; Lutz, J. A. (2020a). Birch - Cedar Breaks National Monument - ABBI - ITRDB UT545. </w:t>
      </w:r>
      <w:r>
        <w:rPr>
          <w:i/>
        </w:rPr>
        <w:t>NOAA NCDC</w:t>
      </w:r>
      <w:r>
        <w:t>. https://doi.org/</w:t>
      </w:r>
      <w:hyperlink r:id="rId35">
        <w:r>
          <w:rPr>
            <w:rStyle w:val="Hyperlink"/>
          </w:rPr>
          <w:t>https://www.ncdc.noaa.gov/paleo-search/study/31994</w:t>
        </w:r>
      </w:hyperlink>
    </w:p>
    <w:p w14:paraId="5676C48D" w14:textId="77777777" w:rsidR="0022186F" w:rsidRDefault="003343E2">
      <w:pPr>
        <w:pStyle w:val="Bibliography"/>
      </w:pPr>
      <w:bookmarkStart w:id="113" w:name="ref-birch_birch_2020-2"/>
      <w:bookmarkEnd w:id="112"/>
      <w:r>
        <w:t xml:space="preserve">Birch, J. D., DeRose, R. J., &amp; Lutz, J. A. (2020b). Birch - Cedar Breaks National Monument - PCEN - ITRDB UT546. </w:t>
      </w:r>
      <w:r>
        <w:rPr>
          <w:i/>
        </w:rPr>
        <w:t>NOAA NCDC</w:t>
      </w:r>
      <w:r>
        <w:t>. https://doi.org/</w:t>
      </w:r>
      <w:hyperlink r:id="rId36">
        <w:r>
          <w:rPr>
            <w:rStyle w:val="Hyperlink"/>
          </w:rPr>
          <w:t>https://www.ncdc.noaa.gov/paleo-search/study/31995</w:t>
        </w:r>
      </w:hyperlink>
    </w:p>
    <w:p w14:paraId="255F31B0" w14:textId="77777777" w:rsidR="0022186F" w:rsidRDefault="003343E2">
      <w:pPr>
        <w:pStyle w:val="Bibliography"/>
      </w:pPr>
      <w:bookmarkStart w:id="114" w:name="ref-birch_birch_2020-3"/>
      <w:bookmarkEnd w:id="113"/>
      <w:r>
        <w:t xml:space="preserve">Birch, J. D., DeRose, R. J., &amp; Lutz, J. A. (2020c). Birch - Cedar Breaks National Monument - PIFL - ITRDB UT547. </w:t>
      </w:r>
      <w:r>
        <w:rPr>
          <w:i/>
        </w:rPr>
        <w:t>NOAA NCDC</w:t>
      </w:r>
      <w:r>
        <w:t>. https://doi.org/</w:t>
      </w:r>
      <w:hyperlink r:id="rId37">
        <w:r>
          <w:rPr>
            <w:rStyle w:val="Hyperlink"/>
          </w:rPr>
          <w:t>https://www.ncdc.noaa.gov/paleo-search/study/31996</w:t>
        </w:r>
      </w:hyperlink>
    </w:p>
    <w:p w14:paraId="5001E5F5" w14:textId="77777777" w:rsidR="0022186F" w:rsidRDefault="003343E2">
      <w:pPr>
        <w:pStyle w:val="Bibliography"/>
      </w:pPr>
      <w:bookmarkStart w:id="115" w:name="ref-birch_birch_2020-4"/>
      <w:bookmarkEnd w:id="114"/>
      <w:r>
        <w:t xml:space="preserve">Birch, J. D., DeRose, R. J., &amp; Lutz, J. A. (2020d). Birch - Cedar Breaks National Monument - PSME - ITRDB UT548. </w:t>
      </w:r>
      <w:r>
        <w:rPr>
          <w:i/>
        </w:rPr>
        <w:t>NOAA NCDC</w:t>
      </w:r>
      <w:r>
        <w:t>. https://doi.org/</w:t>
      </w:r>
      <w:hyperlink r:id="rId38">
        <w:r>
          <w:rPr>
            <w:rStyle w:val="Hyperlink"/>
          </w:rPr>
          <w:t>https://www.ncdc.noaa.gov/paleo-search/study/31997</w:t>
        </w:r>
      </w:hyperlink>
    </w:p>
    <w:p w14:paraId="73DFCA9B" w14:textId="77777777" w:rsidR="0022186F" w:rsidRDefault="003343E2">
      <w:pPr>
        <w:pStyle w:val="Bibliography"/>
      </w:pPr>
      <w:bookmarkStart w:id="116" w:name="ref-bowman_detecting_2013"/>
      <w:bookmarkEnd w:id="115"/>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9">
        <w:r>
          <w:rPr>
            <w:rStyle w:val="Hyperlink"/>
          </w:rPr>
          <w:t>https://doi.org/10.1016/j.tplants.2012.08.005</w:t>
        </w:r>
      </w:hyperlink>
    </w:p>
    <w:p w14:paraId="6B6C9E02" w14:textId="77777777" w:rsidR="0022186F" w:rsidRPr="002E4CC5" w:rsidRDefault="003343E2">
      <w:pPr>
        <w:pStyle w:val="Bibliography"/>
        <w:rPr>
          <w:lang w:val="nl-NL"/>
          <w:rPrChange w:id="117" w:author="Zuidema, Pieter" w:date="2021-02-23T12:23:00Z">
            <w:rPr/>
          </w:rPrChange>
        </w:rPr>
      </w:pPr>
      <w:bookmarkStart w:id="118" w:name="ref-braker_measuring_2002"/>
      <w:bookmarkEnd w:id="116"/>
      <w:r>
        <w:t xml:space="preserve">Bräker, O. U. (2002). Measuring and data processing in tree-ring </w:t>
      </w:r>
      <w:proofErr w:type="gramStart"/>
      <w:r>
        <w:t>research  a</w:t>
      </w:r>
      <w:proofErr w:type="gramEnd"/>
      <w:r>
        <w:t xml:space="preserve"> methodological introduction. </w:t>
      </w:r>
      <w:r w:rsidRPr="002E4CC5">
        <w:rPr>
          <w:i/>
          <w:lang w:val="nl-NL"/>
          <w:rPrChange w:id="119" w:author="Zuidema, Pieter" w:date="2021-02-23T12:23:00Z">
            <w:rPr>
              <w:i/>
            </w:rPr>
          </w:rPrChange>
        </w:rPr>
        <w:t>Dendrochronologia</w:t>
      </w:r>
      <w:r w:rsidRPr="002E4CC5">
        <w:rPr>
          <w:lang w:val="nl-NL"/>
          <w:rPrChange w:id="120" w:author="Zuidema, Pieter" w:date="2021-02-23T12:23:00Z">
            <w:rPr/>
          </w:rPrChange>
        </w:rPr>
        <w:t xml:space="preserve">, </w:t>
      </w:r>
      <w:r w:rsidRPr="002E4CC5">
        <w:rPr>
          <w:i/>
          <w:lang w:val="nl-NL"/>
          <w:rPrChange w:id="121" w:author="Zuidema, Pieter" w:date="2021-02-23T12:23:00Z">
            <w:rPr>
              <w:i/>
            </w:rPr>
          </w:rPrChange>
        </w:rPr>
        <w:t>20</w:t>
      </w:r>
      <w:r w:rsidRPr="002E4CC5">
        <w:rPr>
          <w:lang w:val="nl-NL"/>
          <w:rPrChange w:id="122" w:author="Zuidema, Pieter" w:date="2021-02-23T12:23:00Z">
            <w:rPr/>
          </w:rPrChange>
        </w:rPr>
        <w:t xml:space="preserve">(1), 203–216. </w:t>
      </w:r>
      <w:r>
        <w:fldChar w:fldCharType="begin"/>
      </w:r>
      <w:r w:rsidRPr="002E4CC5">
        <w:rPr>
          <w:lang w:val="nl-NL"/>
          <w:rPrChange w:id="123" w:author="Zuidema, Pieter" w:date="2021-02-23T12:23:00Z">
            <w:rPr/>
          </w:rPrChange>
        </w:rPr>
        <w:instrText xml:space="preserve"> HYPERLINK "https://doi.org/10.1078/1125-7865-00017" \h </w:instrText>
      </w:r>
      <w:r>
        <w:fldChar w:fldCharType="separate"/>
      </w:r>
      <w:r w:rsidRPr="002E4CC5">
        <w:rPr>
          <w:rStyle w:val="Hyperlink"/>
          <w:lang w:val="nl-NL"/>
          <w:rPrChange w:id="124" w:author="Zuidema, Pieter" w:date="2021-02-23T12:23:00Z">
            <w:rPr>
              <w:rStyle w:val="Hyperlink"/>
            </w:rPr>
          </w:rPrChange>
        </w:rPr>
        <w:t>https://doi.org/10.1078/1125-7865-00017</w:t>
      </w:r>
      <w:r>
        <w:rPr>
          <w:rStyle w:val="Hyperlink"/>
        </w:rPr>
        <w:fldChar w:fldCharType="end"/>
      </w:r>
    </w:p>
    <w:p w14:paraId="40F69CC0" w14:textId="77777777" w:rsidR="0022186F" w:rsidRDefault="003343E2">
      <w:pPr>
        <w:pStyle w:val="Bibliography"/>
      </w:pPr>
      <w:bookmarkStart w:id="125" w:name="ref-brienen_detecting_2012"/>
      <w:bookmarkEnd w:id="118"/>
      <w:r w:rsidRPr="002E4CC5">
        <w:rPr>
          <w:lang w:val="nl-NL"/>
          <w:rPrChange w:id="126" w:author="Zuidema, Pieter" w:date="2021-02-23T12:23:00Z">
            <w:rPr/>
          </w:rPrChange>
        </w:rPr>
        <w:t xml:space="preserve">Brienen, R. J. W., Gloor, E., &amp; Zuidema, P. A. (2012). </w:t>
      </w:r>
      <w:r>
        <w:t xml:space="preserve">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0">
        <w:r>
          <w:rPr>
            <w:rStyle w:val="Hyperlink"/>
          </w:rPr>
          <w:t>https://doi.org/10.1029/2011GB004143</w:t>
        </w:r>
      </w:hyperlink>
    </w:p>
    <w:p w14:paraId="4FE84C7D" w14:textId="77777777" w:rsidR="0022186F" w:rsidRDefault="003343E2">
      <w:pPr>
        <w:pStyle w:val="Bibliography"/>
      </w:pPr>
      <w:bookmarkStart w:id="127" w:name="ref-brienen_tree_2017"/>
      <w:bookmarkEnd w:id="125"/>
      <w:r w:rsidRPr="002E4CC5">
        <w:rPr>
          <w:lang w:val="nl-NL"/>
          <w:rPrChange w:id="128" w:author="Zuidema, Pieter" w:date="2021-02-23T12:23:00Z">
            <w:rPr/>
          </w:rPrChange>
        </w:rPr>
        <w:t xml:space="preserve">Brienen, R. J. W., Gloor, M., &amp; </w:t>
      </w:r>
      <w:proofErr w:type="spellStart"/>
      <w:r w:rsidRPr="002E4CC5">
        <w:rPr>
          <w:lang w:val="nl-NL"/>
          <w:rPrChange w:id="129" w:author="Zuidema, Pieter" w:date="2021-02-23T12:23:00Z">
            <w:rPr/>
          </w:rPrChange>
        </w:rPr>
        <w:t>Ziv</w:t>
      </w:r>
      <w:proofErr w:type="spellEnd"/>
      <w:r w:rsidRPr="002E4CC5">
        <w:rPr>
          <w:lang w:val="nl-NL"/>
          <w:rPrChange w:id="130" w:author="Zuidema, Pieter" w:date="2021-02-23T12:23:00Z">
            <w:rPr/>
          </w:rPrChange>
        </w:rPr>
        <w:t xml:space="preserve">, G. (2017). </w:t>
      </w:r>
      <w:r>
        <w:t xml:space="preserve">Tree demography dominates long-term growth trends inferred from tree rings. </w:t>
      </w:r>
      <w:r>
        <w:rPr>
          <w:i/>
        </w:rPr>
        <w:t>Global Change Biology</w:t>
      </w:r>
      <w:r>
        <w:t xml:space="preserve">, </w:t>
      </w:r>
      <w:r>
        <w:rPr>
          <w:i/>
        </w:rPr>
        <w:t>23</w:t>
      </w:r>
      <w:r>
        <w:t xml:space="preserve">(2), 474–484. </w:t>
      </w:r>
      <w:hyperlink r:id="rId41">
        <w:r>
          <w:rPr>
            <w:rStyle w:val="Hyperlink"/>
          </w:rPr>
          <w:t>https://doi.org/10.1111/gcb.13410</w:t>
        </w:r>
      </w:hyperlink>
    </w:p>
    <w:p w14:paraId="1DCB2FFA" w14:textId="77777777" w:rsidR="0022186F" w:rsidRDefault="003343E2">
      <w:pPr>
        <w:pStyle w:val="Bibliography"/>
      </w:pPr>
      <w:bookmarkStart w:id="131" w:name="ref-bumann_assessing_2019"/>
      <w:bookmarkEnd w:id="127"/>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2">
        <w:r>
          <w:rPr>
            <w:rStyle w:val="Hyperlink"/>
          </w:rPr>
          <w:t>https://doi.org/10.1139/cjfr-2018-0206</w:t>
        </w:r>
      </w:hyperlink>
    </w:p>
    <w:p w14:paraId="16FC5820" w14:textId="77777777" w:rsidR="0022186F" w:rsidRDefault="003343E2">
      <w:pPr>
        <w:pStyle w:val="Bibliography"/>
      </w:pPr>
      <w:bookmarkStart w:id="132" w:name="ref-buntgen_2500_2011"/>
      <w:bookmarkEnd w:id="131"/>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3">
        <w:r>
          <w:rPr>
            <w:rStyle w:val="Hyperlink"/>
          </w:rPr>
          <w:t>https://doi.org/10.1126/science.1197175</w:t>
        </w:r>
      </w:hyperlink>
    </w:p>
    <w:p w14:paraId="69CD6FFB" w14:textId="77777777" w:rsidR="0022186F" w:rsidRDefault="003343E2">
      <w:pPr>
        <w:pStyle w:val="Bibliography"/>
      </w:pPr>
      <w:bookmarkStart w:id="133" w:name="ref-cailleret_synthesis_2017"/>
      <w:bookmarkEnd w:id="132"/>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4">
        <w:r>
          <w:rPr>
            <w:rStyle w:val="Hyperlink"/>
          </w:rPr>
          <w:t>https://doi.org/10.1111/gcb.13535</w:t>
        </w:r>
      </w:hyperlink>
    </w:p>
    <w:p w14:paraId="094DDE68" w14:textId="77777777" w:rsidR="0022186F" w:rsidRDefault="003343E2">
      <w:pPr>
        <w:pStyle w:val="Bibliography"/>
      </w:pPr>
      <w:bookmarkStart w:id="134" w:name="ref-cavin_highest_2017"/>
      <w:bookmarkEnd w:id="133"/>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5">
        <w:r>
          <w:rPr>
            <w:rStyle w:val="Hyperlink"/>
          </w:rPr>
          <w:t>https://doi.org/10.1111/gcb.13366</w:t>
        </w:r>
      </w:hyperlink>
    </w:p>
    <w:p w14:paraId="0B59F6AE" w14:textId="77777777" w:rsidR="0022186F" w:rsidRDefault="003343E2">
      <w:pPr>
        <w:pStyle w:val="Bibliography"/>
      </w:pPr>
      <w:bookmarkStart w:id="135" w:name="ref-charney_observed_2016"/>
      <w:bookmarkEnd w:id="134"/>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6">
        <w:r>
          <w:rPr>
            <w:rStyle w:val="Hyperlink"/>
          </w:rPr>
          <w:t>https://doi.org/10.1111/ele.12650</w:t>
        </w:r>
      </w:hyperlink>
    </w:p>
    <w:p w14:paraId="15591BD9" w14:textId="77777777" w:rsidR="0022186F" w:rsidRDefault="003343E2">
      <w:pPr>
        <w:pStyle w:val="Bibliography"/>
      </w:pPr>
      <w:bookmarkStart w:id="136" w:name="ref-cherubini_potential_1998"/>
      <w:bookmarkEnd w:id="135"/>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7">
        <w:r>
          <w:rPr>
            <w:rStyle w:val="Hyperlink"/>
          </w:rPr>
          <w:t>https://doi.org/10.1016/S0378-1127(98)00242-4</w:t>
        </w:r>
      </w:hyperlink>
    </w:p>
    <w:p w14:paraId="168E14DF" w14:textId="77777777" w:rsidR="0022186F" w:rsidRDefault="003343E2">
      <w:pPr>
        <w:pStyle w:val="Bibliography"/>
      </w:pPr>
      <w:bookmarkStart w:id="137" w:name="ref-cook_climate_1989"/>
      <w:bookmarkEnd w:id="136"/>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8">
        <w:r>
          <w:rPr>
            <w:rStyle w:val="Hyperlink"/>
          </w:rPr>
          <w:t>https://doi.org/10.1007/BF00282374</w:t>
        </w:r>
      </w:hyperlink>
    </w:p>
    <w:p w14:paraId="63C37BF6" w14:textId="77777777" w:rsidR="0022186F" w:rsidRDefault="003343E2">
      <w:pPr>
        <w:pStyle w:val="Bibliography"/>
      </w:pPr>
      <w:bookmarkStart w:id="138" w:name="ref-cook_calculating_1997"/>
      <w:bookmarkEnd w:id="137"/>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9">
        <w:r>
          <w:rPr>
            <w:rStyle w:val="Hyperlink"/>
          </w:rPr>
          <w:t>https://doi.org/10.1177/095968369700700314</w:t>
        </w:r>
      </w:hyperlink>
    </w:p>
    <w:p w14:paraId="5D777B1C" w14:textId="77777777" w:rsidR="0022186F" w:rsidRDefault="003343E2">
      <w:pPr>
        <w:pStyle w:val="Bibliography"/>
      </w:pPr>
      <w:bookmarkStart w:id="139" w:name="ref-davies_forestgeo_2021"/>
      <w:bookmarkEnd w:id="138"/>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0">
        <w:r>
          <w:rPr>
            <w:rStyle w:val="Hyperlink"/>
          </w:rPr>
          <w:t>https://doi.org/10.1016/j.biocon.2020.108907</w:t>
        </w:r>
      </w:hyperlink>
    </w:p>
    <w:p w14:paraId="4BBACCD8" w14:textId="77777777" w:rsidR="0022186F" w:rsidRDefault="003343E2">
      <w:pPr>
        <w:pStyle w:val="Bibliography"/>
      </w:pPr>
      <w:bookmarkStart w:id="140" w:name="ref-davis_forest_2009"/>
      <w:bookmarkEnd w:id="139"/>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1">
        <w:r>
          <w:rPr>
            <w:rStyle w:val="Hyperlink"/>
          </w:rPr>
          <w:t>https://doi.org/10.1016/j.foreco.2009.08.009</w:t>
        </w:r>
      </w:hyperlink>
    </w:p>
    <w:p w14:paraId="585154FB" w14:textId="77777777" w:rsidR="0022186F" w:rsidRDefault="003343E2">
      <w:pPr>
        <w:pStyle w:val="Bibliography"/>
      </w:pPr>
      <w:bookmarkStart w:id="141" w:name="ref-dearborn_permafrost_2020"/>
      <w:bookmarkEnd w:id="140"/>
      <w:r>
        <w:t xml:space="preserve">Dearborn, K. D., Wallace, C. A., Patankar, R., &amp; Baltzer, J. L. (2020). Permafrost thaw in boreal peatlands is rapidly altering forest community composition. </w:t>
      </w:r>
      <w:r>
        <w:rPr>
          <w:i/>
        </w:rPr>
        <w:t>Journal of Ecology</w:t>
      </w:r>
      <w:r>
        <w:t xml:space="preserve">. </w:t>
      </w:r>
      <w:hyperlink r:id="rId52">
        <w:r>
          <w:rPr>
            <w:rStyle w:val="Hyperlink"/>
          </w:rPr>
          <w:t>https://doi.org/10.1111/1365-2745.13569</w:t>
        </w:r>
      </w:hyperlink>
    </w:p>
    <w:p w14:paraId="43360B35" w14:textId="77777777" w:rsidR="0022186F" w:rsidRDefault="003343E2">
      <w:pPr>
        <w:pStyle w:val="Bibliography"/>
      </w:pPr>
      <w:bookmarkStart w:id="142" w:name="ref-desoto_low_2020"/>
      <w:bookmarkEnd w:id="141"/>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3">
        <w:r>
          <w:rPr>
            <w:rStyle w:val="Hyperlink"/>
          </w:rPr>
          <w:t>https://doi.org/10.1038/s41467-020-14300-5</w:t>
        </w:r>
      </w:hyperlink>
    </w:p>
    <w:p w14:paraId="0B58CAEC" w14:textId="77777777" w:rsidR="0022186F" w:rsidRDefault="003343E2">
      <w:pPr>
        <w:pStyle w:val="Bibliography"/>
      </w:pPr>
      <w:bookmarkStart w:id="143" w:name="ref-dye_comparing_2016"/>
      <w:bookmarkEnd w:id="142"/>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4">
        <w:r>
          <w:rPr>
            <w:rStyle w:val="Hyperlink"/>
          </w:rPr>
          <w:t>https://doi.org/10.1002/ecs2.1454</w:t>
        </w:r>
      </w:hyperlink>
    </w:p>
    <w:p w14:paraId="686D6AF7" w14:textId="77777777" w:rsidR="0022186F" w:rsidRDefault="003343E2">
      <w:pPr>
        <w:pStyle w:val="Bibliography"/>
      </w:pPr>
      <w:bookmarkStart w:id="144" w:name="ref-elling_dendroecological_2009"/>
      <w:bookmarkEnd w:id="143"/>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5">
        <w:r>
          <w:rPr>
            <w:rStyle w:val="Hyperlink"/>
          </w:rPr>
          <w:t>https://doi.org/10.1016/j.foreco.2008.10.014</w:t>
        </w:r>
      </w:hyperlink>
    </w:p>
    <w:p w14:paraId="48AD7E84" w14:textId="77777777" w:rsidR="0022186F" w:rsidRDefault="003343E2">
      <w:pPr>
        <w:pStyle w:val="Bibliography"/>
      </w:pPr>
      <w:bookmarkStart w:id="145" w:name="ref-enquist_global_2002"/>
      <w:bookmarkEnd w:id="144"/>
      <w:r w:rsidRPr="002E4CC5">
        <w:rPr>
          <w:lang w:val="nl-NL"/>
          <w:rPrChange w:id="146" w:author="Zuidema, Pieter" w:date="2021-02-23T12:23: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hyperlink r:id="rId56">
        <w:r>
          <w:rPr>
            <w:rStyle w:val="Hyperlink"/>
          </w:rPr>
          <w:t>https://doi.org/10.1126/science.1066360</w:t>
        </w:r>
      </w:hyperlink>
    </w:p>
    <w:p w14:paraId="42DB604D" w14:textId="77777777" w:rsidR="0022186F" w:rsidRDefault="003343E2">
      <w:pPr>
        <w:pStyle w:val="Bibliography"/>
      </w:pPr>
      <w:bookmarkStart w:id="147" w:name="ref-esper_divergence_2009"/>
      <w:bookmarkEnd w:id="145"/>
      <w:r>
        <w:t xml:space="preserve">Esper, J., &amp; Frank, D. (2009). Divergence pitfalls in tree-ring research. </w:t>
      </w:r>
      <w:r>
        <w:rPr>
          <w:i/>
        </w:rPr>
        <w:t>Climatic Change</w:t>
      </w:r>
      <w:r>
        <w:t xml:space="preserve">, </w:t>
      </w:r>
      <w:r>
        <w:rPr>
          <w:i/>
        </w:rPr>
        <w:t>94</w:t>
      </w:r>
      <w:r>
        <w:t xml:space="preserve">(3-4), 261–266. </w:t>
      </w:r>
      <w:hyperlink r:id="rId57">
        <w:r>
          <w:rPr>
            <w:rStyle w:val="Hyperlink"/>
          </w:rPr>
          <w:t>https://doi.org/10.1007/s10584-009-9594-2</w:t>
        </w:r>
      </w:hyperlink>
    </w:p>
    <w:p w14:paraId="750A3559" w14:textId="77777777" w:rsidR="0022186F" w:rsidRDefault="003343E2">
      <w:pPr>
        <w:pStyle w:val="Bibliography"/>
      </w:pPr>
      <w:bookmarkStart w:id="148" w:name="ref-evans_fusing_2017"/>
      <w:bookmarkEnd w:id="147"/>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8">
        <w:r>
          <w:rPr>
            <w:rStyle w:val="Hyperlink"/>
          </w:rPr>
          <w:t>https://doi.org/10.1002/ecs2.1889</w:t>
        </w:r>
      </w:hyperlink>
    </w:p>
    <w:p w14:paraId="23AD8D32" w14:textId="77777777" w:rsidR="0022186F" w:rsidRDefault="003343E2">
      <w:pPr>
        <w:pStyle w:val="Bibliography"/>
      </w:pPr>
      <w:bookmarkStart w:id="149" w:name="ref-finzi_carbon_2020"/>
      <w:bookmarkEnd w:id="148"/>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9">
        <w:r>
          <w:rPr>
            <w:rStyle w:val="Hyperlink"/>
          </w:rPr>
          <w:t>https://doi.org/10.1002/ecm.1423</w:t>
        </w:r>
      </w:hyperlink>
    </w:p>
    <w:p w14:paraId="540E865D" w14:textId="77777777" w:rsidR="0022186F" w:rsidRDefault="003343E2">
      <w:pPr>
        <w:pStyle w:val="Bibliography"/>
      </w:pPr>
      <w:bookmarkStart w:id="150" w:name="ref-forrester_does_2021"/>
      <w:bookmarkEnd w:id="149"/>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0">
        <w:r>
          <w:rPr>
            <w:rStyle w:val="Hyperlink"/>
          </w:rPr>
          <w:t>https://doi.org/10.1016/j.foreco.2020.118717</w:t>
        </w:r>
      </w:hyperlink>
    </w:p>
    <w:p w14:paraId="4C457766" w14:textId="77777777" w:rsidR="0022186F" w:rsidRDefault="003343E2">
      <w:pPr>
        <w:pStyle w:val="Bibliography"/>
      </w:pPr>
      <w:bookmarkStart w:id="151" w:name="ref-foster_predicting_2016"/>
      <w:bookmarkEnd w:id="150"/>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1">
        <w:r>
          <w:rPr>
            <w:rStyle w:val="Hyperlink"/>
          </w:rPr>
          <w:t>https://doi.org/10.1111/gcb.13208</w:t>
        </w:r>
      </w:hyperlink>
    </w:p>
    <w:p w14:paraId="20026730" w14:textId="77777777" w:rsidR="0022186F" w:rsidRDefault="003343E2">
      <w:pPr>
        <w:pStyle w:val="Bibliography"/>
      </w:pPr>
      <w:bookmarkStart w:id="152" w:name="ref-friedlingstein_climatecarbon_2006"/>
      <w:bookmarkEnd w:id="151"/>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2">
        <w:r>
          <w:rPr>
            <w:rStyle w:val="Hyperlink"/>
          </w:rPr>
          <w:t>https://doi.org/10.1175/JCLI3800.1</w:t>
        </w:r>
      </w:hyperlink>
    </w:p>
    <w:p w14:paraId="173D5BD4" w14:textId="77777777" w:rsidR="0022186F" w:rsidRDefault="003343E2">
      <w:pPr>
        <w:pStyle w:val="Bibliography"/>
      </w:pPr>
      <w:bookmarkStart w:id="153" w:name="ref-fritts_tree_1976"/>
      <w:bookmarkEnd w:id="152"/>
      <w:r>
        <w:t xml:space="preserve">Fritts, H. C. (1976). </w:t>
      </w:r>
      <w:r>
        <w:rPr>
          <w:i/>
        </w:rPr>
        <w:t>Tree rings and climate</w:t>
      </w:r>
      <w:r>
        <w:t>. Academic Press.</w:t>
      </w:r>
    </w:p>
    <w:p w14:paraId="27F8A11E" w14:textId="77777777" w:rsidR="0022186F" w:rsidRDefault="003343E2">
      <w:pPr>
        <w:pStyle w:val="Bibliography"/>
      </w:pPr>
      <w:bookmarkStart w:id="154" w:name="ref-fritts_dendroecology_1989"/>
      <w:bookmarkEnd w:id="153"/>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3">
        <w:r>
          <w:rPr>
            <w:rStyle w:val="Hyperlink"/>
          </w:rPr>
          <w:t>https://doi.org/10.1016/S0065-2504(08)60158-0</w:t>
        </w:r>
      </w:hyperlink>
    </w:p>
    <w:p w14:paraId="0849D238" w14:textId="77777777" w:rsidR="0022186F" w:rsidRDefault="003343E2">
      <w:pPr>
        <w:pStyle w:val="Bibliography"/>
      </w:pPr>
      <w:bookmarkStart w:id="155" w:name="ref-gillerot_tree_2020"/>
      <w:bookmarkEnd w:id="154"/>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4">
        <w:r>
          <w:rPr>
            <w:rStyle w:val="Hyperlink"/>
          </w:rPr>
          <w:t>https://doi.org/10.1007/s10021-020-00501-y</w:t>
        </w:r>
      </w:hyperlink>
    </w:p>
    <w:p w14:paraId="13126B6A" w14:textId="77777777" w:rsidR="0022186F" w:rsidRDefault="003343E2">
      <w:pPr>
        <w:pStyle w:val="Bibliography"/>
      </w:pPr>
      <w:bookmarkStart w:id="156" w:name="ref-girardin_no_2016"/>
      <w:bookmarkEnd w:id="155"/>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5">
        <w:r>
          <w:rPr>
            <w:rStyle w:val="Hyperlink"/>
          </w:rPr>
          <w:t>https://doi.org/10.1073/pnas.1610156113</w:t>
        </w:r>
      </w:hyperlink>
    </w:p>
    <w:p w14:paraId="44AF7668" w14:textId="77777777" w:rsidR="0022186F" w:rsidRDefault="003343E2">
      <w:pPr>
        <w:pStyle w:val="Bibliography"/>
      </w:pPr>
      <w:bookmarkStart w:id="157" w:name="X81070c8dded57796bffe4e046459a048702f082"/>
      <w:bookmarkEnd w:id="156"/>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6">
        <w:r>
          <w:rPr>
            <w:rStyle w:val="Hyperlink"/>
          </w:rPr>
          <w:t>https://doi.org/10.5281/ZENODO.4070038</w:t>
        </w:r>
      </w:hyperlink>
    </w:p>
    <w:p w14:paraId="1A5E56C4" w14:textId="77777777" w:rsidR="0022186F" w:rsidRDefault="003343E2">
      <w:pPr>
        <w:pStyle w:val="Bibliography"/>
      </w:pPr>
      <w:bookmarkStart w:id="158" w:name="ref-goulden_patterns_2011"/>
      <w:bookmarkEnd w:id="157"/>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30334EA8" w14:textId="77777777" w:rsidR="0022186F" w:rsidRPr="002E4CC5" w:rsidRDefault="003343E2">
      <w:pPr>
        <w:pStyle w:val="Bibliography"/>
        <w:rPr>
          <w:lang w:val="nl-NL"/>
          <w:rPrChange w:id="159" w:author="Zuidema, Pieter" w:date="2021-02-23T12:23:00Z">
            <w:rPr/>
          </w:rPrChange>
        </w:rPr>
      </w:pPr>
      <w:bookmarkStart w:id="160" w:name="ref-graumlich_long-term_1989"/>
      <w:bookmarkEnd w:id="158"/>
      <w:r>
        <w:t xml:space="preserve">Graumlich, L. J., Brubaker, L. B., &amp; Grier, C. C. (1989). Long-Term Trends in Forest Net Primary Productivity: Cascade Mountains, Washington. </w:t>
      </w:r>
      <w:r w:rsidRPr="002E4CC5">
        <w:rPr>
          <w:i/>
          <w:lang w:val="nl-NL"/>
          <w:rPrChange w:id="161" w:author="Zuidema, Pieter" w:date="2021-02-23T12:23:00Z">
            <w:rPr>
              <w:i/>
            </w:rPr>
          </w:rPrChange>
        </w:rPr>
        <w:t>Ecology</w:t>
      </w:r>
      <w:r w:rsidRPr="002E4CC5">
        <w:rPr>
          <w:lang w:val="nl-NL"/>
          <w:rPrChange w:id="162" w:author="Zuidema, Pieter" w:date="2021-02-23T12:23:00Z">
            <w:rPr/>
          </w:rPrChange>
        </w:rPr>
        <w:t xml:space="preserve">, </w:t>
      </w:r>
      <w:r w:rsidRPr="002E4CC5">
        <w:rPr>
          <w:i/>
          <w:lang w:val="nl-NL"/>
          <w:rPrChange w:id="163" w:author="Zuidema, Pieter" w:date="2021-02-23T12:23:00Z">
            <w:rPr>
              <w:i/>
            </w:rPr>
          </w:rPrChange>
        </w:rPr>
        <w:t>70</w:t>
      </w:r>
      <w:r w:rsidRPr="002E4CC5">
        <w:rPr>
          <w:lang w:val="nl-NL"/>
          <w:rPrChange w:id="164" w:author="Zuidema, Pieter" w:date="2021-02-23T12:23:00Z">
            <w:rPr/>
          </w:rPrChange>
        </w:rPr>
        <w:t xml:space="preserve">(2), 405–410. </w:t>
      </w:r>
      <w:r>
        <w:fldChar w:fldCharType="begin"/>
      </w:r>
      <w:r w:rsidRPr="002E4CC5">
        <w:rPr>
          <w:lang w:val="nl-NL"/>
          <w:rPrChange w:id="165" w:author="Zuidema, Pieter" w:date="2021-02-23T12:23:00Z">
            <w:rPr/>
          </w:rPrChange>
        </w:rPr>
        <w:instrText xml:space="preserve"> HYPERLINK "https://doi.org/10.2307/1937545" \h </w:instrText>
      </w:r>
      <w:r>
        <w:fldChar w:fldCharType="separate"/>
      </w:r>
      <w:r w:rsidRPr="002E4CC5">
        <w:rPr>
          <w:rStyle w:val="Hyperlink"/>
          <w:lang w:val="nl-NL"/>
          <w:rPrChange w:id="166" w:author="Zuidema, Pieter" w:date="2021-02-23T12:23:00Z">
            <w:rPr>
              <w:rStyle w:val="Hyperlink"/>
            </w:rPr>
          </w:rPrChange>
        </w:rPr>
        <w:t>https://doi.org/10.2307/1937545</w:t>
      </w:r>
      <w:r>
        <w:rPr>
          <w:rStyle w:val="Hyperlink"/>
        </w:rPr>
        <w:fldChar w:fldCharType="end"/>
      </w:r>
    </w:p>
    <w:p w14:paraId="3B5D5860" w14:textId="77777777" w:rsidR="0022186F" w:rsidRDefault="003343E2">
      <w:pPr>
        <w:pStyle w:val="Bibliography"/>
      </w:pPr>
      <w:bookmarkStart w:id="167" w:name="ref-groenendijk_no_2015"/>
      <w:bookmarkEnd w:id="160"/>
      <w:r w:rsidRPr="002E4CC5">
        <w:rPr>
          <w:lang w:val="nl-NL"/>
          <w:rPrChange w:id="168" w:author="Zuidema, Pieter" w:date="2021-02-23T12:23:00Z">
            <w:rPr/>
          </w:rPrChange>
        </w:rPr>
        <w:t xml:space="preserve">Groenendijk, P., Sleen, P. van der, Vlam, M., Bunyavejchewin, S., Bongers, F., &amp; Zuidema, P. A. (2015). </w:t>
      </w:r>
      <w:r>
        <w:t xml:space="preserve">No evidence for consistent long-term growth stimulation of 13 tropical tree species: Results from tree-ring analysis. </w:t>
      </w:r>
      <w:r>
        <w:rPr>
          <w:i/>
        </w:rPr>
        <w:t>Global Change Biology</w:t>
      </w:r>
      <w:r>
        <w:t xml:space="preserve">, </w:t>
      </w:r>
      <w:r>
        <w:rPr>
          <w:i/>
        </w:rPr>
        <w:t>21</w:t>
      </w:r>
      <w:r>
        <w:t xml:space="preserve">(10), 3762–3776. </w:t>
      </w:r>
      <w:hyperlink r:id="rId67">
        <w:r>
          <w:rPr>
            <w:rStyle w:val="Hyperlink"/>
          </w:rPr>
          <w:t>https://doi.org/10.1111/gcb.12955</w:t>
        </w:r>
      </w:hyperlink>
    </w:p>
    <w:p w14:paraId="07143072" w14:textId="77777777" w:rsidR="0022186F" w:rsidRDefault="003343E2">
      <w:pPr>
        <w:pStyle w:val="Bibliography"/>
      </w:pPr>
      <w:bookmarkStart w:id="169" w:name="ref-hacket-pain_consistent_2016"/>
      <w:bookmarkEnd w:id="167"/>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8">
        <w:r>
          <w:rPr>
            <w:rStyle w:val="Hyperlink"/>
          </w:rPr>
          <w:t>https://doi.org/10.1007/s10342-016-0982-7</w:t>
        </w:r>
      </w:hyperlink>
    </w:p>
    <w:p w14:paraId="2C934987" w14:textId="77777777" w:rsidR="0022186F" w:rsidRDefault="003343E2">
      <w:pPr>
        <w:pStyle w:val="Bibliography"/>
      </w:pPr>
      <w:bookmarkStart w:id="170" w:name="ref-hararuk_tree_2019"/>
      <w:bookmarkEnd w:id="169"/>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9">
        <w:r>
          <w:rPr>
            <w:rStyle w:val="Hyperlink"/>
          </w:rPr>
          <w:t>https://doi.org/10.1111/gcb.14561</w:t>
        </w:r>
      </w:hyperlink>
    </w:p>
    <w:p w14:paraId="297877CB" w14:textId="77777777" w:rsidR="0022186F" w:rsidRDefault="003343E2">
      <w:pPr>
        <w:pStyle w:val="Bibliography"/>
      </w:pPr>
      <w:bookmarkStart w:id="171" w:name="ref-harris_updated_2014"/>
      <w:bookmarkEnd w:id="170"/>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0">
        <w:r>
          <w:rPr>
            <w:rStyle w:val="Hyperlink"/>
          </w:rPr>
          <w:t>https://doi.org/10.1002/joc.3711</w:t>
        </w:r>
      </w:hyperlink>
    </w:p>
    <w:p w14:paraId="0D985F9F" w14:textId="77777777" w:rsidR="0022186F" w:rsidRDefault="003343E2">
      <w:pPr>
        <w:pStyle w:val="Bibliography"/>
      </w:pPr>
      <w:bookmarkStart w:id="172" w:name="ref-harris_version_2020"/>
      <w:bookmarkEnd w:id="171"/>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1">
        <w:r>
          <w:rPr>
            <w:rStyle w:val="Hyperlink"/>
          </w:rPr>
          <w:t>https://doi.org/10.1038/s41597-020-0453-3</w:t>
        </w:r>
      </w:hyperlink>
    </w:p>
    <w:p w14:paraId="29990512" w14:textId="77777777" w:rsidR="0022186F" w:rsidRDefault="003343E2">
      <w:pPr>
        <w:pStyle w:val="Bibliography"/>
      </w:pPr>
      <w:bookmarkStart w:id="173" w:name="ref-helcoski_growing_2019"/>
      <w:bookmarkEnd w:id="172"/>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2">
        <w:r>
          <w:rPr>
            <w:rStyle w:val="Hyperlink"/>
          </w:rPr>
          <w:t>https://doi.org/10.1111/nph.15906</w:t>
        </w:r>
      </w:hyperlink>
    </w:p>
    <w:p w14:paraId="6E6440C1" w14:textId="77777777" w:rsidR="0022186F" w:rsidRDefault="003343E2">
      <w:pPr>
        <w:pStyle w:val="Bibliography"/>
      </w:pPr>
      <w:bookmarkStart w:id="174" w:name="ref-hember_tree_2019"/>
      <w:bookmarkEnd w:id="173"/>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3">
        <w:r>
          <w:rPr>
            <w:rStyle w:val="Hyperlink"/>
          </w:rPr>
          <w:t>https://doi.org/10.1029/2018JG004573</w:t>
        </w:r>
      </w:hyperlink>
    </w:p>
    <w:p w14:paraId="17151551" w14:textId="77777777" w:rsidR="0022186F" w:rsidRDefault="003343E2">
      <w:pPr>
        <w:pStyle w:val="Bibliography"/>
      </w:pPr>
      <w:bookmarkStart w:id="175" w:name="ref-kaspar_species-specific_nodate"/>
      <w:bookmarkEnd w:id="174"/>
      <w:r>
        <w:t xml:space="preserve">Kašpar, K., Tumajer, J., Vašíčková, I., &amp; Šamonil, P. (in review). </w:t>
      </w:r>
      <w:r>
        <w:rPr>
          <w:i/>
        </w:rPr>
        <w:t>Species-specific climate-growth interactions determine the future tree species dynamics of the mixed Central European mountain forests</w:t>
      </w:r>
      <w:r>
        <w:t>.</w:t>
      </w:r>
    </w:p>
    <w:p w14:paraId="1EDF78CE" w14:textId="77777777" w:rsidR="0022186F" w:rsidRDefault="003343E2">
      <w:pPr>
        <w:pStyle w:val="Bibliography"/>
      </w:pPr>
      <w:bookmarkStart w:id="176" w:name="ref-klesse_sampling_2018"/>
      <w:bookmarkEnd w:id="175"/>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4">
        <w:r>
          <w:rPr>
            <w:rStyle w:val="Hyperlink"/>
          </w:rPr>
          <w:t>https://doi.org/10.1038/s41467-018-07800-y</w:t>
        </w:r>
      </w:hyperlink>
    </w:p>
    <w:p w14:paraId="7E2A2909" w14:textId="77777777" w:rsidR="0022186F" w:rsidRDefault="003343E2">
      <w:pPr>
        <w:pStyle w:val="Bibliography"/>
      </w:pPr>
      <w:bookmarkStart w:id="177" w:name="ref-klesse_amplifying_2020"/>
      <w:bookmarkEnd w:id="176"/>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5">
        <w:r>
          <w:rPr>
            <w:rStyle w:val="Hyperlink"/>
          </w:rPr>
          <w:t>https://doi.org/10.1093/treephys/tpaa091</w:t>
        </w:r>
      </w:hyperlink>
    </w:p>
    <w:p w14:paraId="327532EF" w14:textId="77777777" w:rsidR="0022186F" w:rsidRDefault="003343E2">
      <w:pPr>
        <w:pStyle w:val="Bibliography"/>
      </w:pPr>
      <w:bookmarkStart w:id="178" w:name="ref-kumarathunge_acclimation_2019"/>
      <w:bookmarkEnd w:id="177"/>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6">
        <w:r>
          <w:rPr>
            <w:rStyle w:val="Hyperlink"/>
          </w:rPr>
          <w:t>https://doi.org/10.1111/nph.15668</w:t>
        </w:r>
      </w:hyperlink>
    </w:p>
    <w:p w14:paraId="552FCD9E" w14:textId="77777777" w:rsidR="0022186F" w:rsidRDefault="003343E2">
      <w:pPr>
        <w:pStyle w:val="Bibliography"/>
      </w:pPr>
      <w:bookmarkStart w:id="179" w:name="ref-levesque_water_2017"/>
      <w:bookmarkEnd w:id="178"/>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7">
        <w:r>
          <w:rPr>
            <w:rStyle w:val="Hyperlink"/>
          </w:rPr>
          <w:t>https://doi.org/10.1038/srep46158</w:t>
        </w:r>
      </w:hyperlink>
    </w:p>
    <w:p w14:paraId="25F01B97" w14:textId="77777777" w:rsidR="0022186F" w:rsidRDefault="003343E2">
      <w:pPr>
        <w:pStyle w:val="Bibliography"/>
      </w:pPr>
      <w:bookmarkStart w:id="180" w:name="ref-ljungqvist_assessing_2020"/>
      <w:bookmarkEnd w:id="179"/>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8">
        <w:r>
          <w:rPr>
            <w:rStyle w:val="Hyperlink"/>
          </w:rPr>
          <w:t>https://doi.org/10.1016/j.dendro.2019.125652</w:t>
        </w:r>
      </w:hyperlink>
    </w:p>
    <w:p w14:paraId="075F26A2" w14:textId="77777777" w:rsidR="0022186F" w:rsidRDefault="003343E2">
      <w:pPr>
        <w:pStyle w:val="Bibliography"/>
      </w:pPr>
      <w:bookmarkStart w:id="181" w:name="ref-mathias_disentangling_2018"/>
      <w:bookmarkEnd w:id="180"/>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79">
        <w:r>
          <w:rPr>
            <w:rStyle w:val="Hyperlink"/>
          </w:rPr>
          <w:t>https://doi.org/10.1111/gcb.14273</w:t>
        </w:r>
      </w:hyperlink>
    </w:p>
    <w:p w14:paraId="6859BFDC" w14:textId="77777777" w:rsidR="0022186F" w:rsidRDefault="003343E2">
      <w:pPr>
        <w:pStyle w:val="Bibliography"/>
      </w:pPr>
      <w:bookmarkStart w:id="182" w:name="ref-maxwell_declining_2016"/>
      <w:bookmarkEnd w:id="181"/>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0">
        <w:r>
          <w:rPr>
            <w:rStyle w:val="Hyperlink"/>
          </w:rPr>
          <w:t>https://doi.org/10.1007/s10584-016-1720-3</w:t>
        </w:r>
      </w:hyperlink>
    </w:p>
    <w:p w14:paraId="56223ECD" w14:textId="77777777" w:rsidR="0022186F" w:rsidRDefault="003343E2">
      <w:pPr>
        <w:pStyle w:val="Bibliography"/>
      </w:pPr>
      <w:bookmarkStart w:id="183" w:name="ref-mcdowell_pervasive_2020"/>
      <w:bookmarkEnd w:id="182"/>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1">
        <w:r>
          <w:rPr>
            <w:rStyle w:val="Hyperlink"/>
          </w:rPr>
          <w:t>https://doi.org/10.1126/science.aaz9463</w:t>
        </w:r>
      </w:hyperlink>
    </w:p>
    <w:p w14:paraId="7AD01D2E" w14:textId="77777777" w:rsidR="0022186F" w:rsidRDefault="003343E2">
      <w:pPr>
        <w:pStyle w:val="Bibliography"/>
      </w:pPr>
      <w:bookmarkStart w:id="184" w:name="ref-mcgregor_tree_2020"/>
      <w:bookmarkEnd w:id="183"/>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2">
        <w:r>
          <w:rPr>
            <w:rStyle w:val="Hyperlink"/>
          </w:rPr>
          <w:t>https://doi.org/10.1111/nph.16996</w:t>
        </w:r>
      </w:hyperlink>
    </w:p>
    <w:p w14:paraId="1CFC5E55" w14:textId="77777777" w:rsidR="0022186F" w:rsidRDefault="003343E2">
      <w:pPr>
        <w:pStyle w:val="Bibliography"/>
      </w:pPr>
      <w:bookmarkStart w:id="185" w:name="ref-meakem_role_2018"/>
      <w:bookmarkEnd w:id="184"/>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3">
        <w:r>
          <w:rPr>
            <w:rStyle w:val="Hyperlink"/>
          </w:rPr>
          <w:t>https://doi.org/10.1111/nph.14633</w:t>
        </w:r>
      </w:hyperlink>
    </w:p>
    <w:p w14:paraId="18BB96A8" w14:textId="77777777" w:rsidR="0022186F" w:rsidRDefault="003343E2">
      <w:pPr>
        <w:pStyle w:val="Bibliography"/>
      </w:pPr>
      <w:bookmarkStart w:id="186" w:name="ref-meko_seascorr_2011"/>
      <w:bookmarkEnd w:id="185"/>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4">
        <w:r>
          <w:rPr>
            <w:rStyle w:val="Hyperlink"/>
          </w:rPr>
          <w:t>https://doi.org/10.1016/j.cageo.2011.01.013</w:t>
        </w:r>
      </w:hyperlink>
    </w:p>
    <w:p w14:paraId="6F8F7236" w14:textId="77777777" w:rsidR="0022186F" w:rsidRDefault="003343E2">
      <w:pPr>
        <w:pStyle w:val="Bibliography"/>
      </w:pPr>
      <w:bookmarkStart w:id="187" w:name="ref-muller-landau_testing_2006"/>
      <w:bookmarkEnd w:id="186"/>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6D1D70E2" w14:textId="77777777" w:rsidR="0022186F" w:rsidRDefault="003343E2">
      <w:pPr>
        <w:pStyle w:val="Bibliography"/>
      </w:pPr>
      <w:bookmarkStart w:id="188" w:name="ref-naimi_where_2014"/>
      <w:bookmarkEnd w:id="187"/>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5">
        <w:r>
          <w:rPr>
            <w:rStyle w:val="Hyperlink"/>
          </w:rPr>
          <w:t>https://doi.org/10.1111/j.1600-0587.2013.00205.x</w:t>
        </w:r>
      </w:hyperlink>
    </w:p>
    <w:p w14:paraId="1D808444" w14:textId="77777777" w:rsidR="0022186F" w:rsidRDefault="003343E2">
      <w:pPr>
        <w:pStyle w:val="Bibliography"/>
      </w:pPr>
      <w:bookmarkStart w:id="189" w:name="ref-nehrbassahles_influence_2014"/>
      <w:bookmarkEnd w:id="188"/>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6">
        <w:r>
          <w:rPr>
            <w:rStyle w:val="Hyperlink"/>
          </w:rPr>
          <w:t>https://doi.org/10.1111/gcb.12599</w:t>
        </w:r>
      </w:hyperlink>
    </w:p>
    <w:p w14:paraId="665EE969" w14:textId="77777777" w:rsidR="0022186F" w:rsidRDefault="003343E2">
      <w:pPr>
        <w:pStyle w:val="Bibliography"/>
      </w:pPr>
      <w:bookmarkStart w:id="190" w:name="ref-nock_longterm_2011"/>
      <w:bookmarkEnd w:id="189"/>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7">
        <w:r>
          <w:rPr>
            <w:rStyle w:val="Hyperlink"/>
          </w:rPr>
          <w:t>https://doi.org/10.1111/j.1365-2486.2010.02222.x</w:t>
        </w:r>
      </w:hyperlink>
    </w:p>
    <w:p w14:paraId="622D50A3" w14:textId="77777777" w:rsidR="0022186F" w:rsidRDefault="003343E2">
      <w:pPr>
        <w:pStyle w:val="Bibliography"/>
      </w:pPr>
      <w:bookmarkStart w:id="191" w:name="ref-pederson_framework_2020"/>
      <w:bookmarkEnd w:id="190"/>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8">
        <w:r>
          <w:rPr>
            <w:rStyle w:val="Hyperlink"/>
          </w:rPr>
          <w:t>https://doi.org/10.3389/ffgc.2020.00039</w:t>
        </w:r>
      </w:hyperlink>
    </w:p>
    <w:p w14:paraId="7F7B61D7" w14:textId="77777777" w:rsidR="0022186F" w:rsidRPr="002E4CC5" w:rsidRDefault="003343E2">
      <w:pPr>
        <w:pStyle w:val="Bibliography"/>
        <w:rPr>
          <w:lang w:val="nl-NL"/>
          <w:rPrChange w:id="192" w:author="Zuidema, Pieter" w:date="2021-02-23T12:23:00Z">
            <w:rPr/>
          </w:rPrChange>
        </w:rPr>
      </w:pPr>
      <w:bookmarkStart w:id="193" w:name="ref-peltier_tree_2020"/>
      <w:bookmarkEnd w:id="191"/>
      <w:proofErr w:type="spellStart"/>
      <w:r w:rsidRPr="002E4CC5">
        <w:rPr>
          <w:lang w:val="nl-NL"/>
          <w:rPrChange w:id="194" w:author="Zuidema, Pieter" w:date="2021-02-23T12:23:00Z">
            <w:rPr/>
          </w:rPrChange>
        </w:rPr>
        <w:t>Peltier</w:t>
      </w:r>
      <w:proofErr w:type="spellEnd"/>
      <w:r w:rsidRPr="002E4CC5">
        <w:rPr>
          <w:lang w:val="nl-NL"/>
          <w:rPrChange w:id="195" w:author="Zuidema, Pieter" w:date="2021-02-23T12:23:00Z">
            <w:rPr/>
          </w:rPrChange>
        </w:rPr>
        <w:t xml:space="preserve">, D. M. P., &amp; </w:t>
      </w:r>
      <w:proofErr w:type="spellStart"/>
      <w:r w:rsidRPr="002E4CC5">
        <w:rPr>
          <w:lang w:val="nl-NL"/>
          <w:rPrChange w:id="196" w:author="Zuidema, Pieter" w:date="2021-02-23T12:23:00Z">
            <w:rPr/>
          </w:rPrChange>
        </w:rPr>
        <w:t>Ogle</w:t>
      </w:r>
      <w:proofErr w:type="spellEnd"/>
      <w:r w:rsidRPr="002E4CC5">
        <w:rPr>
          <w:lang w:val="nl-NL"/>
          <w:rPrChange w:id="197" w:author="Zuidema, Pieter" w:date="2021-02-23T12:23:00Z">
            <w:rPr/>
          </w:rPrChange>
        </w:rPr>
        <w:t xml:space="preserve">, K. (2020). </w:t>
      </w:r>
      <w:r>
        <w:t xml:space="preserve">Tree growth sensitivity to climate is temporally variable. </w:t>
      </w:r>
      <w:r w:rsidRPr="002E4CC5">
        <w:rPr>
          <w:i/>
          <w:lang w:val="nl-NL"/>
          <w:rPrChange w:id="198" w:author="Zuidema, Pieter" w:date="2021-02-23T12:23:00Z">
            <w:rPr>
              <w:i/>
            </w:rPr>
          </w:rPrChange>
        </w:rPr>
        <w:t>Ecology Letters</w:t>
      </w:r>
      <w:r w:rsidRPr="002E4CC5">
        <w:rPr>
          <w:lang w:val="nl-NL"/>
          <w:rPrChange w:id="199" w:author="Zuidema, Pieter" w:date="2021-02-23T12:23:00Z">
            <w:rPr/>
          </w:rPrChange>
        </w:rPr>
        <w:t xml:space="preserve">, </w:t>
      </w:r>
      <w:r w:rsidRPr="002E4CC5">
        <w:rPr>
          <w:i/>
          <w:lang w:val="nl-NL"/>
          <w:rPrChange w:id="200" w:author="Zuidema, Pieter" w:date="2021-02-23T12:23:00Z">
            <w:rPr>
              <w:i/>
            </w:rPr>
          </w:rPrChange>
        </w:rPr>
        <w:t>23</w:t>
      </w:r>
      <w:r w:rsidRPr="002E4CC5">
        <w:rPr>
          <w:lang w:val="nl-NL"/>
          <w:rPrChange w:id="201" w:author="Zuidema, Pieter" w:date="2021-02-23T12:23:00Z">
            <w:rPr/>
          </w:rPrChange>
        </w:rPr>
        <w:t xml:space="preserve">(11), 1561–1572. </w:t>
      </w:r>
      <w:r>
        <w:fldChar w:fldCharType="begin"/>
      </w:r>
      <w:r w:rsidRPr="002E4CC5">
        <w:rPr>
          <w:lang w:val="nl-NL"/>
          <w:rPrChange w:id="202" w:author="Zuidema, Pieter" w:date="2021-02-23T12:23:00Z">
            <w:rPr/>
          </w:rPrChange>
        </w:rPr>
        <w:instrText xml:space="preserve"> HYPERLINK "https://doi.org/10.1111/ele.13575" \h </w:instrText>
      </w:r>
      <w:r>
        <w:fldChar w:fldCharType="separate"/>
      </w:r>
      <w:r w:rsidRPr="002E4CC5">
        <w:rPr>
          <w:rStyle w:val="Hyperlink"/>
          <w:lang w:val="nl-NL"/>
          <w:rPrChange w:id="203" w:author="Zuidema, Pieter" w:date="2021-02-23T12:23:00Z">
            <w:rPr>
              <w:rStyle w:val="Hyperlink"/>
            </w:rPr>
          </w:rPrChange>
        </w:rPr>
        <w:t>https://doi.org/10.1111/ele.13575</w:t>
      </w:r>
      <w:r>
        <w:rPr>
          <w:rStyle w:val="Hyperlink"/>
        </w:rPr>
        <w:fldChar w:fldCharType="end"/>
      </w:r>
    </w:p>
    <w:p w14:paraId="3B657323" w14:textId="77777777" w:rsidR="0022186F" w:rsidRDefault="003343E2">
      <w:pPr>
        <w:pStyle w:val="Bibliography"/>
      </w:pPr>
      <w:bookmarkStart w:id="204" w:name="ref-peters_detecting_2015"/>
      <w:bookmarkEnd w:id="193"/>
      <w:r w:rsidRPr="002E4CC5">
        <w:rPr>
          <w:lang w:val="nl-NL"/>
          <w:rPrChange w:id="205" w:author="Zuidema, Pieter" w:date="2021-02-23T12:23:00Z">
            <w:rPr/>
          </w:rPrChange>
        </w:rPr>
        <w:t xml:space="preserve">Peters, R. L., Groenendijk, P., Vlam, M., &amp; Zuidema, P. A. (2015). </w:t>
      </w:r>
      <w:r>
        <w:t xml:space="preserve">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3DFECD46" w14:textId="77777777" w:rsidR="0022186F" w:rsidRDefault="003343E2">
      <w:pPr>
        <w:pStyle w:val="Bibliography"/>
      </w:pPr>
      <w:bookmarkStart w:id="206" w:name="ref-pregitzer_carbon_2004"/>
      <w:bookmarkEnd w:id="204"/>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7315BBCF" w14:textId="77777777" w:rsidR="0022186F" w:rsidRDefault="003343E2">
      <w:pPr>
        <w:pStyle w:val="Bibliography"/>
      </w:pPr>
      <w:bookmarkStart w:id="207" w:name="ref-pretzsch_drought_2018"/>
      <w:bookmarkEnd w:id="206"/>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23D2FC0C" w14:textId="77777777" w:rsidR="0022186F" w:rsidRDefault="003343E2">
      <w:pPr>
        <w:pStyle w:val="Bibliography"/>
      </w:pPr>
      <w:bookmarkStart w:id="208" w:name="ref-rayback_dendroecological_2020"/>
      <w:bookmarkEnd w:id="207"/>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701C17F9" w14:textId="77777777" w:rsidR="0022186F" w:rsidRDefault="003343E2">
      <w:pPr>
        <w:pStyle w:val="Bibliography"/>
      </w:pPr>
      <w:bookmarkStart w:id="209" w:name="ref-rejoumechain_biomass_2017"/>
      <w:bookmarkEnd w:id="208"/>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00D08D78" w14:textId="77777777" w:rsidR="0022186F" w:rsidRDefault="003343E2">
      <w:pPr>
        <w:pStyle w:val="Bibliography"/>
      </w:pPr>
      <w:bookmarkStart w:id="210" w:name="ref-rollinson_climate_2021"/>
      <w:bookmarkEnd w:id="209"/>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5BCFD82F" w14:textId="77777777" w:rsidR="0022186F" w:rsidRDefault="003343E2">
      <w:pPr>
        <w:pStyle w:val="Bibliography"/>
      </w:pPr>
      <w:bookmarkStart w:id="211" w:name="ref-rossi_age-dependent_2007"/>
      <w:bookmarkEnd w:id="210"/>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4FA567A1" w14:textId="77777777" w:rsidR="0022186F" w:rsidRDefault="003343E2">
      <w:pPr>
        <w:pStyle w:val="Bibliography"/>
      </w:pPr>
      <w:bookmarkStart w:id="212" w:name="ref-sanchez-salguero_disentangling_2015"/>
      <w:bookmarkEnd w:id="211"/>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95">
        <w:r>
          <w:rPr>
            <w:rStyle w:val="Hyperlink"/>
          </w:rPr>
          <w:t>https://doi.org/10.1016/j.foreco.2015.08.034</w:t>
        </w:r>
      </w:hyperlink>
    </w:p>
    <w:p w14:paraId="178567A7" w14:textId="77777777" w:rsidR="0022186F" w:rsidRPr="002E4CC5" w:rsidRDefault="003343E2">
      <w:pPr>
        <w:pStyle w:val="Bibliography"/>
        <w:rPr>
          <w:lang w:val="nl-NL"/>
          <w:rPrChange w:id="213" w:author="Zuidema, Pieter" w:date="2021-02-23T12:23:00Z">
            <w:rPr/>
          </w:rPrChange>
        </w:rPr>
      </w:pPr>
      <w:bookmarkStart w:id="214" w:name="ref-schelhaas_species-specific_2018"/>
      <w:bookmarkEnd w:id="212"/>
      <w:r>
        <w:t xml:space="preserve">Schelhaas, M.-J., Hengeveld, G. M., Heidema, N., Thürig, E., Rohner, B., Vacchiano, G., Vayreda, J., Redmond, J., Socha, J., Fridman, J., Tomter, S., Polley, H., Barreiro, S., &amp; Nabuurs, G.-J. (2018). Species-specific, pan-European diameter increment models based on data of 2.3 million trees. </w:t>
      </w:r>
      <w:proofErr w:type="spellStart"/>
      <w:r w:rsidRPr="002E4CC5">
        <w:rPr>
          <w:i/>
          <w:lang w:val="nl-NL"/>
          <w:rPrChange w:id="215" w:author="Zuidema, Pieter" w:date="2021-02-23T12:23:00Z">
            <w:rPr>
              <w:i/>
            </w:rPr>
          </w:rPrChange>
        </w:rPr>
        <w:t>Forest</w:t>
      </w:r>
      <w:proofErr w:type="spellEnd"/>
      <w:r w:rsidRPr="002E4CC5">
        <w:rPr>
          <w:i/>
          <w:lang w:val="nl-NL"/>
          <w:rPrChange w:id="216" w:author="Zuidema, Pieter" w:date="2021-02-23T12:23:00Z">
            <w:rPr>
              <w:i/>
            </w:rPr>
          </w:rPrChange>
        </w:rPr>
        <w:t xml:space="preserve"> </w:t>
      </w:r>
      <w:proofErr w:type="spellStart"/>
      <w:r w:rsidRPr="002E4CC5">
        <w:rPr>
          <w:i/>
          <w:lang w:val="nl-NL"/>
          <w:rPrChange w:id="217" w:author="Zuidema, Pieter" w:date="2021-02-23T12:23:00Z">
            <w:rPr>
              <w:i/>
            </w:rPr>
          </w:rPrChange>
        </w:rPr>
        <w:t>Ecosystems</w:t>
      </w:r>
      <w:proofErr w:type="spellEnd"/>
      <w:r w:rsidRPr="002E4CC5">
        <w:rPr>
          <w:lang w:val="nl-NL"/>
          <w:rPrChange w:id="218" w:author="Zuidema, Pieter" w:date="2021-02-23T12:23:00Z">
            <w:rPr/>
          </w:rPrChange>
        </w:rPr>
        <w:t xml:space="preserve">, </w:t>
      </w:r>
      <w:r w:rsidRPr="002E4CC5">
        <w:rPr>
          <w:i/>
          <w:lang w:val="nl-NL"/>
          <w:rPrChange w:id="219" w:author="Zuidema, Pieter" w:date="2021-02-23T12:23:00Z">
            <w:rPr>
              <w:i/>
            </w:rPr>
          </w:rPrChange>
        </w:rPr>
        <w:t>5</w:t>
      </w:r>
      <w:r w:rsidRPr="002E4CC5">
        <w:rPr>
          <w:lang w:val="nl-NL"/>
          <w:rPrChange w:id="220" w:author="Zuidema, Pieter" w:date="2021-02-23T12:23:00Z">
            <w:rPr/>
          </w:rPrChange>
        </w:rPr>
        <w:t xml:space="preserve">(1). </w:t>
      </w:r>
      <w:r>
        <w:fldChar w:fldCharType="begin"/>
      </w:r>
      <w:r w:rsidRPr="002E4CC5">
        <w:rPr>
          <w:lang w:val="nl-NL"/>
          <w:rPrChange w:id="221" w:author="Zuidema, Pieter" w:date="2021-02-23T12:23:00Z">
            <w:rPr/>
          </w:rPrChange>
        </w:rPr>
        <w:instrText xml:space="preserve"> HYPERLINK "https://doi.org/10.1186/s40663-018-0133-3" \h </w:instrText>
      </w:r>
      <w:r>
        <w:fldChar w:fldCharType="separate"/>
      </w:r>
      <w:r w:rsidRPr="002E4CC5">
        <w:rPr>
          <w:rStyle w:val="Hyperlink"/>
          <w:lang w:val="nl-NL"/>
          <w:rPrChange w:id="222" w:author="Zuidema, Pieter" w:date="2021-02-23T12:23:00Z">
            <w:rPr>
              <w:rStyle w:val="Hyperlink"/>
            </w:rPr>
          </w:rPrChange>
        </w:rPr>
        <w:t>https://doi.org/10.1186/s40663-018-0133-3</w:t>
      </w:r>
      <w:r>
        <w:rPr>
          <w:rStyle w:val="Hyperlink"/>
        </w:rPr>
        <w:fldChar w:fldCharType="end"/>
      </w:r>
    </w:p>
    <w:p w14:paraId="73E6352D" w14:textId="77777777" w:rsidR="0022186F" w:rsidRDefault="003343E2">
      <w:pPr>
        <w:pStyle w:val="Bibliography"/>
      </w:pPr>
      <w:bookmarkStart w:id="223" w:name="ref-sheil_does_2017"/>
      <w:bookmarkEnd w:id="214"/>
      <w:r w:rsidRPr="002E4CC5">
        <w:rPr>
          <w:lang w:val="nl-NL"/>
          <w:rPrChange w:id="224" w:author="Zuidema, Pieter" w:date="2021-02-23T12:23:00Z">
            <w:rPr/>
          </w:rPrChange>
        </w:rPr>
        <w:t xml:space="preserve">Sheil, D., </w:t>
      </w:r>
      <w:proofErr w:type="spellStart"/>
      <w:r w:rsidRPr="002E4CC5">
        <w:rPr>
          <w:lang w:val="nl-NL"/>
          <w:rPrChange w:id="225" w:author="Zuidema, Pieter" w:date="2021-02-23T12:23:00Z">
            <w:rPr/>
          </w:rPrChange>
        </w:rPr>
        <w:t>Eastaugh</w:t>
      </w:r>
      <w:proofErr w:type="spellEnd"/>
      <w:r w:rsidRPr="002E4CC5">
        <w:rPr>
          <w:lang w:val="nl-NL"/>
          <w:rPrChange w:id="226" w:author="Zuidema, Pieter" w:date="2021-02-23T12:23:00Z">
            <w:rPr/>
          </w:rPrChange>
        </w:rPr>
        <w:t xml:space="preserve">, C. S., Vlam, M., Zuidema, P. A., Groenendijk, P., van der Sleen, P., Jay, A., &amp; Vanclay, J. (2017). </w:t>
      </w:r>
      <w:r>
        <w:t xml:space="preserve">Does biomass growth increase in the largest trees? Flaws, fallacies and alternative analyses. </w:t>
      </w:r>
      <w:r>
        <w:rPr>
          <w:i/>
        </w:rPr>
        <w:t>Functional Ecology</w:t>
      </w:r>
      <w:r>
        <w:t xml:space="preserve">, </w:t>
      </w:r>
      <w:r>
        <w:rPr>
          <w:i/>
        </w:rPr>
        <w:t>31</w:t>
      </w:r>
      <w:r>
        <w:t xml:space="preserve">(3), 568–581. </w:t>
      </w:r>
      <w:hyperlink r:id="rId96">
        <w:r>
          <w:rPr>
            <w:rStyle w:val="Hyperlink"/>
          </w:rPr>
          <w:t>https://doi.org/10.1111/1365-2435.12775</w:t>
        </w:r>
      </w:hyperlink>
    </w:p>
    <w:p w14:paraId="6192F270" w14:textId="77777777" w:rsidR="0022186F" w:rsidRDefault="003343E2">
      <w:pPr>
        <w:pStyle w:val="Bibliography"/>
      </w:pPr>
      <w:bookmarkStart w:id="227" w:name="ref-sniderhan_growth_2016"/>
      <w:bookmarkEnd w:id="223"/>
      <w:r>
        <w:t xml:space="preserve">Sniderhan, A. E., &amp; Baltzer, J. L. (2016). Growth dynamics of black spruce </w:t>
      </w:r>
      <w:proofErr w:type="gramStart"/>
      <w:r>
        <w:t xml:space="preserve">( </w:t>
      </w:r>
      <w:r>
        <w:rPr>
          <w:i/>
        </w:rPr>
        <w:t>Picea</w:t>
      </w:r>
      <w:proofErr w:type="gramEnd"/>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7">
        <w:r>
          <w:rPr>
            <w:rStyle w:val="Hyperlink"/>
          </w:rPr>
          <w:t>https://doi.org/10.1002/2016JG003528</w:t>
        </w:r>
      </w:hyperlink>
    </w:p>
    <w:p w14:paraId="5D6B8C86" w14:textId="77777777" w:rsidR="0022186F" w:rsidRDefault="003343E2">
      <w:pPr>
        <w:pStyle w:val="Bibliography"/>
      </w:pPr>
      <w:bookmarkStart w:id="228" w:name="ref-speer_fundamentals_2010"/>
      <w:bookmarkEnd w:id="227"/>
      <w:r>
        <w:t xml:space="preserve">Speer, J. H. (2010). </w:t>
      </w:r>
      <w:r>
        <w:rPr>
          <w:i/>
        </w:rPr>
        <w:t>Fundamentals of tree-ring research</w:t>
      </w:r>
      <w:r>
        <w:t>. Univ. of Arizona Press.</w:t>
      </w:r>
    </w:p>
    <w:p w14:paraId="01FAE8B8" w14:textId="77777777" w:rsidR="0022186F" w:rsidRDefault="003343E2">
      <w:pPr>
        <w:pStyle w:val="Bibliography"/>
      </w:pPr>
      <w:bookmarkStart w:id="229" w:name="ref-stephenson_rate_2014"/>
      <w:bookmarkEnd w:id="228"/>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8">
        <w:r>
          <w:rPr>
            <w:rStyle w:val="Hyperlink"/>
          </w:rPr>
          <w:t>https://doi.org/10.1038/nature12914</w:t>
        </w:r>
      </w:hyperlink>
    </w:p>
    <w:p w14:paraId="11BE8DE0" w14:textId="77777777" w:rsidR="0022186F" w:rsidRDefault="003343E2">
      <w:pPr>
        <w:pStyle w:val="Bibliography"/>
      </w:pPr>
      <w:bookmarkStart w:id="230" w:name="ref-stokes_introduction_1968"/>
      <w:bookmarkEnd w:id="229"/>
      <w:r>
        <w:t xml:space="preserve">Stokes, M. A. (1968). </w:t>
      </w:r>
      <w:r>
        <w:rPr>
          <w:i/>
        </w:rPr>
        <w:t>An Introduction to Tree-ring Dating</w:t>
      </w:r>
      <w:r>
        <w:t>. University of Arizona Press.</w:t>
      </w:r>
    </w:p>
    <w:p w14:paraId="5655723D" w14:textId="77777777" w:rsidR="0022186F" w:rsidRDefault="003343E2">
      <w:pPr>
        <w:pStyle w:val="Bibliography"/>
      </w:pPr>
      <w:bookmarkStart w:id="231" w:name="ref-sullivan_long-term_2020"/>
      <w:bookmarkEnd w:id="230"/>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99">
        <w:r>
          <w:rPr>
            <w:rStyle w:val="Hyperlink"/>
          </w:rPr>
          <w:t>https://doi.org/10.1126/science.aaw7578</w:t>
        </w:r>
      </w:hyperlink>
    </w:p>
    <w:p w14:paraId="270C70EB" w14:textId="77777777" w:rsidR="0022186F" w:rsidRDefault="003343E2">
      <w:pPr>
        <w:pStyle w:val="Bibliography"/>
      </w:pPr>
      <w:bookmarkStart w:id="232" w:name="ref-sullivan_effect_2016"/>
      <w:bookmarkEnd w:id="231"/>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0">
        <w:r>
          <w:rPr>
            <w:rStyle w:val="Hyperlink"/>
          </w:rPr>
          <w:t>https://doi.org/10.1088/1748-9326/11/11/114007</w:t>
        </w:r>
      </w:hyperlink>
    </w:p>
    <w:p w14:paraId="2354AA49" w14:textId="77777777" w:rsidR="0022186F" w:rsidRDefault="003343E2">
      <w:pPr>
        <w:pStyle w:val="Bibliography"/>
      </w:pPr>
      <w:bookmarkStart w:id="233" w:name="ref-samonil_individual-based_2013"/>
      <w:bookmarkEnd w:id="232"/>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1">
        <w:r>
          <w:rPr>
            <w:rStyle w:val="Hyperlink"/>
          </w:rPr>
          <w:t>https://doi.org/10.1111/jvs.12025</w:t>
        </w:r>
      </w:hyperlink>
    </w:p>
    <w:p w14:paraId="02156DDE" w14:textId="77777777" w:rsidR="0022186F" w:rsidRDefault="003343E2">
      <w:pPr>
        <w:pStyle w:val="Bibliography"/>
      </w:pPr>
      <w:bookmarkStart w:id="234" w:name="ref-samonil_long-term_2008"/>
      <w:bookmarkEnd w:id="233"/>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2">
        <w:r>
          <w:rPr>
            <w:rStyle w:val="Hyperlink"/>
          </w:rPr>
          <w:t>https://doi.org/10.1007/s11258-007-9345-2</w:t>
        </w:r>
      </w:hyperlink>
    </w:p>
    <w:p w14:paraId="0B248BBC" w14:textId="77777777" w:rsidR="0022186F" w:rsidRDefault="003343E2">
      <w:pPr>
        <w:pStyle w:val="Bibliography"/>
      </w:pPr>
      <w:bookmarkStart w:id="235" w:name="ref-teets_linking_2018"/>
      <w:bookmarkEnd w:id="23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3">
        <w:r>
          <w:rPr>
            <w:rStyle w:val="Hyperlink"/>
          </w:rPr>
          <w:t>https://doi.org/10.1016/j.agrformet.2017.08.007</w:t>
        </w:r>
      </w:hyperlink>
    </w:p>
    <w:p w14:paraId="1411539D" w14:textId="77777777" w:rsidR="0022186F" w:rsidRDefault="003343E2">
      <w:pPr>
        <w:pStyle w:val="Bibliography"/>
      </w:pPr>
      <w:bookmarkStart w:id="236" w:name="ref-teets_quantifying_2018"/>
      <w:bookmarkEnd w:id="23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4">
        <w:r>
          <w:rPr>
            <w:rStyle w:val="Hyperlink"/>
          </w:rPr>
          <w:t>https://doi.org/10.1111/gcb.14120</w:t>
        </w:r>
      </w:hyperlink>
    </w:p>
    <w:p w14:paraId="77C16DDD" w14:textId="77777777" w:rsidR="0022186F" w:rsidRDefault="003343E2">
      <w:pPr>
        <w:pStyle w:val="Bibliography"/>
      </w:pPr>
      <w:bookmarkStart w:id="237" w:name="ref-meinzer_age-related_2011"/>
      <w:bookmarkEnd w:id="236"/>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5">
        <w:r>
          <w:rPr>
            <w:rStyle w:val="Hyperlink"/>
          </w:rPr>
          <w:t>https://doi.org/10.1007/978-94-007-1242-3_2</w:t>
        </w:r>
      </w:hyperlink>
    </w:p>
    <w:p w14:paraId="52A09EF3" w14:textId="77777777" w:rsidR="0022186F" w:rsidRDefault="003343E2">
      <w:pPr>
        <w:pStyle w:val="Bibliography"/>
      </w:pPr>
      <w:bookmarkStart w:id="238" w:name="ref-tolwinski-ward_bayesian_2013"/>
      <w:bookmarkEnd w:id="237"/>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6">
        <w:r>
          <w:rPr>
            <w:rStyle w:val="Hyperlink"/>
          </w:rPr>
          <w:t>https://doi.org/10.5194/cp-9-1481-2013</w:t>
        </w:r>
      </w:hyperlink>
    </w:p>
    <w:p w14:paraId="76FEA278" w14:textId="77777777" w:rsidR="0022186F" w:rsidRDefault="003343E2">
      <w:pPr>
        <w:pStyle w:val="Bibliography"/>
      </w:pPr>
      <w:bookmarkStart w:id="239" w:name="ref-touchan_millennial_2011"/>
      <w:bookmarkEnd w:id="238"/>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7">
        <w:r>
          <w:rPr>
            <w:rStyle w:val="Hyperlink"/>
          </w:rPr>
          <w:t>https://doi.org/10.1002/joc.2117</w:t>
        </w:r>
      </w:hyperlink>
    </w:p>
    <w:p w14:paraId="21ABDFC4" w14:textId="77777777" w:rsidR="0022186F" w:rsidRDefault="003343E2">
      <w:pPr>
        <w:pStyle w:val="Bibliography"/>
      </w:pPr>
      <w:bookmarkStart w:id="240" w:name="ref-trouillier_size_2019"/>
      <w:bookmarkEnd w:id="239"/>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8">
        <w:r>
          <w:rPr>
            <w:rStyle w:val="Hyperlink"/>
          </w:rPr>
          <w:t>https://doi.org/10.1007/s00468-018-1767-z</w:t>
        </w:r>
      </w:hyperlink>
    </w:p>
    <w:p w14:paraId="59B41394" w14:textId="77777777" w:rsidR="0022186F" w:rsidRDefault="003343E2">
      <w:pPr>
        <w:pStyle w:val="Bibliography"/>
      </w:pPr>
      <w:bookmarkStart w:id="241" w:name="ref-tumajer_increasing_2017"/>
      <w:bookmarkEnd w:id="240"/>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09">
        <w:r>
          <w:rPr>
            <w:rStyle w:val="Hyperlink"/>
          </w:rPr>
          <w:t>https://doi.org/10.1016/j.agrformet.2017.07.015</w:t>
        </w:r>
      </w:hyperlink>
    </w:p>
    <w:p w14:paraId="6C600980" w14:textId="77777777" w:rsidR="0022186F" w:rsidRPr="002E4CC5" w:rsidRDefault="003343E2">
      <w:pPr>
        <w:pStyle w:val="Bibliography"/>
        <w:rPr>
          <w:lang w:val="nl-NL"/>
          <w:rPrChange w:id="242" w:author="Zuidema, Pieter" w:date="2021-02-23T12:23:00Z">
            <w:rPr/>
          </w:rPrChange>
        </w:rPr>
      </w:pPr>
      <w:bookmarkStart w:id="243" w:name="ref-van_de_pol_identifying_2016"/>
      <w:bookmarkEnd w:id="241"/>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2E4CC5">
        <w:rPr>
          <w:rStyle w:val="Hyperlink"/>
          <w:lang w:val="nl-NL"/>
          <w:rPrChange w:id="244" w:author="Zuidema, Pieter" w:date="2021-02-23T12:23:00Z">
            <w:rPr>
              <w:rStyle w:val="Hyperlink"/>
            </w:rPr>
          </w:rPrChange>
        </w:rPr>
        <w:t>https://doi.org/10.1111/2041-210X.12590</w:t>
      </w:r>
      <w:r>
        <w:rPr>
          <w:rStyle w:val="Hyperlink"/>
        </w:rPr>
        <w:fldChar w:fldCharType="end"/>
      </w:r>
    </w:p>
    <w:p w14:paraId="3B59738E" w14:textId="77777777" w:rsidR="0022186F" w:rsidRDefault="003343E2">
      <w:pPr>
        <w:pStyle w:val="Bibliography"/>
      </w:pPr>
      <w:bookmarkStart w:id="245" w:name="ref-van_der_sleen_no_2015"/>
      <w:bookmarkEnd w:id="243"/>
      <w:proofErr w:type="gramStart"/>
      <w:r w:rsidRPr="002E4CC5">
        <w:rPr>
          <w:lang w:val="nl-NL"/>
          <w:rPrChange w:id="246" w:author="Zuidema, Pieter" w:date="2021-02-23T12:23:00Z">
            <w:rPr/>
          </w:rPrChange>
        </w:rPr>
        <w:t>van</w:t>
      </w:r>
      <w:proofErr w:type="gramEnd"/>
      <w:r w:rsidRPr="002E4CC5">
        <w:rPr>
          <w:lang w:val="nl-NL"/>
          <w:rPrChange w:id="247" w:author="Zuidema, Pieter" w:date="2021-02-23T12:23:00Z">
            <w:rPr/>
          </w:rPrChange>
        </w:rPr>
        <w:t xml:space="preserve"> der Sleen, P., Groenendijk, P., Vlam, M., Anten, N. P. R., Boom,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hyperlink r:id="rId110">
        <w:r>
          <w:rPr>
            <w:rStyle w:val="Hyperlink"/>
          </w:rPr>
          <w:t>https://doi.org/10.1038/ngeo2313</w:t>
        </w:r>
      </w:hyperlink>
    </w:p>
    <w:p w14:paraId="71B2D265" w14:textId="77777777" w:rsidR="0022186F" w:rsidRDefault="003343E2">
      <w:pPr>
        <w:pStyle w:val="Bibliography"/>
      </w:pPr>
      <w:bookmarkStart w:id="248" w:name="ref-vlam_temperature_2014"/>
      <w:bookmarkEnd w:id="245"/>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1">
        <w:r>
          <w:rPr>
            <w:rStyle w:val="Hyperlink"/>
          </w:rPr>
          <w:t>https://doi.org/10.1007/s00442-013-2846-x</w:t>
        </w:r>
      </w:hyperlink>
    </w:p>
    <w:p w14:paraId="743E554A" w14:textId="77777777" w:rsidR="0022186F" w:rsidRDefault="003343E2">
      <w:pPr>
        <w:pStyle w:val="Bibliography"/>
      </w:pPr>
      <w:bookmarkStart w:id="249" w:name="ref-voelker_historical_2006"/>
      <w:bookmarkEnd w:id="248"/>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2">
        <w:r>
          <w:rPr>
            <w:rStyle w:val="Hyperlink"/>
          </w:rPr>
          <w:t>https://doi.org/10.1890/0012-9615(2006)076[0549:HCGEDW]2.0.CO;2</w:t>
        </w:r>
      </w:hyperlink>
    </w:p>
    <w:p w14:paraId="165AE79B" w14:textId="77777777" w:rsidR="0022186F" w:rsidRDefault="003343E2">
      <w:pPr>
        <w:pStyle w:val="Bibliography"/>
      </w:pPr>
      <w:bookmarkStart w:id="250" w:name="ref-vrska_european_2009"/>
      <w:bookmarkEnd w:id="249"/>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3">
        <w:r>
          <w:rPr>
            <w:rStyle w:val="Hyperlink"/>
          </w:rPr>
          <w:t>https://doi.org/10.1016/j.foreco.2009.03.007</w:t>
        </w:r>
      </w:hyperlink>
    </w:p>
    <w:p w14:paraId="3873D231" w14:textId="77777777" w:rsidR="0022186F" w:rsidRDefault="003343E2">
      <w:pPr>
        <w:pStyle w:val="Bibliography"/>
      </w:pPr>
      <w:bookmarkStart w:id="251" w:name="ref-walker_integrating_2020"/>
      <w:bookmarkEnd w:id="250"/>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4">
        <w:r>
          <w:rPr>
            <w:rStyle w:val="Hyperlink"/>
          </w:rPr>
          <w:t>https://doi.org/10.1111/nph.16866</w:t>
        </w:r>
      </w:hyperlink>
    </w:p>
    <w:p w14:paraId="4E537412" w14:textId="77777777" w:rsidR="0022186F" w:rsidRPr="002E4CC5" w:rsidRDefault="003343E2">
      <w:pPr>
        <w:pStyle w:val="Bibliography"/>
        <w:rPr>
          <w:lang w:val="nl-NL"/>
          <w:rPrChange w:id="252" w:author="Zuidema, Pieter" w:date="2021-02-23T12:23:00Z">
            <w:rPr/>
          </w:rPrChange>
        </w:rPr>
      </w:pPr>
      <w:bookmarkStart w:id="253" w:name="ref-williams_temperature_2013"/>
      <w:bookmarkEnd w:id="251"/>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sidRPr="002E4CC5">
        <w:rPr>
          <w:i/>
          <w:lang w:val="nl-NL"/>
          <w:rPrChange w:id="254" w:author="Zuidema, Pieter" w:date="2021-02-23T12:23:00Z">
            <w:rPr>
              <w:i/>
            </w:rPr>
          </w:rPrChange>
        </w:rPr>
        <w:t xml:space="preserve">Nature </w:t>
      </w:r>
      <w:proofErr w:type="spellStart"/>
      <w:r w:rsidRPr="002E4CC5">
        <w:rPr>
          <w:i/>
          <w:lang w:val="nl-NL"/>
          <w:rPrChange w:id="255" w:author="Zuidema, Pieter" w:date="2021-02-23T12:23:00Z">
            <w:rPr>
              <w:i/>
            </w:rPr>
          </w:rPrChange>
        </w:rPr>
        <w:t>Climate</w:t>
      </w:r>
      <w:proofErr w:type="spellEnd"/>
      <w:r w:rsidRPr="002E4CC5">
        <w:rPr>
          <w:i/>
          <w:lang w:val="nl-NL"/>
          <w:rPrChange w:id="256" w:author="Zuidema, Pieter" w:date="2021-02-23T12:23:00Z">
            <w:rPr>
              <w:i/>
            </w:rPr>
          </w:rPrChange>
        </w:rPr>
        <w:t xml:space="preserve"> Change</w:t>
      </w:r>
      <w:r w:rsidRPr="002E4CC5">
        <w:rPr>
          <w:lang w:val="nl-NL"/>
          <w:rPrChange w:id="257" w:author="Zuidema, Pieter" w:date="2021-02-23T12:23:00Z">
            <w:rPr/>
          </w:rPrChange>
        </w:rPr>
        <w:t xml:space="preserve">, </w:t>
      </w:r>
      <w:r w:rsidRPr="002E4CC5">
        <w:rPr>
          <w:i/>
          <w:lang w:val="nl-NL"/>
          <w:rPrChange w:id="258" w:author="Zuidema, Pieter" w:date="2021-02-23T12:23:00Z">
            <w:rPr>
              <w:i/>
            </w:rPr>
          </w:rPrChange>
        </w:rPr>
        <w:t>3</w:t>
      </w:r>
      <w:r w:rsidRPr="002E4CC5">
        <w:rPr>
          <w:lang w:val="nl-NL"/>
          <w:rPrChange w:id="259" w:author="Zuidema, Pieter" w:date="2021-02-23T12:23:00Z">
            <w:rPr/>
          </w:rPrChange>
        </w:rPr>
        <w:t xml:space="preserve">(3), 292–297. </w:t>
      </w:r>
      <w:r>
        <w:fldChar w:fldCharType="begin"/>
      </w:r>
      <w:r w:rsidRPr="002E4CC5">
        <w:rPr>
          <w:lang w:val="nl-NL"/>
          <w:rPrChange w:id="260" w:author="Zuidema, Pieter" w:date="2021-02-23T12:23:00Z">
            <w:rPr/>
          </w:rPrChange>
        </w:rPr>
        <w:instrText xml:space="preserve"> HYPERLINK "https://doi.org/10.1038/nclimate1693" \h </w:instrText>
      </w:r>
      <w:r>
        <w:fldChar w:fldCharType="separate"/>
      </w:r>
      <w:r w:rsidRPr="002E4CC5">
        <w:rPr>
          <w:rStyle w:val="Hyperlink"/>
          <w:lang w:val="nl-NL"/>
          <w:rPrChange w:id="261" w:author="Zuidema, Pieter" w:date="2021-02-23T12:23:00Z">
            <w:rPr>
              <w:rStyle w:val="Hyperlink"/>
            </w:rPr>
          </w:rPrChange>
        </w:rPr>
        <w:t>https://doi.org/10.1038/nclimate1693</w:t>
      </w:r>
      <w:r>
        <w:rPr>
          <w:rStyle w:val="Hyperlink"/>
        </w:rPr>
        <w:fldChar w:fldCharType="end"/>
      </w:r>
    </w:p>
    <w:p w14:paraId="7298C14F" w14:textId="77777777" w:rsidR="0022186F" w:rsidRDefault="003343E2">
      <w:pPr>
        <w:pStyle w:val="Bibliography"/>
      </w:pPr>
      <w:bookmarkStart w:id="262" w:name="ref-wilmking_global_2020"/>
      <w:bookmarkEnd w:id="253"/>
      <w:proofErr w:type="spellStart"/>
      <w:r w:rsidRPr="002E4CC5">
        <w:rPr>
          <w:lang w:val="nl-NL"/>
          <w:rPrChange w:id="263" w:author="Zuidema, Pieter" w:date="2021-02-23T12:23:00Z">
            <w:rPr/>
          </w:rPrChange>
        </w:rPr>
        <w:t>Wilmking</w:t>
      </w:r>
      <w:proofErr w:type="spellEnd"/>
      <w:r w:rsidRPr="002E4CC5">
        <w:rPr>
          <w:lang w:val="nl-NL"/>
          <w:rPrChange w:id="264" w:author="Zuidema, Pieter" w:date="2021-02-23T12:23:00Z">
            <w:rPr/>
          </w:rPrChange>
        </w:rPr>
        <w:t xml:space="preserve">, M., Maaten-Theunissen, M. van der, </w:t>
      </w:r>
      <w:proofErr w:type="spellStart"/>
      <w:r w:rsidRPr="002E4CC5">
        <w:rPr>
          <w:lang w:val="nl-NL"/>
          <w:rPrChange w:id="265" w:author="Zuidema, Pieter" w:date="2021-02-23T12:23:00Z">
            <w:rPr/>
          </w:rPrChange>
        </w:rPr>
        <w:t>Maaten</w:t>
      </w:r>
      <w:proofErr w:type="spellEnd"/>
      <w:r w:rsidRPr="002E4CC5">
        <w:rPr>
          <w:lang w:val="nl-NL"/>
          <w:rPrChange w:id="266" w:author="Zuidema, Pieter" w:date="2021-02-23T12:23:00Z">
            <w:rPr/>
          </w:rPrChange>
        </w:rPr>
        <w:t xml:space="preserve">, E. van der, </w:t>
      </w:r>
      <w:proofErr w:type="spellStart"/>
      <w:r w:rsidRPr="002E4CC5">
        <w:rPr>
          <w:lang w:val="nl-NL"/>
          <w:rPrChange w:id="267" w:author="Zuidema, Pieter" w:date="2021-02-23T12:23:00Z">
            <w:rPr/>
          </w:rPrChange>
        </w:rPr>
        <w:t>Scharnweber</w:t>
      </w:r>
      <w:proofErr w:type="spellEnd"/>
      <w:r w:rsidRPr="002E4CC5">
        <w:rPr>
          <w:lang w:val="nl-NL"/>
          <w:rPrChange w:id="268" w:author="Zuidema, Pieter" w:date="2021-02-23T12:23:00Z">
            <w:rPr/>
          </w:rPrChange>
        </w:rPr>
        <w:t xml:space="preserve">, T., </w:t>
      </w:r>
      <w:proofErr w:type="spellStart"/>
      <w:r w:rsidRPr="002E4CC5">
        <w:rPr>
          <w:lang w:val="nl-NL"/>
          <w:rPrChange w:id="269" w:author="Zuidema, Pieter" w:date="2021-02-23T12:23:00Z">
            <w:rPr/>
          </w:rPrChange>
        </w:rPr>
        <w:t>Buras</w:t>
      </w:r>
      <w:proofErr w:type="spellEnd"/>
      <w:r w:rsidRPr="002E4CC5">
        <w:rPr>
          <w:lang w:val="nl-NL"/>
          <w:rPrChange w:id="270" w:author="Zuidema, Pieter" w:date="2021-02-23T12:23:00Z">
            <w:rPr/>
          </w:rPrChange>
        </w:rPr>
        <w:t xml:space="preserve">, A., </w:t>
      </w:r>
      <w:proofErr w:type="spellStart"/>
      <w:r w:rsidRPr="002E4CC5">
        <w:rPr>
          <w:lang w:val="nl-NL"/>
          <w:rPrChange w:id="271" w:author="Zuidema, Pieter" w:date="2021-02-23T12:23:00Z">
            <w:rPr/>
          </w:rPrChange>
        </w:rPr>
        <w:t>Biermann</w:t>
      </w:r>
      <w:proofErr w:type="spellEnd"/>
      <w:r w:rsidRPr="002E4CC5">
        <w:rPr>
          <w:lang w:val="nl-NL"/>
          <w:rPrChange w:id="272" w:author="Zuidema, Pieter" w:date="2021-02-23T12:23:00Z">
            <w:rPr/>
          </w:rPrChange>
        </w:rPr>
        <w:t xml:space="preserve">, C., </w:t>
      </w:r>
      <w:proofErr w:type="spellStart"/>
      <w:r w:rsidRPr="002E4CC5">
        <w:rPr>
          <w:lang w:val="nl-NL"/>
          <w:rPrChange w:id="273" w:author="Zuidema, Pieter" w:date="2021-02-23T12:23:00Z">
            <w:rPr/>
          </w:rPrChange>
        </w:rPr>
        <w:t>Gurskaya</w:t>
      </w:r>
      <w:proofErr w:type="spellEnd"/>
      <w:r w:rsidRPr="002E4CC5">
        <w:rPr>
          <w:lang w:val="nl-NL"/>
          <w:rPrChange w:id="274" w:author="Zuidema, Pieter" w:date="2021-02-23T12:23:00Z">
            <w:rPr/>
          </w:rPrChange>
        </w:rPr>
        <w:t xml:space="preserve">, M., </w:t>
      </w:r>
      <w:proofErr w:type="spellStart"/>
      <w:r w:rsidRPr="002E4CC5">
        <w:rPr>
          <w:lang w:val="nl-NL"/>
          <w:rPrChange w:id="275" w:author="Zuidema, Pieter" w:date="2021-02-23T12:23:00Z">
            <w:rPr/>
          </w:rPrChange>
        </w:rPr>
        <w:t>Hallinger</w:t>
      </w:r>
      <w:proofErr w:type="spellEnd"/>
      <w:r w:rsidRPr="002E4CC5">
        <w:rPr>
          <w:lang w:val="nl-NL"/>
          <w:rPrChange w:id="276" w:author="Zuidema, Pieter" w:date="2021-02-23T12:23:00Z">
            <w:rPr/>
          </w:rPrChange>
        </w:rPr>
        <w:t xml:space="preserve">, M., Lange, J., </w:t>
      </w:r>
      <w:proofErr w:type="spellStart"/>
      <w:r w:rsidRPr="002E4CC5">
        <w:rPr>
          <w:lang w:val="nl-NL"/>
          <w:rPrChange w:id="277" w:author="Zuidema, Pieter" w:date="2021-02-23T12:23:00Z">
            <w:rPr/>
          </w:rPrChange>
        </w:rPr>
        <w:t>Shetti</w:t>
      </w:r>
      <w:proofErr w:type="spellEnd"/>
      <w:r w:rsidRPr="002E4CC5">
        <w:rPr>
          <w:lang w:val="nl-NL"/>
          <w:rPrChange w:id="278" w:author="Zuidema, Pieter" w:date="2021-02-23T12:23:00Z">
            <w:rPr/>
          </w:rPrChange>
        </w:rPr>
        <w:t xml:space="preserve">, R., </w:t>
      </w:r>
      <w:proofErr w:type="spellStart"/>
      <w:r w:rsidRPr="002E4CC5">
        <w:rPr>
          <w:lang w:val="nl-NL"/>
          <w:rPrChange w:id="279" w:author="Zuidema, Pieter" w:date="2021-02-23T12:23:00Z">
            <w:rPr/>
          </w:rPrChange>
        </w:rPr>
        <w:t>Smiljanic</w:t>
      </w:r>
      <w:proofErr w:type="spellEnd"/>
      <w:r w:rsidRPr="002E4CC5">
        <w:rPr>
          <w:lang w:val="nl-NL"/>
          <w:rPrChange w:id="280" w:author="Zuidema, Pieter" w:date="2021-02-23T12:23:00Z">
            <w:rPr/>
          </w:rPrChange>
        </w:rPr>
        <w:t xml:space="preserve">, M., &amp; </w:t>
      </w:r>
      <w:proofErr w:type="spellStart"/>
      <w:r w:rsidRPr="002E4CC5">
        <w:rPr>
          <w:lang w:val="nl-NL"/>
          <w:rPrChange w:id="281" w:author="Zuidema, Pieter" w:date="2021-02-23T12:23:00Z">
            <w:rPr/>
          </w:rPrChange>
        </w:rPr>
        <w:t>Trouillier</w:t>
      </w:r>
      <w:proofErr w:type="spellEnd"/>
      <w:r w:rsidRPr="002E4CC5">
        <w:rPr>
          <w:lang w:val="nl-NL"/>
          <w:rPrChange w:id="282" w:author="Zuidema, Pieter" w:date="2021-02-23T12:23: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hyperlink r:id="rId115">
        <w:r>
          <w:rPr>
            <w:rStyle w:val="Hyperlink"/>
          </w:rPr>
          <w:t>https://doi.org/10.1111/gcb.15057</w:t>
        </w:r>
      </w:hyperlink>
    </w:p>
    <w:p w14:paraId="693CEDAE" w14:textId="77777777" w:rsidR="0022186F" w:rsidRDefault="003343E2">
      <w:pPr>
        <w:pStyle w:val="Bibliography"/>
      </w:pPr>
      <w:bookmarkStart w:id="283" w:name="ref-wood_fast_2011"/>
      <w:bookmarkEnd w:id="262"/>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6">
        <w:r>
          <w:rPr>
            <w:rStyle w:val="Hyperlink"/>
          </w:rPr>
          <w:t>https://doi.org/10.1111/j.1467-9868.2010.00749.x</w:t>
        </w:r>
      </w:hyperlink>
    </w:p>
    <w:p w14:paraId="61772152" w14:textId="77777777" w:rsidR="0022186F" w:rsidRDefault="003343E2">
      <w:pPr>
        <w:pStyle w:val="Bibliography"/>
      </w:pPr>
      <w:bookmarkStart w:id="284" w:name="ref-woodhouse_artificial_1999"/>
      <w:bookmarkEnd w:id="283"/>
      <w:r>
        <w:t xml:space="preserve">Woodhouse, C. A. (1999). Artificial neural networks and dendroclimatic reconstructions: An example from the Front Range, Colorado, USA: </w:t>
      </w:r>
      <w:r>
        <w:rPr>
          <w:i/>
        </w:rPr>
        <w:t>The Holocene</w:t>
      </w:r>
      <w:r>
        <w:t xml:space="preserve">. </w:t>
      </w:r>
      <w:hyperlink r:id="rId117">
        <w:r>
          <w:rPr>
            <w:rStyle w:val="Hyperlink"/>
          </w:rPr>
          <w:t>https://doi.org/10.1191/095968399667128516</w:t>
        </w:r>
      </w:hyperlink>
    </w:p>
    <w:p w14:paraId="32464352" w14:textId="77777777" w:rsidR="0022186F" w:rsidRDefault="003343E2">
      <w:pPr>
        <w:pStyle w:val="Bibliography"/>
      </w:pPr>
      <w:bookmarkStart w:id="285" w:name="ref-zang_dendroclimatic_2013"/>
      <w:bookmarkEnd w:id="284"/>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18">
        <w:r>
          <w:rPr>
            <w:rStyle w:val="Hyperlink"/>
          </w:rPr>
          <w:t>https://doi.org/10.1016/j.dendro.2012.08.001</w:t>
        </w:r>
      </w:hyperlink>
    </w:p>
    <w:p w14:paraId="4C917648" w14:textId="77777777" w:rsidR="0022186F" w:rsidRPr="002E4CC5" w:rsidRDefault="003343E2">
      <w:pPr>
        <w:pStyle w:val="Bibliography"/>
        <w:rPr>
          <w:lang w:val="nl-NL"/>
          <w:rPrChange w:id="286" w:author="Zuidema, Pieter" w:date="2021-02-23T12:23:00Z">
            <w:rPr/>
          </w:rPrChange>
        </w:rPr>
      </w:pPr>
      <w:bookmarkStart w:id="287" w:name="ref-zang_treeclim_2015"/>
      <w:bookmarkEnd w:id="285"/>
      <w:r>
        <w:t xml:space="preserve">Zang, C., &amp; Biondi, F. (2015). </w:t>
      </w:r>
      <w:proofErr w:type="gramStart"/>
      <w:r>
        <w:t>Treeclim :</w:t>
      </w:r>
      <w:proofErr w:type="gramEnd"/>
      <w:r>
        <w:t xml:space="preserve"> An R package for the numerical calibration of proxy-climate relationships. </w:t>
      </w:r>
      <w:proofErr w:type="spellStart"/>
      <w:r w:rsidRPr="002E4CC5">
        <w:rPr>
          <w:i/>
          <w:lang w:val="nl-NL"/>
          <w:rPrChange w:id="288" w:author="Zuidema, Pieter" w:date="2021-02-23T12:23:00Z">
            <w:rPr>
              <w:i/>
            </w:rPr>
          </w:rPrChange>
        </w:rPr>
        <w:t>Ecography</w:t>
      </w:r>
      <w:proofErr w:type="spellEnd"/>
      <w:r w:rsidRPr="002E4CC5">
        <w:rPr>
          <w:lang w:val="nl-NL"/>
          <w:rPrChange w:id="289" w:author="Zuidema, Pieter" w:date="2021-02-23T12:23:00Z">
            <w:rPr/>
          </w:rPrChange>
        </w:rPr>
        <w:t xml:space="preserve">, </w:t>
      </w:r>
      <w:r w:rsidRPr="002E4CC5">
        <w:rPr>
          <w:i/>
          <w:lang w:val="nl-NL"/>
          <w:rPrChange w:id="290" w:author="Zuidema, Pieter" w:date="2021-02-23T12:23:00Z">
            <w:rPr>
              <w:i/>
            </w:rPr>
          </w:rPrChange>
        </w:rPr>
        <w:t>38</w:t>
      </w:r>
      <w:r w:rsidRPr="002E4CC5">
        <w:rPr>
          <w:lang w:val="nl-NL"/>
          <w:rPrChange w:id="291" w:author="Zuidema, Pieter" w:date="2021-02-23T12:23:00Z">
            <w:rPr/>
          </w:rPrChange>
        </w:rPr>
        <w:t xml:space="preserve">(4), 431–436. </w:t>
      </w:r>
      <w:r>
        <w:fldChar w:fldCharType="begin"/>
      </w:r>
      <w:r w:rsidRPr="002E4CC5">
        <w:rPr>
          <w:lang w:val="nl-NL"/>
          <w:rPrChange w:id="292" w:author="Zuidema, Pieter" w:date="2021-02-23T12:23:00Z">
            <w:rPr/>
          </w:rPrChange>
        </w:rPr>
        <w:instrText xml:space="preserve"> HYPERLINK "https://doi.org/10.1111/ecog.01335" \h </w:instrText>
      </w:r>
      <w:r>
        <w:fldChar w:fldCharType="separate"/>
      </w:r>
      <w:r w:rsidRPr="002E4CC5">
        <w:rPr>
          <w:rStyle w:val="Hyperlink"/>
          <w:lang w:val="nl-NL"/>
          <w:rPrChange w:id="293" w:author="Zuidema, Pieter" w:date="2021-02-23T12:23:00Z">
            <w:rPr>
              <w:rStyle w:val="Hyperlink"/>
            </w:rPr>
          </w:rPrChange>
        </w:rPr>
        <w:t>https://doi.org/10.1111/ecog.01335</w:t>
      </w:r>
      <w:r>
        <w:rPr>
          <w:rStyle w:val="Hyperlink"/>
        </w:rPr>
        <w:fldChar w:fldCharType="end"/>
      </w:r>
    </w:p>
    <w:p w14:paraId="03738BAA" w14:textId="77777777" w:rsidR="0022186F" w:rsidRDefault="003343E2">
      <w:pPr>
        <w:pStyle w:val="Bibliography"/>
      </w:pPr>
      <w:bookmarkStart w:id="294" w:name="ref-zuidema_recent_2020"/>
      <w:bookmarkEnd w:id="287"/>
      <w:r w:rsidRPr="002E4CC5">
        <w:rPr>
          <w:lang w:val="nl-NL"/>
          <w:rPrChange w:id="295" w:author="Zuidema, Pieter" w:date="2021-02-23T12:23: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19">
        <w:r>
          <w:rPr>
            <w:rStyle w:val="Hyperlink"/>
          </w:rPr>
          <w:t>https://doi.org/10.1111/gcb.15092</w:t>
        </w:r>
      </w:hyperlink>
      <w:bookmarkEnd w:id="97"/>
      <w:bookmarkEnd w:id="99"/>
      <w:bookmarkEnd w:id="294"/>
    </w:p>
    <w:sectPr w:rsidR="0022186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uidema, Pieter" w:date="2021-02-23T15:04:00Z" w:initials="ZP">
    <w:p w14:paraId="730F09CE" w14:textId="1F29DAC4" w:rsidR="004103F9" w:rsidRDefault="004103F9">
      <w:pPr>
        <w:pStyle w:val="CommentText"/>
      </w:pPr>
      <w:r>
        <w:rPr>
          <w:rStyle w:val="CommentReference"/>
        </w:rPr>
        <w:annotationRef/>
      </w:r>
      <w:r w:rsidRPr="004103F9">
        <w:rPr>
          <w:highlight w:val="yellow"/>
        </w:rPr>
        <w:t>Perhaps a title that captures the results, instead of the method?</w:t>
      </w:r>
      <w:r>
        <w:t xml:space="preserve"> </w:t>
      </w:r>
    </w:p>
  </w:comment>
  <w:comment w:id="17" w:author="Zuidema, Pieter" w:date="2021-02-23T12:24:00Z" w:initials="ZP">
    <w:p w14:paraId="5ADB7D3E" w14:textId="77777777" w:rsidR="004103F9" w:rsidRDefault="004103F9">
      <w:pPr>
        <w:pStyle w:val="CommentText"/>
      </w:pPr>
      <w:r>
        <w:rPr>
          <w:rStyle w:val="CommentReference"/>
        </w:rPr>
        <w:annotationRef/>
      </w:r>
      <w:r w:rsidRPr="005E3060">
        <w:rPr>
          <w:highlight w:val="yellow"/>
        </w:rPr>
        <w:t>I’d say: develop and apply, to make this more than “just” a methodological paper.</w:t>
      </w:r>
      <w:r>
        <w:t xml:space="preserve"> </w:t>
      </w:r>
    </w:p>
  </w:comment>
  <w:comment w:id="19" w:author="Zuidema, Pieter" w:date="2021-02-23T13:14:00Z" w:initials="ZP">
    <w:p w14:paraId="04604679" w14:textId="367B45CF" w:rsidR="004103F9" w:rsidRDefault="004103F9">
      <w:pPr>
        <w:pStyle w:val="CommentText"/>
      </w:pPr>
      <w:r>
        <w:rPr>
          <w:rStyle w:val="CommentReference"/>
        </w:rPr>
        <w:annotationRef/>
      </w:r>
      <w:r>
        <w:t xml:space="preserve">The introduction is quite lengthy </w:t>
      </w:r>
      <w:proofErr w:type="gramStart"/>
      <w:r>
        <w:t>now, and</w:t>
      </w:r>
      <w:proofErr w:type="gramEnd"/>
      <w:r>
        <w:t xml:space="preserve"> can be shortened and more clearly structured. A bit below, I’ve made some suggestions to structure differently. </w:t>
      </w:r>
    </w:p>
    <w:p w14:paraId="04E9AE8C" w14:textId="77777777" w:rsidR="004103F9" w:rsidRDefault="004103F9">
      <w:pPr>
        <w:pStyle w:val="CommentText"/>
      </w:pPr>
      <w:r>
        <w:t xml:space="preserve">To sell the method we’re using, it is clear that we need to discuss some of the downsides of traditional tree-ring analysis, but it’s also important that we highlight important features that make tree-ring records valuable in general. And to show this value relative to other methods (e.g., PSPs, experiments, RS). Three features of tree rings stand out I think: 1. They allow reconstruction of individual growth history at decadal to centennial scale (so longer than most plots and RS); 2. They can be more flexibly planned in geographic/climate space than plots; 3. A suite of other information about tree responses to climate can be obtained from them retrospectively (anatomy, isotopes). </w:t>
      </w:r>
    </w:p>
    <w:p w14:paraId="798C4CB1" w14:textId="4FB9EBF6" w:rsidR="004103F9" w:rsidRDefault="004103F9">
      <w:pPr>
        <w:pStyle w:val="CommentText"/>
      </w:pPr>
      <w:r w:rsidRPr="0039672E">
        <w:rPr>
          <w:highlight w:val="yellow"/>
        </w:rPr>
        <w:t xml:space="preserve">With some of the colleagues on this paper, I made these (and other points) in a </w:t>
      </w:r>
      <w:proofErr w:type="spellStart"/>
      <w:r w:rsidRPr="0039672E">
        <w:rPr>
          <w:highlight w:val="yellow"/>
        </w:rPr>
        <w:t>TiPS</w:t>
      </w:r>
      <w:proofErr w:type="spellEnd"/>
      <w:r w:rsidRPr="0039672E">
        <w:rPr>
          <w:highlight w:val="yellow"/>
        </w:rPr>
        <w:t xml:space="preserve"> piece some years ago. Could be useful to cite here: </w:t>
      </w:r>
      <w:hyperlink r:id="rId1" w:history="1">
        <w:r w:rsidRPr="0039672E">
          <w:rPr>
            <w:rStyle w:val="Hyperlink"/>
            <w:highlight w:val="yellow"/>
          </w:rPr>
          <w:t>https://www.</w:t>
        </w:r>
        <w:r w:rsidRPr="0039672E">
          <w:rPr>
            <w:rStyle w:val="Hyperlink"/>
            <w:highlight w:val="yellow"/>
          </w:rPr>
          <w:t>s</w:t>
        </w:r>
        <w:r w:rsidRPr="0039672E">
          <w:rPr>
            <w:rStyle w:val="Hyperlink"/>
            <w:highlight w:val="yellow"/>
          </w:rPr>
          <w:t>ciencedirect.com/science/article/abs/pii/S1360138513001076</w:t>
        </w:r>
      </w:hyperlink>
      <w:r w:rsidRPr="0039672E">
        <w:rPr>
          <w:highlight w:val="yellow"/>
        </w:rPr>
        <w:t xml:space="preserve"> .</w:t>
      </w:r>
      <w:r>
        <w:t xml:space="preserve"> </w:t>
      </w:r>
    </w:p>
  </w:comment>
  <w:comment w:id="20" w:author="Zuidema, Pieter" w:date="2021-02-23T12:40:00Z" w:initials="ZP">
    <w:p w14:paraId="6E68E1C4" w14:textId="7CCFA5A8" w:rsidR="004103F9" w:rsidRDefault="004103F9">
      <w:pPr>
        <w:pStyle w:val="CommentText"/>
      </w:pPr>
      <w:r>
        <w:rPr>
          <w:rStyle w:val="CommentReference"/>
        </w:rPr>
        <w:annotationRef/>
      </w:r>
      <w:r w:rsidRPr="005E3060">
        <w:rPr>
          <w:highlight w:val="yellow"/>
        </w:rPr>
        <w:t>Position of this terms in between references is a bit strange.</w:t>
      </w:r>
      <w:r>
        <w:t xml:space="preserve"> </w:t>
      </w:r>
    </w:p>
  </w:comment>
  <w:comment w:id="21" w:author="Zuidema, Pieter" w:date="2021-02-23T12:39:00Z" w:initials="ZP">
    <w:p w14:paraId="5CEB925F" w14:textId="33093794" w:rsidR="004103F9" w:rsidRDefault="004103F9">
      <w:pPr>
        <w:pStyle w:val="CommentText"/>
      </w:pPr>
      <w:r>
        <w:rPr>
          <w:rStyle w:val="CommentReference"/>
        </w:rPr>
        <w:annotationRef/>
      </w:r>
      <w:proofErr w:type="spellStart"/>
      <w:r>
        <w:t>Perhaphs</w:t>
      </w:r>
      <w:proofErr w:type="spellEnd"/>
      <w:r>
        <w:t xml:space="preserve"> add the differential sensitivity of small vs large individuals here? Or the variation in responses among trees? All of that is “lost” in traditional dendrochronological studies. </w:t>
      </w:r>
    </w:p>
  </w:comment>
  <w:comment w:id="22" w:author="Zuidema, Pieter" w:date="2021-02-23T12:45:00Z" w:initials="ZP">
    <w:p w14:paraId="23D18F5C" w14:textId="77777777" w:rsidR="004103F9" w:rsidRDefault="004103F9" w:rsidP="00547411">
      <w:pPr>
        <w:pStyle w:val="CommentText"/>
      </w:pPr>
      <w:r>
        <w:rPr>
          <w:rStyle w:val="CommentReference"/>
        </w:rPr>
        <w:annotationRef/>
      </w:r>
      <w:r>
        <w:t xml:space="preserve">I’d add the term “traditional” here. What I miss in the following paragraphs is treatment and mention of methodological developments to overcome some of these </w:t>
      </w:r>
      <w:proofErr w:type="gramStart"/>
      <w:r>
        <w:t>issues</w:t>
      </w:r>
      <w:proofErr w:type="gramEnd"/>
      <w:r>
        <w:t xml:space="preserve"> problems. For some time now, </w:t>
      </w:r>
      <w:proofErr w:type="spellStart"/>
      <w:r>
        <w:t>dendrochronologists</w:t>
      </w:r>
      <w:proofErr w:type="spellEnd"/>
      <w:r>
        <w:t xml:space="preserve"> are using mixed effects models that allow explicitly accounting for among-individual responses to climate, for ontogenetic effects and for checking effects of multiple drivers at the same time. Examples are in Vlam et al 2014 (you refer to the online pub date of 2013), Zuidema et al 2020, </w:t>
      </w:r>
      <w:proofErr w:type="spellStart"/>
      <w:r>
        <w:t>Gazol</w:t>
      </w:r>
      <w:proofErr w:type="spellEnd"/>
      <w:r>
        <w:t xml:space="preserve"> et al 2018 (</w:t>
      </w:r>
      <w:hyperlink r:id="rId2" w:history="1">
        <w:r w:rsidRPr="00D144F7">
          <w:rPr>
            <w:rStyle w:val="Hyperlink"/>
          </w:rPr>
          <w:t>https://onlinelibrary.wiley.com/doi/pdf/10.1111/gcb.14082</w:t>
        </w:r>
      </w:hyperlink>
      <w:r>
        <w:t>).</w:t>
      </w:r>
    </w:p>
    <w:p w14:paraId="31EB976B" w14:textId="65C6ABB8" w:rsidR="004103F9" w:rsidRDefault="004103F9" w:rsidP="00547411">
      <w:pPr>
        <w:pStyle w:val="CommentText"/>
      </w:pPr>
      <w:r>
        <w:t xml:space="preserve">Another important method is that of Regional Curve Standardization, which is not mentioned now, but deserves to be included </w:t>
      </w:r>
      <w:proofErr w:type="gramStart"/>
      <w:r>
        <w:t>here</w:t>
      </w:r>
      <w:proofErr w:type="gramEnd"/>
      <w:r>
        <w:t xml:space="preserve"> I think. </w:t>
      </w:r>
    </w:p>
  </w:comment>
  <w:comment w:id="23" w:author="Zuidema, Pieter" w:date="2021-02-23T12:42:00Z" w:initials="ZP">
    <w:p w14:paraId="691AC239" w14:textId="0F489593" w:rsidR="004103F9" w:rsidRDefault="004103F9">
      <w:pPr>
        <w:pStyle w:val="CommentText"/>
      </w:pPr>
      <w:r>
        <w:rPr>
          <w:rStyle w:val="CommentReference"/>
        </w:rPr>
        <w:annotationRef/>
      </w:r>
      <w:r>
        <w:t xml:space="preserve">I do not get the logic of this sentence. I read this as: chronologies have been used to approximate climate responses, but their potential is limited. I think the reason why the potential is limited needs to be explained here. </w:t>
      </w:r>
    </w:p>
  </w:comment>
  <w:comment w:id="24" w:author="Zuidema, Pieter" w:date="2021-02-23T12:53:00Z" w:initials="ZP">
    <w:p w14:paraId="1A9BEE86" w14:textId="70EDD7F0" w:rsidR="004103F9" w:rsidRDefault="004103F9">
      <w:pPr>
        <w:pStyle w:val="CommentText"/>
      </w:pPr>
      <w:r>
        <w:rPr>
          <w:rStyle w:val="CommentReference"/>
        </w:rPr>
        <w:annotationRef/>
      </w:r>
      <w:r>
        <w:t xml:space="preserve">I think the downsides of ‘traditional’ </w:t>
      </w:r>
      <w:proofErr w:type="spellStart"/>
      <w:r>
        <w:t>dendro</w:t>
      </w:r>
      <w:proofErr w:type="spellEnd"/>
      <w:r>
        <w:t xml:space="preserve"> methods can be structured more concisely and ordered. Perhaps start with a list of issues (removing individual variation, assuming linear climate responses, evaluating one climate variable at the same, etc.) and then treat these by explaining what is done and why this could be limiting our insights into climate responses.  </w:t>
      </w:r>
    </w:p>
    <w:p w14:paraId="51420692" w14:textId="2859CA61" w:rsidR="004103F9" w:rsidRDefault="004103F9">
      <w:pPr>
        <w:pStyle w:val="CommentText"/>
      </w:pPr>
    </w:p>
    <w:p w14:paraId="2E237DD1" w14:textId="77777777" w:rsidR="004103F9" w:rsidRDefault="004103F9">
      <w:pPr>
        <w:pStyle w:val="CommentText"/>
      </w:pPr>
      <w:r>
        <w:t xml:space="preserve">Another point is that the habit of removing individual variation is not limited to </w:t>
      </w:r>
      <w:proofErr w:type="spellStart"/>
      <w:r>
        <w:t>dendrochronologists</w:t>
      </w:r>
      <w:proofErr w:type="spellEnd"/>
      <w:r>
        <w:t xml:space="preserve">. Virtually all plot studies (except for the ones dealing specifically with </w:t>
      </w:r>
      <w:proofErr w:type="spellStart"/>
      <w:r>
        <w:t>demograhic</w:t>
      </w:r>
      <w:proofErr w:type="spellEnd"/>
      <w:r>
        <w:t xml:space="preserve"> analysis) do not include individual variation when analyzing growth or mortality dynamics. </w:t>
      </w:r>
    </w:p>
    <w:p w14:paraId="3728A71C" w14:textId="77777777" w:rsidR="004103F9" w:rsidRDefault="004103F9">
      <w:pPr>
        <w:pStyle w:val="CommentText"/>
      </w:pPr>
    </w:p>
    <w:p w14:paraId="567FA0A9" w14:textId="2C3F900C" w:rsidR="004103F9" w:rsidRDefault="004103F9">
      <w:pPr>
        <w:pStyle w:val="CommentText"/>
      </w:pPr>
      <w:r>
        <w:t xml:space="preserve">Finally, a point that could be made somewhere in the intro or discussion, is that the </w:t>
      </w:r>
    </w:p>
    <w:p w14:paraId="1FFAEE68" w14:textId="317E5495" w:rsidR="004103F9" w:rsidRDefault="004103F9">
      <w:pPr>
        <w:pStyle w:val="CommentText"/>
      </w:pPr>
    </w:p>
  </w:comment>
  <w:comment w:id="25" w:author="Zuidema, Pieter" w:date="2021-02-23T13:01:00Z" w:initials="ZP">
    <w:p w14:paraId="65FEF36C" w14:textId="232C79CE" w:rsidR="004103F9" w:rsidRDefault="004103F9">
      <w:pPr>
        <w:pStyle w:val="CommentText"/>
      </w:pPr>
      <w:r>
        <w:rPr>
          <w:rStyle w:val="CommentReference"/>
        </w:rPr>
        <w:annotationRef/>
      </w:r>
      <w:r>
        <w:t xml:space="preserve">Too short a timeframe to be relevant in this work? </w:t>
      </w:r>
    </w:p>
  </w:comment>
  <w:comment w:id="26" w:author="Zuidema, Pieter" w:date="2021-02-23T13:01:00Z" w:initials="ZP">
    <w:p w14:paraId="593FD626" w14:textId="548C2DED" w:rsidR="004103F9" w:rsidRDefault="004103F9">
      <w:pPr>
        <w:pStyle w:val="CommentText"/>
      </w:pPr>
      <w:r>
        <w:rPr>
          <w:rStyle w:val="CommentReference"/>
        </w:rPr>
        <w:annotationRef/>
      </w:r>
      <w:r>
        <w:rPr>
          <w:rStyle w:val="CommentReference"/>
        </w:rPr>
        <w:t xml:space="preserve">You can refer to </w:t>
      </w:r>
      <w:proofErr w:type="spellStart"/>
      <w:r>
        <w:rPr>
          <w:rStyle w:val="CommentReference"/>
        </w:rPr>
        <w:t>Klesse</w:t>
      </w:r>
      <w:proofErr w:type="spellEnd"/>
      <w:r>
        <w:rPr>
          <w:rStyle w:val="CommentReference"/>
        </w:rPr>
        <w:t xml:space="preserve"> et al studies here. </w:t>
      </w:r>
    </w:p>
  </w:comment>
  <w:comment w:id="27" w:author="Zuidema, Pieter" w:date="2021-02-23T13:02:00Z" w:initials="ZP">
    <w:p w14:paraId="3844A67C" w14:textId="1A1BBBCA" w:rsidR="004103F9" w:rsidRPr="000C48D8" w:rsidRDefault="004103F9">
      <w:pPr>
        <w:pStyle w:val="CommentText"/>
        <w:rPr>
          <w:lang w:val="nl-NL"/>
        </w:rPr>
      </w:pPr>
      <w:r>
        <w:rPr>
          <w:rStyle w:val="CommentReference"/>
        </w:rPr>
        <w:annotationRef/>
      </w:r>
      <w:proofErr w:type="spellStart"/>
      <w:r w:rsidRPr="000C48D8">
        <w:rPr>
          <w:lang w:val="nl-NL"/>
        </w:rPr>
        <w:t>And</w:t>
      </w:r>
      <w:proofErr w:type="spellEnd"/>
      <w:r w:rsidRPr="000C48D8">
        <w:rPr>
          <w:lang w:val="nl-NL"/>
        </w:rPr>
        <w:t xml:space="preserve"> </w:t>
      </w:r>
      <w:proofErr w:type="spellStart"/>
      <w:r w:rsidRPr="000C48D8">
        <w:rPr>
          <w:lang w:val="nl-NL"/>
        </w:rPr>
        <w:t>see</w:t>
      </w:r>
      <w:proofErr w:type="spellEnd"/>
      <w:r w:rsidRPr="000C48D8">
        <w:rPr>
          <w:lang w:val="nl-NL"/>
        </w:rPr>
        <w:t xml:space="preserve"> Vlam et al 2014, Z</w:t>
      </w:r>
      <w:r>
        <w:rPr>
          <w:lang w:val="nl-NL"/>
        </w:rPr>
        <w:t xml:space="preserve">uidema et al 2020, </w:t>
      </w:r>
    </w:p>
  </w:comment>
  <w:comment w:id="28" w:author="Zuidema, Pieter" w:date="2021-02-23T13:28:00Z" w:initials="ZP">
    <w:p w14:paraId="31A960CA" w14:textId="47526230" w:rsidR="004103F9" w:rsidRDefault="004103F9">
      <w:pPr>
        <w:pStyle w:val="CommentText"/>
      </w:pPr>
      <w:r>
        <w:rPr>
          <w:rStyle w:val="CommentReference"/>
        </w:rPr>
        <w:annotationRef/>
      </w:r>
      <w:r>
        <w:t xml:space="preserve">Perhaps gradual? This can also be periodic cycles of rainfall or temperature, at decadal scales, right? </w:t>
      </w:r>
    </w:p>
  </w:comment>
  <w:comment w:id="29" w:author="Zuidema, Pieter" w:date="2021-02-23T13:29:00Z" w:initials="ZP">
    <w:p w14:paraId="3E8DA042" w14:textId="14611193" w:rsidR="004103F9" w:rsidRDefault="004103F9">
      <w:pPr>
        <w:pStyle w:val="CommentText"/>
      </w:pPr>
      <w:r>
        <w:rPr>
          <w:rStyle w:val="CommentReference"/>
        </w:rPr>
        <w:annotationRef/>
      </w:r>
      <w:r>
        <w:t xml:space="preserve">And may affect climate responses, see Babst et al 2019 and Zuidema et al 2019. </w:t>
      </w:r>
    </w:p>
  </w:comment>
  <w:comment w:id="30" w:author="Zuidema, Pieter" w:date="2021-02-23T13:05:00Z" w:initials="ZP">
    <w:p w14:paraId="31975B16" w14:textId="75771CCE" w:rsidR="004103F9" w:rsidRDefault="004103F9">
      <w:pPr>
        <w:pStyle w:val="CommentText"/>
      </w:pPr>
      <w:r>
        <w:rPr>
          <w:rStyle w:val="CommentReference"/>
        </w:rPr>
        <w:annotationRef/>
      </w:r>
      <w:r w:rsidRPr="00EB2E2C">
        <w:rPr>
          <w:highlight w:val="yellow"/>
        </w:rPr>
        <w:t>And apply; or “and demonstrate its validity”??</w:t>
      </w:r>
    </w:p>
  </w:comment>
  <w:comment w:id="50" w:author="Zuidema, Pieter" w:date="2021-02-23T13:11:00Z" w:initials="ZP">
    <w:p w14:paraId="3FDB99D4" w14:textId="5F91DB06" w:rsidR="004103F9" w:rsidRDefault="004103F9">
      <w:pPr>
        <w:pStyle w:val="CommentText"/>
      </w:pPr>
      <w:r>
        <w:rPr>
          <w:rStyle w:val="CommentReference"/>
        </w:rPr>
        <w:annotationRef/>
      </w:r>
      <w:r>
        <w:t xml:space="preserve">In this appendix, it would be better if we’d compare the responses obtained here with those from a mixed effect model at level, with additive effects of seasonal </w:t>
      </w:r>
      <w:proofErr w:type="spellStart"/>
      <w:r>
        <w:t>Tmin</w:t>
      </w:r>
      <w:proofErr w:type="spellEnd"/>
      <w:r>
        <w:t xml:space="preserve"> </w:t>
      </w:r>
      <w:proofErr w:type="spellStart"/>
      <w:r>
        <w:t>Tmax</w:t>
      </w:r>
      <w:proofErr w:type="spellEnd"/>
      <w:r>
        <w:t xml:space="preserve"> and </w:t>
      </w:r>
      <w:proofErr w:type="spellStart"/>
      <w:r>
        <w:t>Precip</w:t>
      </w:r>
      <w:proofErr w:type="spellEnd"/>
      <w:r>
        <w:t xml:space="preserve">. Or include the MEM results in addition to those from correlations. </w:t>
      </w:r>
    </w:p>
  </w:comment>
  <w:comment w:id="52" w:author="Zuidema, Pieter" w:date="2021-02-23T14:40:00Z" w:initials="ZP">
    <w:p w14:paraId="6263D3A6" w14:textId="359B91A2" w:rsidR="004103F9" w:rsidRDefault="004103F9">
      <w:pPr>
        <w:pStyle w:val="CommentText"/>
      </w:pPr>
      <w:r>
        <w:rPr>
          <w:rStyle w:val="CommentReference"/>
        </w:rPr>
        <w:annotationRef/>
      </w:r>
      <w:r w:rsidRPr="00DD3682">
        <w:rPr>
          <w:highlight w:val="yellow"/>
        </w:rPr>
        <w:t>This is a cool and inspirational way of analyzing!</w:t>
      </w:r>
    </w:p>
  </w:comment>
  <w:comment w:id="53" w:author="Zuidema, Pieter" w:date="2021-02-23T14:39:00Z" w:initials="ZP">
    <w:p w14:paraId="2FD6D32B" w14:textId="56666C19" w:rsidR="004103F9" w:rsidRDefault="004103F9">
      <w:pPr>
        <w:pStyle w:val="CommentText"/>
      </w:pPr>
      <w:r>
        <w:rPr>
          <w:rStyle w:val="CommentReference"/>
        </w:rPr>
        <w:annotationRef/>
      </w:r>
      <w:r>
        <w:t xml:space="preserve">Is there a list of cases/species somewhere? </w:t>
      </w:r>
    </w:p>
  </w:comment>
  <w:comment w:id="54" w:author="Teixeira, Kristina A." w:date="2021-04-21T11:19:00Z" w:initials="TKA">
    <w:p w14:paraId="4FA795BF" w14:textId="4F38486B" w:rsidR="00475D2D" w:rsidRDefault="00475D2D">
      <w:pPr>
        <w:pStyle w:val="CommentText"/>
      </w:pPr>
      <w:r>
        <w:rPr>
          <w:rStyle w:val="CommentReference"/>
        </w:rPr>
        <w:annotationRef/>
      </w:r>
      <w:r>
        <w:t>Issue 125</w:t>
      </w:r>
    </w:p>
  </w:comment>
  <w:comment w:id="57" w:author="Zuidema, Pieter" w:date="2021-02-23T14:52:00Z" w:initials="ZP">
    <w:p w14:paraId="40F084CA" w14:textId="77777777" w:rsidR="004103F9" w:rsidRDefault="004103F9">
      <w:pPr>
        <w:pStyle w:val="CommentText"/>
      </w:pPr>
      <w:r>
        <w:rPr>
          <w:rStyle w:val="CommentReference"/>
        </w:rPr>
        <w:annotationRef/>
      </w:r>
      <w:r>
        <w:t xml:space="preserve">I wonder whether we need to show all of these, so RW, BAI and </w:t>
      </w:r>
      <w:proofErr w:type="spellStart"/>
      <w:r>
        <w:t>dAGB</w:t>
      </w:r>
      <w:proofErr w:type="spellEnd"/>
      <w:r>
        <w:t xml:space="preserve">. I’d say that the most interesting and one closest to our data is BAI. But </w:t>
      </w:r>
      <w:proofErr w:type="spellStart"/>
      <w:r>
        <w:t>dAGB</w:t>
      </w:r>
      <w:proofErr w:type="spellEnd"/>
      <w:r>
        <w:t xml:space="preserve"> is also a defendable choice! </w:t>
      </w:r>
    </w:p>
    <w:p w14:paraId="6A3D9614" w14:textId="5C4F1F61" w:rsidR="004103F9" w:rsidRDefault="004103F9">
      <w:pPr>
        <w:pStyle w:val="CommentText"/>
      </w:pPr>
      <w:r>
        <w:t xml:space="preserve">The other graphs could be moved to the Appendix. It saves space in discussing and makes the paper easier to digest.  </w:t>
      </w:r>
    </w:p>
  </w:comment>
  <w:comment w:id="58" w:author="Teixeira, Kristina A." w:date="2021-04-21T11:20:00Z" w:initials="TKA">
    <w:p w14:paraId="3D3F1EA4" w14:textId="05AD0580" w:rsidR="00475D2D" w:rsidRDefault="00475D2D">
      <w:pPr>
        <w:pStyle w:val="CommentText"/>
      </w:pPr>
      <w:r>
        <w:rPr>
          <w:rStyle w:val="CommentReference"/>
        </w:rPr>
        <w:annotationRef/>
      </w:r>
      <w:r>
        <w:t xml:space="preserve">I think different readers find different metrics interesting. </w:t>
      </w:r>
    </w:p>
  </w:comment>
  <w:comment w:id="60" w:author="Zuidema, Pieter" w:date="2021-02-23T14:56:00Z" w:initials="ZP">
    <w:p w14:paraId="4E11A533" w14:textId="39E30FC1" w:rsidR="004103F9" w:rsidRDefault="004103F9">
      <w:pPr>
        <w:pStyle w:val="CommentText"/>
      </w:pPr>
      <w:r>
        <w:rPr>
          <w:rStyle w:val="CommentReference"/>
        </w:rPr>
        <w:annotationRef/>
      </w:r>
      <w:r w:rsidRPr="005E3060">
        <w:rPr>
          <w:highlight w:val="green"/>
        </w:rPr>
        <w:t xml:space="preserve">This is a key result: so far, </w:t>
      </w:r>
      <w:proofErr w:type="spellStart"/>
      <w:r w:rsidRPr="005E3060">
        <w:rPr>
          <w:highlight w:val="green"/>
        </w:rPr>
        <w:t>dendro</w:t>
      </w:r>
      <w:proofErr w:type="spellEnd"/>
      <w:r w:rsidRPr="005E3060">
        <w:rPr>
          <w:highlight w:val="green"/>
        </w:rPr>
        <w:t xml:space="preserve"> analyses have mostly not (been able to) assess(ed) these additive effects of multiple climatic variables.</w:t>
      </w:r>
      <w:r>
        <w:t xml:space="preserve"> </w:t>
      </w:r>
    </w:p>
  </w:comment>
  <w:comment w:id="61" w:author="Zuidema, Pieter" w:date="2021-02-23T14:54:00Z" w:initials="ZP">
    <w:p w14:paraId="6273B98F" w14:textId="6B36FF67" w:rsidR="004103F9" w:rsidRDefault="004103F9">
      <w:pPr>
        <w:pStyle w:val="CommentText"/>
      </w:pPr>
      <w:r>
        <w:rPr>
          <w:rStyle w:val="CommentReference"/>
        </w:rPr>
        <w:annotationRef/>
      </w:r>
      <w:r w:rsidRPr="005E3060">
        <w:rPr>
          <w:highlight w:val="green"/>
        </w:rPr>
        <w:t>I think this is a key result, that could/should be flashed out prominently in Discussion and Abstract. This is a nice contribution to the field.</w:t>
      </w:r>
      <w:r>
        <w:t xml:space="preserve">  </w:t>
      </w:r>
    </w:p>
  </w:comment>
  <w:comment w:id="62" w:author="Teixeira, Kristina A." w:date="2021-04-21T11:27:00Z" w:initials="TKA">
    <w:p w14:paraId="53ADDD8A" w14:textId="2F9684B1" w:rsidR="00C82C9A" w:rsidRDefault="00C82C9A">
      <w:pPr>
        <w:pStyle w:val="CommentText"/>
      </w:pPr>
      <w:r>
        <w:rPr>
          <w:rStyle w:val="CommentReference"/>
        </w:rPr>
        <w:annotationRef/>
      </w:r>
    </w:p>
  </w:comment>
  <w:comment w:id="63" w:author="Zuidema, Pieter" w:date="2021-02-23T14:57:00Z" w:initials="ZP">
    <w:p w14:paraId="56E03714" w14:textId="4F5CE640" w:rsidR="004103F9" w:rsidRDefault="004103F9">
      <w:pPr>
        <w:pStyle w:val="CommentText"/>
      </w:pPr>
      <w:r>
        <w:rPr>
          <w:rStyle w:val="CommentReference"/>
        </w:rPr>
        <w:annotationRef/>
      </w:r>
      <w:r w:rsidRPr="005E3060">
        <w:rPr>
          <w:highlight w:val="yellow"/>
        </w:rPr>
        <w:t>Toona is misspelled in the Figure</w:t>
      </w:r>
    </w:p>
  </w:comment>
  <w:comment w:id="65" w:author="Zuidema, Pieter" w:date="2021-02-23T14:58:00Z" w:initials="ZP">
    <w:p w14:paraId="51A28302" w14:textId="71DF49A7" w:rsidR="004103F9" w:rsidRDefault="004103F9">
      <w:pPr>
        <w:pStyle w:val="CommentText"/>
      </w:pPr>
      <w:r w:rsidRPr="005E3060">
        <w:rPr>
          <w:rStyle w:val="CommentReference"/>
          <w:highlight w:val="yellow"/>
        </w:rPr>
        <w:annotationRef/>
      </w:r>
      <w:r w:rsidRPr="005E3060">
        <w:rPr>
          <w:highlight w:val="yellow"/>
        </w:rPr>
        <w:t xml:space="preserve">Did you consider </w:t>
      </w:r>
      <w:proofErr w:type="gramStart"/>
      <w:r w:rsidRPr="005E3060">
        <w:rPr>
          <w:highlight w:val="yellow"/>
        </w:rPr>
        <w:t>to use</w:t>
      </w:r>
      <w:proofErr w:type="gramEnd"/>
      <w:r w:rsidRPr="005E3060">
        <w:rPr>
          <w:highlight w:val="yellow"/>
        </w:rPr>
        <w:t xml:space="preserve"> the plot total BA or biomass as a covariate in the models? That can only be done for the period since plot establishment, so will not replace the main analyses. But still... it would be a way to test the hypothesis that stand development is driving this.</w:t>
      </w:r>
      <w:r>
        <w:t xml:space="preserve"> </w:t>
      </w:r>
    </w:p>
  </w:comment>
  <w:comment w:id="66" w:author="Teixeira, Kristina A." w:date="2021-03-03T07:27:00Z" w:initials="TKA">
    <w:p w14:paraId="77DD75E0" w14:textId="45348B37" w:rsidR="004103F9" w:rsidRDefault="004103F9">
      <w:pPr>
        <w:pStyle w:val="CommentText"/>
      </w:pPr>
      <w:r>
        <w:rPr>
          <w:rStyle w:val="CommentReference"/>
        </w:rPr>
        <w:annotationRef/>
      </w:r>
      <w:r>
        <w:t>We don’t have the needed data</w:t>
      </w:r>
    </w:p>
  </w:comment>
  <w:comment w:id="72" w:author="Zuidema, Pieter" w:date="2021-02-23T15:02:00Z" w:initials="ZP">
    <w:p w14:paraId="7A80BBD0" w14:textId="7952A84A" w:rsidR="004103F9" w:rsidRDefault="004103F9">
      <w:pPr>
        <w:pStyle w:val="CommentText"/>
      </w:pPr>
      <w:r>
        <w:rPr>
          <w:rStyle w:val="CommentReference"/>
        </w:rPr>
        <w:annotationRef/>
      </w:r>
      <w:r w:rsidRPr="005E3060">
        <w:rPr>
          <w:highlight w:val="green"/>
        </w:rPr>
        <w:t xml:space="preserve">I think we can and should more clearly formulate here what we add to the field. This is the first time that additive and non-linear climatic effects are tested for tree growth across biomes; and the first time that the </w:t>
      </w:r>
      <w:proofErr w:type="spellStart"/>
      <w:r w:rsidRPr="005E3060">
        <w:rPr>
          <w:highlight w:val="green"/>
        </w:rPr>
        <w:t>magtniude</w:t>
      </w:r>
      <w:proofErr w:type="spellEnd"/>
      <w:r w:rsidRPr="005E3060">
        <w:rPr>
          <w:highlight w:val="green"/>
        </w:rPr>
        <w:t xml:space="preserve"> at which tree size modifies climate responses is revealed. The paper now reads a bit too much as a methods paper, while the news is in the results, not the methods. I think....</w:t>
      </w:r>
      <w:r>
        <w:t xml:space="preserve"> </w:t>
      </w:r>
    </w:p>
  </w:comment>
  <w:comment w:id="74" w:author="Zuidema, Pieter" w:date="2021-02-23T15:05:00Z" w:initials="ZP">
    <w:p w14:paraId="6102BE96" w14:textId="7FFA720F" w:rsidR="004103F9" w:rsidRDefault="004103F9">
      <w:pPr>
        <w:pStyle w:val="CommentText"/>
      </w:pPr>
      <w:r>
        <w:rPr>
          <w:rStyle w:val="CommentReference"/>
        </w:rPr>
        <w:annotationRef/>
      </w:r>
      <w:r>
        <w:t xml:space="preserve">For the tropics, you could refer to a tree-ring review in which include climate responses: </w:t>
      </w:r>
      <w:hyperlink r:id="rId3" w:history="1">
        <w:r w:rsidRPr="00D144F7">
          <w:rPr>
            <w:rStyle w:val="Hyperlink"/>
          </w:rPr>
          <w:t>https://link.springer.com/article/10.1007/s00468-010-0480-3</w:t>
        </w:r>
      </w:hyperlink>
      <w:r>
        <w:t xml:space="preserve"> </w:t>
      </w:r>
    </w:p>
  </w:comment>
  <w:comment w:id="75" w:author="Zuidema, Pieter" w:date="2021-02-23T15:07:00Z" w:initials="ZP">
    <w:p w14:paraId="086FF830" w14:textId="7F88E6DF" w:rsidR="004103F9" w:rsidRDefault="004103F9">
      <w:pPr>
        <w:pStyle w:val="CommentText"/>
      </w:pPr>
      <w:r>
        <w:rPr>
          <w:rStyle w:val="CommentReference"/>
        </w:rPr>
        <w:annotationRef/>
      </w:r>
      <w:r>
        <w:t xml:space="preserve">Be careful with the phrasing here: this is still based mostly on annual climate variation, not gradual climate shifts. </w:t>
      </w:r>
      <w:proofErr w:type="gramStart"/>
      <w:r>
        <w:t>So</w:t>
      </w:r>
      <w:proofErr w:type="gramEnd"/>
      <w:r>
        <w:t xml:space="preserve"> replace by “during warmer years”?</w:t>
      </w:r>
    </w:p>
  </w:comment>
  <w:comment w:id="76" w:author="Zuidema, Pieter" w:date="2021-02-23T15:09:00Z" w:initials="ZP">
    <w:p w14:paraId="4F676893" w14:textId="14776F0E" w:rsidR="004103F9" w:rsidRPr="00003248" w:rsidRDefault="004103F9">
      <w:pPr>
        <w:pStyle w:val="CommentText"/>
      </w:pPr>
      <w:r>
        <w:rPr>
          <w:rStyle w:val="CommentReference"/>
        </w:rPr>
        <w:annotationRef/>
      </w:r>
      <w:r>
        <w:t xml:space="preserve">I think this and the next two paragraphs can be shortened to remove overlap with the Introduction. It would be good to focus on what additional insights </w:t>
      </w:r>
      <w:r w:rsidRPr="00003248">
        <w:rPr>
          <w:b/>
          <w:bCs/>
        </w:rPr>
        <w:t>have</w:t>
      </w:r>
      <w:r>
        <w:t xml:space="preserve"> been obtained (instead of those that </w:t>
      </w:r>
      <w:r>
        <w:rPr>
          <w:b/>
          <w:bCs/>
        </w:rPr>
        <w:t>could be</w:t>
      </w:r>
      <w:r>
        <w:t xml:space="preserve"> obtained).</w:t>
      </w:r>
    </w:p>
  </w:comment>
  <w:comment w:id="77" w:author="Zuidema, Pieter" w:date="2021-02-23T15:11:00Z" w:initials="ZP">
    <w:p w14:paraId="12FC7D8B" w14:textId="728A23AD" w:rsidR="004103F9" w:rsidRDefault="004103F9">
      <w:pPr>
        <w:pStyle w:val="CommentText"/>
      </w:pPr>
      <w:r>
        <w:rPr>
          <w:rStyle w:val="CommentReference"/>
        </w:rPr>
        <w:annotationRef/>
      </w:r>
      <w:r>
        <w:t xml:space="preserve">It would be interesting to discuss the extent to which there are similarities with approaches using MEMs or GAMMs to analyze tree-ring data. </w:t>
      </w:r>
    </w:p>
  </w:comment>
  <w:comment w:id="79" w:author="Zuidema, Pieter" w:date="2021-02-23T15:12:00Z" w:initials="ZP">
    <w:p w14:paraId="098D329A" w14:textId="16A4AB15" w:rsidR="004103F9" w:rsidRDefault="004103F9">
      <w:pPr>
        <w:pStyle w:val="CommentText"/>
      </w:pPr>
      <w:r w:rsidRPr="00B33313">
        <w:rPr>
          <w:rStyle w:val="CommentReference"/>
          <w:highlight w:val="green"/>
        </w:rPr>
        <w:annotationRef/>
      </w:r>
      <w:r w:rsidRPr="00B33313">
        <w:rPr>
          <w:highlight w:val="green"/>
        </w:rPr>
        <w:t>I think these DBH effects are actually only of real interest as an interaction with climate. Our goal is not to show/test what the ontogenetic effects are; but we are interested in finding out to what extent climate responses are modified by DBH.</w:t>
      </w:r>
      <w:r>
        <w:t xml:space="preserve">  </w:t>
      </w:r>
    </w:p>
  </w:comment>
  <w:comment w:id="81" w:author="Zuidema, Pieter" w:date="2021-02-23T15:15:00Z" w:initials="ZP">
    <w:p w14:paraId="66CC6E36" w14:textId="12221CE7" w:rsidR="004103F9" w:rsidRDefault="004103F9">
      <w:pPr>
        <w:pStyle w:val="CommentText"/>
      </w:pPr>
      <w:r>
        <w:rPr>
          <w:rStyle w:val="CommentReference"/>
        </w:rPr>
        <w:annotationRef/>
      </w:r>
      <w:r>
        <w:rPr>
          <w:rStyle w:val="CommentReference"/>
        </w:rPr>
        <w:t xml:space="preserve">Good this is mentioned, and it should be mentioned in the Intro already. </w:t>
      </w:r>
    </w:p>
  </w:comment>
  <w:comment w:id="82" w:author="Zuidema, Pieter" w:date="2021-02-23T15:16:00Z" w:initials="ZP">
    <w:p w14:paraId="1C7FE93D" w14:textId="7B684A8F" w:rsidR="004103F9" w:rsidRDefault="004103F9">
      <w:pPr>
        <w:pStyle w:val="CommentText"/>
      </w:pPr>
      <w:r>
        <w:rPr>
          <w:rStyle w:val="CommentReference"/>
        </w:rPr>
        <w:annotationRef/>
      </w:r>
      <w:r>
        <w:t xml:space="preserve">Could you please also include our response to the Brienen et al comment in GCB? In that way, the full debate is represented.   </w:t>
      </w:r>
      <w:r w:rsidRPr="00FA3D53">
        <w:t>https://onlinelibrary.wiley.com/doi/full/10.1111/gcb.13572</w:t>
      </w:r>
    </w:p>
  </w:comment>
  <w:comment w:id="83" w:author="Zuidema, Pieter" w:date="2021-02-23T15:21:00Z" w:initials="ZP">
    <w:p w14:paraId="501A6DC2" w14:textId="3EB96D26" w:rsidR="004103F9" w:rsidRDefault="004103F9">
      <w:pPr>
        <w:pStyle w:val="CommentText"/>
      </w:pPr>
      <w:r>
        <w:rPr>
          <w:rStyle w:val="CommentReference"/>
        </w:rPr>
        <w:annotationRef/>
      </w:r>
      <w:r>
        <w:t xml:space="preserve">I think it’s also important to stress that the trends we’re “observing” (perhaps detecting or reconstructing is more appropriate) are sort of residuals. These may also be explained statistically if the DBH component in the model does not very well capture the ontogenetic effect on growth. </w:t>
      </w:r>
    </w:p>
  </w:comment>
  <w:comment w:id="84" w:author="Zuidema, Pieter" w:date="2021-02-23T15:18:00Z" w:initials="ZP">
    <w:p w14:paraId="1A35AD11" w14:textId="7907A04D" w:rsidR="004103F9" w:rsidRDefault="004103F9">
      <w:pPr>
        <w:pStyle w:val="CommentText"/>
      </w:pPr>
      <w:r>
        <w:rPr>
          <w:rStyle w:val="CommentReference"/>
        </w:rPr>
        <w:annotationRef/>
      </w:r>
      <w:r>
        <w:t xml:space="preserve">I think that the </w:t>
      </w:r>
      <w:proofErr w:type="spellStart"/>
      <w:r>
        <w:t>climwin</w:t>
      </w:r>
      <w:proofErr w:type="spellEnd"/>
      <w:r>
        <w:t xml:space="preserve">-selected drivers can still play a role, actually. Gradual increase in T probably has a small effect in the selection by Clim-win, as it is of a smaller magnitude than the inter-annual variation. We discussed this issue of changing T in our GCB Toona climate x CO2 paper. </w:t>
      </w:r>
    </w:p>
  </w:comment>
  <w:comment w:id="85" w:author="Zuidema, Pieter" w:date="2021-02-23T15:29:00Z" w:initials="ZP">
    <w:p w14:paraId="62E90DDB" w14:textId="21D1FE6D" w:rsidR="004103F9" w:rsidRPr="00857546" w:rsidRDefault="004103F9">
      <w:pPr>
        <w:pStyle w:val="CommentText"/>
      </w:pPr>
      <w:r>
        <w:rPr>
          <w:rStyle w:val="CommentReference"/>
        </w:rPr>
        <w:annotationRef/>
      </w:r>
      <w:r w:rsidRPr="00857546">
        <w:t>In Van der Sleen et al 2017 (</w:t>
      </w:r>
      <w:hyperlink r:id="rId4" w:history="1">
        <w:r w:rsidRPr="00857546">
          <w:rPr>
            <w:rStyle w:val="Hyperlink"/>
          </w:rPr>
          <w:t>https://onlinelibrary.wiley.com/doi/full/10.1111/gcb.13572</w:t>
        </w:r>
      </w:hyperlink>
      <w:r w:rsidRPr="00857546">
        <w:t xml:space="preserve">) we propose and apply a </w:t>
      </w:r>
      <w:proofErr w:type="spellStart"/>
      <w:r w:rsidRPr="00857546">
        <w:t>subsetting</w:t>
      </w:r>
      <w:proofErr w:type="spellEnd"/>
      <w:r w:rsidRPr="00857546">
        <w:t xml:space="preserve"> method t</w:t>
      </w:r>
      <w:r>
        <w:t xml:space="preserve">o account for this. I don’t think we’d like (or need) to apply that method here, but this is worth referring to. </w:t>
      </w:r>
    </w:p>
  </w:comment>
  <w:comment w:id="86" w:author="Zuidema, Pieter" w:date="2021-02-23T15:30:00Z" w:initials="ZP">
    <w:p w14:paraId="101A6EB2" w14:textId="38318B16" w:rsidR="004103F9" w:rsidRDefault="004103F9">
      <w:pPr>
        <w:pStyle w:val="CommentText"/>
      </w:pPr>
      <w:r>
        <w:rPr>
          <w:rStyle w:val="CommentReference"/>
        </w:rPr>
        <w:annotationRef/>
      </w:r>
      <w:r>
        <w:t>The same goes for Melia in HHK</w:t>
      </w:r>
    </w:p>
  </w:comment>
  <w:comment w:id="87" w:author="Zuidema, Pieter" w:date="2021-02-23T15:31:00Z" w:initials="ZP">
    <w:p w14:paraId="31FDDC53" w14:textId="422CD989" w:rsidR="004103F9" w:rsidRDefault="004103F9">
      <w:pPr>
        <w:pStyle w:val="CommentText"/>
      </w:pPr>
      <w:r>
        <w:rPr>
          <w:rStyle w:val="CommentReference"/>
        </w:rPr>
        <w:annotationRef/>
      </w:r>
      <w:r>
        <w:t xml:space="preserve">That’s not the correct reference here; best is to use Groenendijk et al 2015 GCB. </w:t>
      </w:r>
    </w:p>
  </w:comment>
  <w:comment w:id="88" w:author="Zuidema, Pieter" w:date="2021-02-23T15:32:00Z" w:initials="ZP">
    <w:p w14:paraId="36FEFB26" w14:textId="538BBD5F" w:rsidR="004103F9" w:rsidRDefault="004103F9">
      <w:pPr>
        <w:pStyle w:val="CommentText"/>
      </w:pPr>
      <w:r>
        <w:rPr>
          <w:rStyle w:val="CommentReference"/>
        </w:rPr>
        <w:annotationRef/>
      </w:r>
      <w:r>
        <w:t xml:space="preserve">I think we need to move beyond the blunt/simplistic idea of an overall growth </w:t>
      </w:r>
      <w:proofErr w:type="spellStart"/>
      <w:r>
        <w:t>stimulance</w:t>
      </w:r>
      <w:proofErr w:type="spellEnd"/>
      <w:r>
        <w:t xml:space="preserve">/subsidy of additional CO2. Extra CO2 may help to mitigate drought effects in dry years, and in cooler areas it may increase growth in warmer years (but not in warm regions). So instead of a blanket-mean-overall CO2 effect, I expect this to depend on climatic conditions. See our discussion in Zuidema et al 2020 GCB. </w:t>
      </w:r>
    </w:p>
  </w:comment>
  <w:comment w:id="90" w:author="Zuidema, Pieter" w:date="2021-02-23T15:35:00Z" w:initials="ZP">
    <w:p w14:paraId="68FF7B46" w14:textId="04055FA2" w:rsidR="004103F9" w:rsidRDefault="004103F9">
      <w:pPr>
        <w:pStyle w:val="CommentText"/>
      </w:pPr>
      <w:r>
        <w:rPr>
          <w:rStyle w:val="CommentReference"/>
        </w:rPr>
        <w:annotationRef/>
      </w:r>
      <w:r>
        <w:t>I’d remove this</w:t>
      </w:r>
      <w:proofErr w:type="gramStart"/>
      <w:r>
        <w:t xml:space="preserve"> ..</w:t>
      </w:r>
      <w:proofErr w:type="gramEnd"/>
      <w:r>
        <w:t xml:space="preserve"> not really news</w:t>
      </w:r>
    </w:p>
  </w:comment>
  <w:comment w:id="91" w:author="Zuidema, Pieter" w:date="2021-02-23T15:36:00Z" w:initials="ZP">
    <w:p w14:paraId="4416B028" w14:textId="559297A1" w:rsidR="004103F9" w:rsidRDefault="004103F9">
      <w:pPr>
        <w:pStyle w:val="CommentText"/>
      </w:pPr>
      <w:r>
        <w:rPr>
          <w:rStyle w:val="CommentReference"/>
        </w:rPr>
        <w:annotationRef/>
      </w:r>
      <w:r>
        <w:t xml:space="preserve">Perhaps good to somewhere also mention that this </w:t>
      </w:r>
      <w:proofErr w:type="spellStart"/>
      <w:r>
        <w:t>indivdiual</w:t>
      </w:r>
      <w:proofErr w:type="spellEnd"/>
      <w:r>
        <w:t xml:space="preserve">-based analysis </w:t>
      </w:r>
      <w:proofErr w:type="spellStart"/>
      <w:r>
        <w:t>focussing</w:t>
      </w:r>
      <w:proofErr w:type="spellEnd"/>
      <w:r>
        <w:t xml:space="preserve"> on multiple drivers offers more opportunities for using tree-ring data as benchmarking tools for demographic DGVMs. (Actually, we’re doing something along those lines now for HHK with ED2).  </w:t>
      </w:r>
    </w:p>
  </w:comment>
  <w:comment w:id="96" w:author="Zuidema, Pieter" w:date="2021-02-23T15:39:00Z" w:initials="ZP">
    <w:p w14:paraId="180DDBFA" w14:textId="557D1555" w:rsidR="004103F9" w:rsidRDefault="004103F9">
      <w:pPr>
        <w:pStyle w:val="CommentText"/>
      </w:pPr>
      <w:r>
        <w:rPr>
          <w:rStyle w:val="CommentReference"/>
        </w:rPr>
        <w:annotationRef/>
      </w:r>
      <w:r w:rsidRPr="00B33313">
        <w:rPr>
          <w:highlight w:val="green"/>
        </w:rPr>
        <w:t>I’d recommend to strongly shorten the Suppl Files. This is too much to digest for reviewers and readers (and even authors...).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0F09CE" w15:done="0"/>
  <w15:commentEx w15:paraId="5ADB7D3E" w15:done="0"/>
  <w15:commentEx w15:paraId="798C4CB1" w15:done="0"/>
  <w15:commentEx w15:paraId="6E68E1C4" w15:done="0"/>
  <w15:commentEx w15:paraId="5CEB925F" w15:done="0"/>
  <w15:commentEx w15:paraId="31EB976B" w15:done="0"/>
  <w15:commentEx w15:paraId="691AC239" w15:done="0"/>
  <w15:commentEx w15:paraId="1FFAEE68" w15:done="0"/>
  <w15:commentEx w15:paraId="65FEF36C" w15:done="0"/>
  <w15:commentEx w15:paraId="593FD626" w15:done="0"/>
  <w15:commentEx w15:paraId="3844A67C" w15:done="0"/>
  <w15:commentEx w15:paraId="31A960CA" w15:done="0"/>
  <w15:commentEx w15:paraId="3E8DA042" w15:done="0"/>
  <w15:commentEx w15:paraId="31975B16" w15:done="0"/>
  <w15:commentEx w15:paraId="3FDB99D4" w15:done="0"/>
  <w15:commentEx w15:paraId="6263D3A6" w15:done="0"/>
  <w15:commentEx w15:paraId="2FD6D32B" w15:done="0"/>
  <w15:commentEx w15:paraId="4FA795BF" w15:paraIdParent="2FD6D32B" w15:done="0"/>
  <w15:commentEx w15:paraId="6A3D9614" w15:done="0"/>
  <w15:commentEx w15:paraId="3D3F1EA4" w15:paraIdParent="6A3D9614" w15:done="0"/>
  <w15:commentEx w15:paraId="4E11A533" w15:done="0"/>
  <w15:commentEx w15:paraId="6273B98F" w15:done="0"/>
  <w15:commentEx w15:paraId="53ADDD8A" w15:paraIdParent="6273B98F" w15:done="0"/>
  <w15:commentEx w15:paraId="56E03714" w15:done="0"/>
  <w15:commentEx w15:paraId="51A28302" w15:done="0"/>
  <w15:commentEx w15:paraId="77DD75E0" w15:paraIdParent="51A28302" w15:done="0"/>
  <w15:commentEx w15:paraId="7A80BBD0" w15:done="0"/>
  <w15:commentEx w15:paraId="6102BE96" w15:done="0"/>
  <w15:commentEx w15:paraId="086FF830" w15:done="0"/>
  <w15:commentEx w15:paraId="4F676893" w15:done="0"/>
  <w15:commentEx w15:paraId="12FC7D8B" w15:done="0"/>
  <w15:commentEx w15:paraId="098D329A" w15:done="0"/>
  <w15:commentEx w15:paraId="66CC6E36" w15:done="0"/>
  <w15:commentEx w15:paraId="1C7FE93D" w15:done="0"/>
  <w15:commentEx w15:paraId="501A6DC2" w15:done="0"/>
  <w15:commentEx w15:paraId="1A35AD11" w15:done="0"/>
  <w15:commentEx w15:paraId="62E90DDB" w15:done="0"/>
  <w15:commentEx w15:paraId="101A6EB2" w15:done="0"/>
  <w15:commentEx w15:paraId="31FDDC53" w15:done="0"/>
  <w15:commentEx w15:paraId="36FEFB26" w15:done="0"/>
  <w15:commentEx w15:paraId="68FF7B46" w15:done="0"/>
  <w15:commentEx w15:paraId="4416B028" w15:done="0"/>
  <w15:commentEx w15:paraId="180DD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A88CE" w16cex:dateUtc="2021-04-21T15:19:00Z"/>
  <w16cex:commentExtensible w16cex:durableId="242A88F5" w16cex:dateUtc="2021-04-21T15:20:00Z"/>
  <w16cex:commentExtensible w16cex:durableId="242A8A9F" w16cex:dateUtc="2021-04-21T15:27:00Z"/>
  <w16cex:commentExtensible w16cex:durableId="23E9B8CC" w16cex:dateUtc="2021-03-03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0F09CE" w16cid:durableId="23DF9808"/>
  <w16cid:commentId w16cid:paraId="5ADB7D3E" w16cid:durableId="23DF7265"/>
  <w16cid:commentId w16cid:paraId="798C4CB1" w16cid:durableId="23DF7E1C"/>
  <w16cid:commentId w16cid:paraId="6E68E1C4" w16cid:durableId="23DF7659"/>
  <w16cid:commentId w16cid:paraId="5CEB925F" w16cid:durableId="23DF7615"/>
  <w16cid:commentId w16cid:paraId="31EB976B" w16cid:durableId="23DF7772"/>
  <w16cid:commentId w16cid:paraId="691AC239" w16cid:durableId="23DF76CB"/>
  <w16cid:commentId w16cid:paraId="1FFAEE68" w16cid:durableId="23DF7940"/>
  <w16cid:commentId w16cid:paraId="65FEF36C" w16cid:durableId="23DF7B15"/>
  <w16cid:commentId w16cid:paraId="593FD626" w16cid:durableId="23DF7B37"/>
  <w16cid:commentId w16cid:paraId="3844A67C" w16cid:durableId="23DF7B7E"/>
  <w16cid:commentId w16cid:paraId="31A960CA" w16cid:durableId="23DF818B"/>
  <w16cid:commentId w16cid:paraId="3E8DA042" w16cid:durableId="23DF81B8"/>
  <w16cid:commentId w16cid:paraId="31975B16" w16cid:durableId="23DF7C0D"/>
  <w16cid:commentId w16cid:paraId="3FDB99D4" w16cid:durableId="23DF7D95"/>
  <w16cid:commentId w16cid:paraId="6263D3A6" w16cid:durableId="23DF9272"/>
  <w16cid:commentId w16cid:paraId="2FD6D32B" w16cid:durableId="23DF923D"/>
  <w16cid:commentId w16cid:paraId="4FA795BF" w16cid:durableId="242A88CE"/>
  <w16cid:commentId w16cid:paraId="6A3D9614" w16cid:durableId="23DF9543"/>
  <w16cid:commentId w16cid:paraId="3D3F1EA4" w16cid:durableId="242A88F5"/>
  <w16cid:commentId w16cid:paraId="4E11A533" w16cid:durableId="23DF9610"/>
  <w16cid:commentId w16cid:paraId="6273B98F" w16cid:durableId="23DF95BC"/>
  <w16cid:commentId w16cid:paraId="53ADDD8A" w16cid:durableId="242A8A9F"/>
  <w16cid:commentId w16cid:paraId="56E03714" w16cid:durableId="23DF965C"/>
  <w16cid:commentId w16cid:paraId="51A28302" w16cid:durableId="23DF9682"/>
  <w16cid:commentId w16cid:paraId="77DD75E0" w16cid:durableId="23E9B8CC"/>
  <w16cid:commentId w16cid:paraId="7A80BBD0" w16cid:durableId="23DF9779"/>
  <w16cid:commentId w16cid:paraId="6102BE96" w16cid:durableId="23DF983E"/>
  <w16cid:commentId w16cid:paraId="086FF830" w16cid:durableId="23DF98BF"/>
  <w16cid:commentId w16cid:paraId="4F676893" w16cid:durableId="23DF9938"/>
  <w16cid:commentId w16cid:paraId="12FC7D8B" w16cid:durableId="23DF99A5"/>
  <w16cid:commentId w16cid:paraId="098D329A" w16cid:durableId="23DF99F2"/>
  <w16cid:commentId w16cid:paraId="66CC6E36" w16cid:durableId="23DF9A8D"/>
  <w16cid:commentId w16cid:paraId="1C7FE93D" w16cid:durableId="23DF9ABC"/>
  <w16cid:commentId w16cid:paraId="501A6DC2" w16cid:durableId="23DF9BF8"/>
  <w16cid:commentId w16cid:paraId="1A35AD11" w16cid:durableId="23DF9B4B"/>
  <w16cid:commentId w16cid:paraId="62E90DDB" w16cid:durableId="23DF9DC7"/>
  <w16cid:commentId w16cid:paraId="101A6EB2" w16cid:durableId="23DF9E10"/>
  <w16cid:commentId w16cid:paraId="31FDDC53" w16cid:durableId="23DF9E46"/>
  <w16cid:commentId w16cid:paraId="36FEFB26" w16cid:durableId="23DF9E9A"/>
  <w16cid:commentId w16cid:paraId="68FF7B46" w16cid:durableId="23DF9F4C"/>
  <w16cid:commentId w16cid:paraId="4416B028" w16cid:durableId="23DF9F76"/>
  <w16cid:commentId w16cid:paraId="180DDBFA" w16cid:durableId="23DFA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3D6491" w14:textId="77777777" w:rsidR="00D90FCA" w:rsidRDefault="00D90FCA">
      <w:pPr>
        <w:spacing w:after="0"/>
      </w:pPr>
      <w:r>
        <w:separator/>
      </w:r>
    </w:p>
  </w:endnote>
  <w:endnote w:type="continuationSeparator" w:id="0">
    <w:p w14:paraId="521DCAC0" w14:textId="77777777" w:rsidR="00D90FCA" w:rsidRDefault="00D90F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19281" w14:textId="77777777" w:rsidR="00D90FCA" w:rsidRDefault="00D90FCA">
      <w:r>
        <w:separator/>
      </w:r>
    </w:p>
  </w:footnote>
  <w:footnote w:type="continuationSeparator" w:id="0">
    <w:p w14:paraId="67FC0C60" w14:textId="77777777" w:rsidR="00D90FCA" w:rsidRDefault="00D90F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uidema, Pieter">
    <w15:presenceInfo w15:providerId="None" w15:userId="Zuidema, Pieter"/>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248"/>
    <w:rsid w:val="00011C8B"/>
    <w:rsid w:val="00024308"/>
    <w:rsid w:val="00057C26"/>
    <w:rsid w:val="00090446"/>
    <w:rsid w:val="00092657"/>
    <w:rsid w:val="00096FAC"/>
    <w:rsid w:val="000C48D8"/>
    <w:rsid w:val="000F0248"/>
    <w:rsid w:val="000F0440"/>
    <w:rsid w:val="000F25BC"/>
    <w:rsid w:val="000F320E"/>
    <w:rsid w:val="000F47FA"/>
    <w:rsid w:val="00130D45"/>
    <w:rsid w:val="001317A7"/>
    <w:rsid w:val="00170960"/>
    <w:rsid w:val="001778C0"/>
    <w:rsid w:val="001A13ED"/>
    <w:rsid w:val="001D2E47"/>
    <w:rsid w:val="001E6C95"/>
    <w:rsid w:val="0022186F"/>
    <w:rsid w:val="00233F20"/>
    <w:rsid w:val="0026679F"/>
    <w:rsid w:val="0028516A"/>
    <w:rsid w:val="002B29AA"/>
    <w:rsid w:val="002B5B28"/>
    <w:rsid w:val="002E4CC5"/>
    <w:rsid w:val="002E5408"/>
    <w:rsid w:val="003343E2"/>
    <w:rsid w:val="00377F4F"/>
    <w:rsid w:val="003870F9"/>
    <w:rsid w:val="0039672E"/>
    <w:rsid w:val="003A6E93"/>
    <w:rsid w:val="003B1672"/>
    <w:rsid w:val="004103F9"/>
    <w:rsid w:val="00426161"/>
    <w:rsid w:val="00475D2D"/>
    <w:rsid w:val="0049461C"/>
    <w:rsid w:val="004965D6"/>
    <w:rsid w:val="004A781E"/>
    <w:rsid w:val="004E29B3"/>
    <w:rsid w:val="0051084A"/>
    <w:rsid w:val="00547411"/>
    <w:rsid w:val="00553DD1"/>
    <w:rsid w:val="0058215A"/>
    <w:rsid w:val="00584E5B"/>
    <w:rsid w:val="00590D07"/>
    <w:rsid w:val="005948A3"/>
    <w:rsid w:val="005A0501"/>
    <w:rsid w:val="005A087F"/>
    <w:rsid w:val="005C79A1"/>
    <w:rsid w:val="005D3BD7"/>
    <w:rsid w:val="005E3060"/>
    <w:rsid w:val="00605A90"/>
    <w:rsid w:val="006243AA"/>
    <w:rsid w:val="00632C51"/>
    <w:rsid w:val="00646144"/>
    <w:rsid w:val="006577F1"/>
    <w:rsid w:val="00684CEC"/>
    <w:rsid w:val="0069665C"/>
    <w:rsid w:val="006D59AA"/>
    <w:rsid w:val="006D677B"/>
    <w:rsid w:val="006E1FA3"/>
    <w:rsid w:val="007062A2"/>
    <w:rsid w:val="00720607"/>
    <w:rsid w:val="00743C2A"/>
    <w:rsid w:val="007716CE"/>
    <w:rsid w:val="00784D58"/>
    <w:rsid w:val="007912F9"/>
    <w:rsid w:val="007A0F86"/>
    <w:rsid w:val="007C363F"/>
    <w:rsid w:val="007C66A2"/>
    <w:rsid w:val="007E31F1"/>
    <w:rsid w:val="007E3E5F"/>
    <w:rsid w:val="007F277D"/>
    <w:rsid w:val="008158F2"/>
    <w:rsid w:val="00835785"/>
    <w:rsid w:val="00857546"/>
    <w:rsid w:val="00884CB0"/>
    <w:rsid w:val="008A1256"/>
    <w:rsid w:val="008A12C9"/>
    <w:rsid w:val="008D6863"/>
    <w:rsid w:val="008F4928"/>
    <w:rsid w:val="00937587"/>
    <w:rsid w:val="00942458"/>
    <w:rsid w:val="00962AA6"/>
    <w:rsid w:val="0099566C"/>
    <w:rsid w:val="00A25952"/>
    <w:rsid w:val="00A91EA4"/>
    <w:rsid w:val="00AC293C"/>
    <w:rsid w:val="00AF6E29"/>
    <w:rsid w:val="00B119F9"/>
    <w:rsid w:val="00B212C7"/>
    <w:rsid w:val="00B33313"/>
    <w:rsid w:val="00B555A8"/>
    <w:rsid w:val="00B66ADD"/>
    <w:rsid w:val="00B86B75"/>
    <w:rsid w:val="00BC48D5"/>
    <w:rsid w:val="00C03485"/>
    <w:rsid w:val="00C04489"/>
    <w:rsid w:val="00C10761"/>
    <w:rsid w:val="00C36279"/>
    <w:rsid w:val="00C53F9E"/>
    <w:rsid w:val="00C81A17"/>
    <w:rsid w:val="00C82C9A"/>
    <w:rsid w:val="00C84C4D"/>
    <w:rsid w:val="00C858E7"/>
    <w:rsid w:val="00C9350D"/>
    <w:rsid w:val="00CE3569"/>
    <w:rsid w:val="00D00F40"/>
    <w:rsid w:val="00D13461"/>
    <w:rsid w:val="00D32084"/>
    <w:rsid w:val="00D40216"/>
    <w:rsid w:val="00D46EC1"/>
    <w:rsid w:val="00D762AC"/>
    <w:rsid w:val="00D85FDA"/>
    <w:rsid w:val="00D90FCA"/>
    <w:rsid w:val="00DD3682"/>
    <w:rsid w:val="00DF6FB1"/>
    <w:rsid w:val="00E13A08"/>
    <w:rsid w:val="00E2778D"/>
    <w:rsid w:val="00E315A3"/>
    <w:rsid w:val="00E43675"/>
    <w:rsid w:val="00E61D8B"/>
    <w:rsid w:val="00E946D7"/>
    <w:rsid w:val="00EA6953"/>
    <w:rsid w:val="00EB2E2C"/>
    <w:rsid w:val="00EC3C91"/>
    <w:rsid w:val="00ED0FD4"/>
    <w:rsid w:val="00F1742E"/>
    <w:rsid w:val="00F46EE6"/>
    <w:rsid w:val="00F5113A"/>
    <w:rsid w:val="00F61758"/>
    <w:rsid w:val="00F934AD"/>
    <w:rsid w:val="00FA3D53"/>
    <w:rsid w:val="00FD70D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47F8A"/>
  <w15:docId w15:val="{28847805-F7F8-474F-B4EB-5DAE05AF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2E4CC5"/>
    <w:rPr>
      <w:sz w:val="16"/>
      <w:szCs w:val="16"/>
    </w:rPr>
  </w:style>
  <w:style w:type="paragraph" w:styleId="CommentText">
    <w:name w:val="annotation text"/>
    <w:basedOn w:val="Normal"/>
    <w:link w:val="CommentTextChar"/>
    <w:unhideWhenUsed/>
    <w:rsid w:val="002E4CC5"/>
    <w:rPr>
      <w:sz w:val="20"/>
      <w:szCs w:val="20"/>
    </w:rPr>
  </w:style>
  <w:style w:type="character" w:customStyle="1" w:styleId="CommentTextChar">
    <w:name w:val="Comment Text Char"/>
    <w:basedOn w:val="DefaultParagraphFont"/>
    <w:link w:val="CommentText"/>
    <w:rsid w:val="002E4CC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2E4CC5"/>
    <w:rPr>
      <w:b/>
      <w:bCs/>
    </w:rPr>
  </w:style>
  <w:style w:type="character" w:customStyle="1" w:styleId="CommentSubjectChar">
    <w:name w:val="Comment Subject Char"/>
    <w:basedOn w:val="CommentTextChar"/>
    <w:link w:val="CommentSubject"/>
    <w:semiHidden/>
    <w:rsid w:val="002E4CC5"/>
    <w:rPr>
      <w:rFonts w:ascii="Palatino Linotype" w:hAnsi="Palatino Linotype"/>
      <w:b/>
      <w:bCs/>
      <w:sz w:val="20"/>
      <w:szCs w:val="20"/>
    </w:rPr>
  </w:style>
  <w:style w:type="character" w:styleId="UnresolvedMention">
    <w:name w:val="Unresolved Mention"/>
    <w:basedOn w:val="DefaultParagraphFont"/>
    <w:uiPriority w:val="99"/>
    <w:semiHidden/>
    <w:unhideWhenUsed/>
    <w:rsid w:val="001A13ED"/>
    <w:rPr>
      <w:color w:val="605E5C"/>
      <w:shd w:val="clear" w:color="auto" w:fill="E1DFDD"/>
    </w:rPr>
  </w:style>
  <w:style w:type="character" w:styleId="FollowedHyperlink">
    <w:name w:val="FollowedHyperlink"/>
    <w:basedOn w:val="DefaultParagraphFont"/>
    <w:semiHidden/>
    <w:unhideWhenUsed/>
    <w:rsid w:val="00396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00468-010-0480-3" TargetMode="External"/><Relationship Id="rId2" Type="http://schemas.openxmlformats.org/officeDocument/2006/relationships/hyperlink" Target="https://onlinelibrary.wiley.com/doi/pdf/10.1111/gcb.14082" TargetMode="External"/><Relationship Id="rId1" Type="http://schemas.openxmlformats.org/officeDocument/2006/relationships/hyperlink" Target="https://www.sciencedirect.com/science/article/abs/pii/S1360138513001076" TargetMode="External"/><Relationship Id="rId4" Type="http://schemas.openxmlformats.org/officeDocument/2006/relationships/hyperlink" Target="https://onlinelibrary.wiley.com/doi/full/10.1111/gcb.13572"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7/978-3-319-61669-8" TargetMode="External"/><Relationship Id="rId117" Type="http://schemas.openxmlformats.org/officeDocument/2006/relationships/hyperlink" Target="https://doi.org/10.1191/095968399667128516" TargetMode="External"/><Relationship Id="rId21" Type="http://schemas.openxmlformats.org/officeDocument/2006/relationships/image" Target="media/image6.png"/><Relationship Id="rId42" Type="http://schemas.openxmlformats.org/officeDocument/2006/relationships/hyperlink" Target="https://doi.org/10.1139/cjfr-2018-0206" TargetMode="External"/><Relationship Id="rId47" Type="http://schemas.openxmlformats.org/officeDocument/2006/relationships/hyperlink" Target="https://doi.org/10.1016/S0378-1127(98)00242-4" TargetMode="External"/><Relationship Id="rId63" Type="http://schemas.openxmlformats.org/officeDocument/2006/relationships/hyperlink" Target="https://doi.org/10.1016/S0065-2504(08)60158-0" TargetMode="External"/><Relationship Id="rId68" Type="http://schemas.openxmlformats.org/officeDocument/2006/relationships/hyperlink" Target="https://doi.org/10.1007/s10342-016-0982-7" TargetMode="External"/><Relationship Id="rId84" Type="http://schemas.openxmlformats.org/officeDocument/2006/relationships/hyperlink" Target="https://doi.org/10.1016/j.cageo.2011.01.013" TargetMode="External"/><Relationship Id="rId89" Type="http://schemas.openxmlformats.org/officeDocument/2006/relationships/hyperlink" Target="https://doi.org/10.1111/gcb.12826" TargetMode="External"/><Relationship Id="rId112" Type="http://schemas.openxmlformats.org/officeDocument/2006/relationships/hyperlink" Target="https://doi.org/10.1890/0012-9615(2006)076%5b0549:HCGEDW%5d2.0.CO;2" TargetMode="External"/><Relationship Id="rId16" Type="http://schemas.openxmlformats.org/officeDocument/2006/relationships/image" Target="media/image2.png"/><Relationship Id="rId107" Type="http://schemas.openxmlformats.org/officeDocument/2006/relationships/hyperlink" Target="https://doi.org/10.1002/joc.2117" TargetMode="External"/><Relationship Id="rId11" Type="http://schemas.microsoft.com/office/2011/relationships/commentsExtended" Target="commentsExtended.xml"/><Relationship Id="rId32" Type="http://schemas.openxmlformats.org/officeDocument/2006/relationships/hyperlink" Target="https://doi.org/10.1016/j.agrformet.2012.10.010" TargetMode="External"/><Relationship Id="rId37" Type="http://schemas.openxmlformats.org/officeDocument/2006/relationships/hyperlink" Target="https://www.ncdc.noaa.gov/paleo-search/study/31996" TargetMode="External"/><Relationship Id="rId53" Type="http://schemas.openxmlformats.org/officeDocument/2006/relationships/hyperlink" Target="https://doi.org/10.1038/s41467-020-14300-5" TargetMode="External"/><Relationship Id="rId58" Type="http://schemas.openxmlformats.org/officeDocument/2006/relationships/hyperlink" Target="https://doi.org/10.1002/ecs2.1889" TargetMode="External"/><Relationship Id="rId74" Type="http://schemas.openxmlformats.org/officeDocument/2006/relationships/hyperlink" Target="https://doi.org/10.1038/s41467-018-07800-y" TargetMode="External"/><Relationship Id="rId79" Type="http://schemas.openxmlformats.org/officeDocument/2006/relationships/hyperlink" Target="https://doi.org/10.1111/gcb.14273" TargetMode="External"/><Relationship Id="rId102" Type="http://schemas.openxmlformats.org/officeDocument/2006/relationships/hyperlink" Target="https://doi.org/10.1007/s11258-007-9345-2" TargetMode="External"/><Relationship Id="rId5" Type="http://schemas.openxmlformats.org/officeDocument/2006/relationships/styles" Target="styl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image" Target="media/image7.png"/><Relationship Id="rId27" Type="http://schemas.openxmlformats.org/officeDocument/2006/relationships/hyperlink" Target="https://doi.org/10.5281/ZENODO.3958215" TargetMode="External"/><Relationship Id="rId43" Type="http://schemas.openxmlformats.org/officeDocument/2006/relationships/hyperlink" Target="https://doi.org/10.1126/science.1197175" TargetMode="External"/><Relationship Id="rId48" Type="http://schemas.openxmlformats.org/officeDocument/2006/relationships/hyperlink" Target="https://doi.org/10.1007/BF00282374" TargetMode="External"/><Relationship Id="rId64" Type="http://schemas.openxmlformats.org/officeDocument/2006/relationships/hyperlink" Target="https://doi.org/10.1007/s10021-020-00501-y" TargetMode="External"/><Relationship Id="rId69" Type="http://schemas.openxmlformats.org/officeDocument/2006/relationships/hyperlink" Target="https://doi.org/10.1111/gcb.14561" TargetMode="External"/><Relationship Id="rId113" Type="http://schemas.openxmlformats.org/officeDocument/2006/relationships/hyperlink" Target="https://doi.org/10.1016/j.foreco.2009.03.007" TargetMode="External"/><Relationship Id="rId118" Type="http://schemas.openxmlformats.org/officeDocument/2006/relationships/hyperlink" Target="https://doi.org/10.1016/j.dendro.2012.08.001" TargetMode="External"/><Relationship Id="rId80" Type="http://schemas.openxmlformats.org/officeDocument/2006/relationships/hyperlink" Target="https://doi.org/10.1007/s10584-016-1720-3" TargetMode="External"/><Relationship Id="rId85" Type="http://schemas.openxmlformats.org/officeDocument/2006/relationships/hyperlink" Target="https://doi.org/10.1111/j.1600-0587.2013.00205.x" TargetMode="External"/><Relationship Id="rId12" Type="http://schemas.microsoft.com/office/2016/09/relationships/commentsIds" Target="commentsIds.xml"/><Relationship Id="rId17" Type="http://schemas.microsoft.com/office/2018/08/relationships/commentsExtensible" Target="commentsExtensible.xml"/><Relationship Id="rId33" Type="http://schemas.openxmlformats.org/officeDocument/2006/relationships/hyperlink" Target="https://doi.org/10.1038/nplants.2015.139" TargetMode="External"/><Relationship Id="rId38" Type="http://schemas.openxmlformats.org/officeDocument/2006/relationships/hyperlink" Target="https://www.ncdc.noaa.gov/paleo-search/study/31997" TargetMode="External"/><Relationship Id="rId59" Type="http://schemas.openxmlformats.org/officeDocument/2006/relationships/hyperlink" Target="https://doi.org/10.1002/ecm.1423" TargetMode="External"/><Relationship Id="rId103" Type="http://schemas.openxmlformats.org/officeDocument/2006/relationships/hyperlink" Target="https://doi.org/10.1016/j.agrformet.2017.08.007" TargetMode="External"/><Relationship Id="rId108" Type="http://schemas.openxmlformats.org/officeDocument/2006/relationships/hyperlink" Target="https://doi.org/10.1007/s00468-018-1767-z" TargetMode="External"/><Relationship Id="rId54" Type="http://schemas.openxmlformats.org/officeDocument/2006/relationships/hyperlink" Target="https://doi.org/10.1002/ecs2.1454" TargetMode="External"/><Relationship Id="rId70" Type="http://schemas.openxmlformats.org/officeDocument/2006/relationships/hyperlink" Target="https://doi.org/10.1002/joc.3711" TargetMode="External"/><Relationship Id="rId75" Type="http://schemas.openxmlformats.org/officeDocument/2006/relationships/hyperlink" Target="https://doi.org/10.1093/treephys/tpaa091"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11/1365-2435.12775"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doi.org/10.1017/qua.2019.33" TargetMode="External"/><Relationship Id="rId28" Type="http://schemas.openxmlformats.org/officeDocument/2006/relationships/hyperlink" Target="https://doi.org/10.1111/gcb.12712" TargetMode="External"/><Relationship Id="rId49" Type="http://schemas.openxmlformats.org/officeDocument/2006/relationships/hyperlink" Target="https://doi.org/10.1177/095968369700700314" TargetMode="External"/><Relationship Id="rId114" Type="http://schemas.openxmlformats.org/officeDocument/2006/relationships/hyperlink" Target="https://doi.org/10.1111/nph.16866" TargetMode="External"/><Relationship Id="rId119" Type="http://schemas.openxmlformats.org/officeDocument/2006/relationships/hyperlink" Target="https://doi.org/10.1111/gcb.15092" TargetMode="External"/><Relationship Id="rId44" Type="http://schemas.openxmlformats.org/officeDocument/2006/relationships/hyperlink" Target="https://doi.org/10.1111/gcb.13535" TargetMode="External"/><Relationship Id="rId60" Type="http://schemas.openxmlformats.org/officeDocument/2006/relationships/hyperlink" Target="https://doi.org/10.1016/j.foreco.2020.118717" TargetMode="External"/><Relationship Id="rId65" Type="http://schemas.openxmlformats.org/officeDocument/2006/relationships/hyperlink" Target="https://doi.org/10.1073/pnas.1610156113" TargetMode="External"/><Relationship Id="rId81" Type="http://schemas.openxmlformats.org/officeDocument/2006/relationships/hyperlink" Target="https://doi.org/10.1126/science.aaz9463" TargetMode="External"/><Relationship Id="rId86" Type="http://schemas.openxmlformats.org/officeDocument/2006/relationships/hyperlink" Target="https://doi.org/10.1111/gcb.12599"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teixeirak@si.edu" TargetMode="External"/><Relationship Id="rId18" Type="http://schemas.openxmlformats.org/officeDocument/2006/relationships/image" Target="media/image3.png"/><Relationship Id="rId39" Type="http://schemas.openxmlformats.org/officeDocument/2006/relationships/hyperlink" Target="https://doi.org/10.1016/j.tplants.2012.08.005" TargetMode="External"/><Relationship Id="rId109" Type="http://schemas.openxmlformats.org/officeDocument/2006/relationships/hyperlink" Target="https://doi.org/10.1016/j.agrformet.2017.07.015" TargetMode="External"/><Relationship Id="rId34" Type="http://schemas.openxmlformats.org/officeDocument/2006/relationships/hyperlink" Target="https://doi.org/10.3959/2008-6.1" TargetMode="External"/><Relationship Id="rId50" Type="http://schemas.openxmlformats.org/officeDocument/2006/relationships/hyperlink" Target="https://doi.org/10.1016/j.biocon.2020.108907" TargetMode="External"/><Relationship Id="rId55" Type="http://schemas.openxmlformats.org/officeDocument/2006/relationships/hyperlink" Target="https://doi.org/10.1016/j.foreco.2008.10.014" TargetMode="External"/><Relationship Id="rId76" Type="http://schemas.openxmlformats.org/officeDocument/2006/relationships/hyperlink" Target="https://doi.org/10.1111/nph.15668" TargetMode="External"/><Relationship Id="rId97" Type="http://schemas.openxmlformats.org/officeDocument/2006/relationships/hyperlink" Target="https://doi.org/10.1002/2016JG003528" TargetMode="External"/><Relationship Id="rId104" Type="http://schemas.openxmlformats.org/officeDocument/2006/relationships/hyperlink" Target="https://doi.org/10.1111/gcb.14120" TargetMode="External"/><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doi.org/10.1038/s41597-020-0453-3" TargetMode="External"/><Relationship Id="rId92" Type="http://schemas.openxmlformats.org/officeDocument/2006/relationships/hyperlink" Target="https://doi.org/10.1111/2041-210X.12753" TargetMode="External"/><Relationship Id="rId2" Type="http://schemas.openxmlformats.org/officeDocument/2006/relationships/customXml" Target="../customXml/item2.xml"/><Relationship Id="rId29" Type="http://schemas.openxmlformats.org/officeDocument/2006/relationships/hyperlink" Target="https://doi.org/10.1111/1365-2435.12470" TargetMode="External"/><Relationship Id="rId24" Type="http://schemas.openxmlformats.org/officeDocument/2006/relationships/hyperlink" Target="https://doi.org/10.1007/s00468-017-1629-0" TargetMode="External"/><Relationship Id="rId40" Type="http://schemas.openxmlformats.org/officeDocument/2006/relationships/hyperlink" Target="https://doi.org/10.1029/2011GB004143" TargetMode="External"/><Relationship Id="rId45" Type="http://schemas.openxmlformats.org/officeDocument/2006/relationships/hyperlink" Target="https://doi.org/10.1111/gcb.13366" TargetMode="External"/><Relationship Id="rId66" Type="http://schemas.openxmlformats.org/officeDocument/2006/relationships/hyperlink" Target="https://doi.org/10.5281/ZENODO.4070038" TargetMode="External"/><Relationship Id="rId87" Type="http://schemas.openxmlformats.org/officeDocument/2006/relationships/hyperlink" Target="https://doi.org/10.1111/j.1365-2486.2010.02222.x" TargetMode="External"/><Relationship Id="rId110" Type="http://schemas.openxmlformats.org/officeDocument/2006/relationships/hyperlink" Target="https://doi.org/10.1038/ngeo2313" TargetMode="External"/><Relationship Id="rId115" Type="http://schemas.openxmlformats.org/officeDocument/2006/relationships/hyperlink" Target="https://doi.org/10.1111/gcb.15057" TargetMode="External"/><Relationship Id="rId61" Type="http://schemas.openxmlformats.org/officeDocument/2006/relationships/hyperlink" Target="https://doi.org/10.1111/gcb.13208" TargetMode="External"/><Relationship Id="rId82" Type="http://schemas.openxmlformats.org/officeDocument/2006/relationships/hyperlink" Target="https://doi.org/10.1111/nph.16996" TargetMode="Externa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hyperlink" Target="https://doi.org/10.1016/j.quascirev.2018.07.009" TargetMode="External"/><Relationship Id="rId35" Type="http://schemas.openxmlformats.org/officeDocument/2006/relationships/hyperlink" Target="https://www.ncdc.noaa.gov/paleo-search/study/31994" TargetMode="External"/><Relationship Id="rId56" Type="http://schemas.openxmlformats.org/officeDocument/2006/relationships/hyperlink" Target="https://doi.org/10.1126/science.1066360" TargetMode="External"/><Relationship Id="rId77" Type="http://schemas.openxmlformats.org/officeDocument/2006/relationships/hyperlink" Target="https://doi.org/10.1038/srep46158" TargetMode="External"/><Relationship Id="rId100" Type="http://schemas.openxmlformats.org/officeDocument/2006/relationships/hyperlink" Target="https://doi.org/10.1088/1748-9326/11/11/114007" TargetMode="External"/><Relationship Id="rId105" Type="http://schemas.openxmlformats.org/officeDocument/2006/relationships/hyperlink" Target="https://doi.org/10.1007/978-94-007-1242-3_2" TargetMode="External"/><Relationship Id="rId8" Type="http://schemas.openxmlformats.org/officeDocument/2006/relationships/footnotes" Target="footnotes.xml"/><Relationship Id="rId51" Type="http://schemas.openxmlformats.org/officeDocument/2006/relationships/hyperlink" Target="https://doi.org/10.1016/j.foreco.2009.08.009" TargetMode="External"/><Relationship Id="rId72" Type="http://schemas.openxmlformats.org/officeDocument/2006/relationships/hyperlink" Target="https://doi.org/10.1111/nph.15906" TargetMode="External"/><Relationship Id="rId93" Type="http://schemas.openxmlformats.org/officeDocument/2006/relationships/hyperlink" Target="https://doi.org/10.1002/ecy.3264" TargetMode="External"/><Relationship Id="rId98" Type="http://schemas.openxmlformats.org/officeDocument/2006/relationships/hyperlink" Target="https://doi.org/10.1038/nature12914" TargetMode="External"/><Relationship Id="rId121" Type="http://schemas.microsoft.com/office/2011/relationships/people" Target="people.xml"/><Relationship Id="rId3" Type="http://schemas.openxmlformats.org/officeDocument/2006/relationships/customXml" Target="../customXml/item3.xml"/><Relationship Id="rId25" Type="http://schemas.openxmlformats.org/officeDocument/2006/relationships/hyperlink" Target="https://doi.org/10.1007/s00442-017-3879-3" TargetMode="External"/><Relationship Id="rId46" Type="http://schemas.openxmlformats.org/officeDocument/2006/relationships/hyperlink" Target="https://doi.org/10.1111/ele.12650" TargetMode="External"/><Relationship Id="rId67" Type="http://schemas.openxmlformats.org/officeDocument/2006/relationships/hyperlink" Target="https://doi.org/10.1111/gcb.12955" TargetMode="External"/><Relationship Id="rId116" Type="http://schemas.openxmlformats.org/officeDocument/2006/relationships/hyperlink" Target="https://doi.org/10.1111/j.1467-9868.2010.00749.x" TargetMode="External"/><Relationship Id="rId20" Type="http://schemas.openxmlformats.org/officeDocument/2006/relationships/image" Target="media/image5.png"/><Relationship Id="rId41" Type="http://schemas.openxmlformats.org/officeDocument/2006/relationships/hyperlink" Target="https://doi.org/10.1111/gcb.13410" TargetMode="External"/><Relationship Id="rId62" Type="http://schemas.openxmlformats.org/officeDocument/2006/relationships/hyperlink" Target="https://doi.org/10.1175/JCLI3800.1" TargetMode="External"/><Relationship Id="rId83" Type="http://schemas.openxmlformats.org/officeDocument/2006/relationships/hyperlink" Target="https://doi.org/10.1111/nph.14633" TargetMode="External"/><Relationship Id="rId88" Type="http://schemas.openxmlformats.org/officeDocument/2006/relationships/hyperlink" Target="https://doi.org/10.3389/ffgc.2020.00039" TargetMode="External"/><Relationship Id="rId111" Type="http://schemas.openxmlformats.org/officeDocument/2006/relationships/hyperlink" Target="https://doi.org/10.1007/s00442-013-2846-x" TargetMode="External"/><Relationship Id="rId15" Type="http://schemas.openxmlformats.org/officeDocument/2006/relationships/hyperlink" Target="https://waterdata.usgs.gov/nwis/uv/?site_no=06461500&amp;agency_cd=USGS&amp;referred_module=sw" TargetMode="External"/><Relationship Id="rId36" Type="http://schemas.openxmlformats.org/officeDocument/2006/relationships/hyperlink" Target="https://www.ncdc.noaa.gov/paleo-search/study/31995" TargetMode="External"/><Relationship Id="rId57" Type="http://schemas.openxmlformats.org/officeDocument/2006/relationships/hyperlink" Target="https://doi.org/10.1007/s10584-009-9594-2" TargetMode="External"/><Relationship Id="rId106" Type="http://schemas.openxmlformats.org/officeDocument/2006/relationships/hyperlink" Target="https://doi.org/10.5194/cp-9-1481-2013" TargetMode="External"/><Relationship Id="rId10" Type="http://schemas.openxmlformats.org/officeDocument/2006/relationships/comments" Target="comments.xml"/><Relationship Id="rId31" Type="http://schemas.openxmlformats.org/officeDocument/2006/relationships/hyperlink" Target="https://doi.org/10.1126/sciadv.aat4313" TargetMode="External"/><Relationship Id="rId52" Type="http://schemas.openxmlformats.org/officeDocument/2006/relationships/hyperlink" Target="https://doi.org/10.1111/1365-2745.13569" TargetMode="External"/><Relationship Id="rId73" Type="http://schemas.openxmlformats.org/officeDocument/2006/relationships/hyperlink" Target="https://doi.org/10.1029/2018JG004573" TargetMode="External"/><Relationship Id="rId78" Type="http://schemas.openxmlformats.org/officeDocument/2006/relationships/hyperlink" Target="https://doi.org/10.1016/j.dendro.2019.125652"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126/science.aaw7578" TargetMode="External"/><Relationship Id="rId101" Type="http://schemas.openxmlformats.org/officeDocument/2006/relationships/hyperlink" Target="https://doi.org/10.1111/jvs.12025"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A31C608A438F418F33F48918600E7C" ma:contentTypeVersion="13" ma:contentTypeDescription="Een nieuw document maken." ma:contentTypeScope="" ma:versionID="2af636330495be2abb7c35a9e998fd3a">
  <xsd:schema xmlns:xsd="http://www.w3.org/2001/XMLSchema" xmlns:xs="http://www.w3.org/2001/XMLSchema" xmlns:p="http://schemas.microsoft.com/office/2006/metadata/properties" xmlns:ns3="1b2f49c7-de94-43ae-9cff-603f2e22548b" xmlns:ns4="00049300-d1dd-4cfc-bb7c-d2eaec08fbab" targetNamespace="http://schemas.microsoft.com/office/2006/metadata/properties" ma:root="true" ma:fieldsID="ebebd50cd812a8c69516f13d9227abfa" ns3:_="" ns4:_="">
    <xsd:import namespace="1b2f49c7-de94-43ae-9cff-603f2e22548b"/>
    <xsd:import namespace="00049300-d1dd-4cfc-bb7c-d2eaec08fba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f49c7-de94-43ae-9cff-603f2e2254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049300-d1dd-4cfc-bb7c-d2eaec08fbab"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6BAAD8-F0B8-4F20-94EC-58DA956D2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f49c7-de94-43ae-9cff-603f2e22548b"/>
    <ds:schemaRef ds:uri="00049300-d1dd-4cfc-bb7c-d2eaec08f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97542A-D317-41B3-AEB4-33C4D93B323E}">
  <ds:schemaRefs>
    <ds:schemaRef ds:uri="http://schemas.microsoft.com/sharepoint/v3/contenttype/forms"/>
  </ds:schemaRefs>
</ds:datastoreItem>
</file>

<file path=customXml/itemProps3.xml><?xml version="1.0" encoding="utf-8"?>
<ds:datastoreItem xmlns:ds="http://schemas.openxmlformats.org/officeDocument/2006/customXml" ds:itemID="{F8B77DAE-6555-4A9C-93F8-D579C47100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38</Pages>
  <Words>14968</Words>
  <Characters>85324</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Zuidema, Pieter</dc:creator>
  <cp:keywords/>
  <cp:lastModifiedBy>Teixeira, Kristina A.</cp:lastModifiedBy>
  <cp:revision>115</cp:revision>
  <dcterms:created xsi:type="dcterms:W3CDTF">2021-02-23T11:38:00Z</dcterms:created>
  <dcterms:modified xsi:type="dcterms:W3CDTF">2021-04-21T15:29:00Z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y fmtid="{D5CDD505-2E9C-101B-9397-08002B2CF9AE}" pid="6" name="ContentTypeId">
    <vt:lpwstr>0x010100A7A31C608A438F418F33F48918600E7C</vt:lpwstr>
  </property>
</Properties>
</file>