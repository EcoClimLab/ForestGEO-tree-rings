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3ECD3" w14:textId="77777777" w:rsidR="00614EF0" w:rsidRDefault="00932162">
      <w:pPr>
        <w:pStyle w:val="FirstParagraph"/>
      </w:pPr>
      <w:r>
        <w:rPr>
          <w:b/>
        </w:rPr>
        <w:t>Title:</w:t>
      </w:r>
      <w:r>
        <w:t xml:space="preserve"> Using tree-ring records to simultaneously characterize the influence of climate, tree size, and slowly changing environmental drivers on annual growth</w:t>
      </w:r>
    </w:p>
    <w:p w14:paraId="11811938" w14:textId="77777777" w:rsidR="00614EF0" w:rsidRDefault="00932162">
      <w:pPr>
        <w:pStyle w:val="BodyText"/>
      </w:pPr>
      <w:r>
        <w:rPr>
          <w:b/>
        </w:rPr>
        <w:t>Authors:</w:t>
      </w:r>
    </w:p>
    <w:p w14:paraId="20B14686" w14:textId="4A56930D" w:rsidR="00614EF0" w:rsidRDefault="004B308F">
      <w:pPr>
        <w:pStyle w:val="BodyText"/>
      </w:pPr>
      <w:hyperlink r:id="rId7">
        <w:r w:rsidR="00932162">
          <w:rPr>
            <w:rStyle w:val="Hyperlink"/>
          </w:rPr>
          <w:t>Kristina J. Anderson-Teixeira</w:t>
        </w:r>
        <w:r w:rsidR="00932162">
          <w:rPr>
            <w:rStyle w:val="Hyperlink"/>
            <w:vertAlign w:val="superscript"/>
          </w:rPr>
          <w:t>1,2</w:t>
        </w:r>
        <w:r w:rsidR="00932162">
          <w:rPr>
            <w:rStyle w:val="Hyperlink"/>
          </w:rPr>
          <w:t>*</w:t>
        </w:r>
      </w:hyperlink>
      <w:r w:rsidR="00932162">
        <w:t>, Valentine Herrmann</w:t>
      </w:r>
      <w:r w:rsidR="00932162">
        <w:rPr>
          <w:vertAlign w:val="superscript"/>
        </w:rPr>
        <w:t>1</w:t>
      </w:r>
      <w:r w:rsidR="00932162">
        <w:t>, Christy Rollinson</w:t>
      </w:r>
      <w:r w:rsidR="00932162">
        <w:rPr>
          <w:vertAlign w:val="superscript"/>
        </w:rPr>
        <w:t>3</w:t>
      </w:r>
      <w:r w:rsidR="00932162">
        <w:t>, Bianca Gonzalez</w:t>
      </w:r>
      <w:r w:rsidR="00932162">
        <w:rPr>
          <w:vertAlign w:val="superscript"/>
        </w:rPr>
        <w:t>1</w:t>
      </w:r>
      <w:r w:rsidR="00932162">
        <w:t>, Erika B. Gonzalez-Akre</w:t>
      </w:r>
      <w:r w:rsidR="00932162">
        <w:rPr>
          <w:vertAlign w:val="superscript"/>
        </w:rPr>
        <w:t>1</w:t>
      </w:r>
      <w:r w:rsidR="00932162">
        <w:t>, Neil Pederson</w:t>
      </w:r>
      <w:r w:rsidR="00932162">
        <w:rPr>
          <w:vertAlign w:val="superscript"/>
        </w:rPr>
        <w:t>4</w:t>
      </w:r>
      <w:r w:rsidR="00932162">
        <w:t>, Ross Alexander</w:t>
      </w:r>
      <w:r w:rsidR="00932162">
        <w:rPr>
          <w:vertAlign w:val="superscript"/>
        </w:rPr>
        <w:t>5</w:t>
      </w:r>
      <w:r w:rsidR="00932162">
        <w:t>, Craig D. Allen</w:t>
      </w:r>
      <w:r w:rsidR="00932162">
        <w:rPr>
          <w:vertAlign w:val="superscript"/>
        </w:rPr>
        <w:t>6</w:t>
      </w:r>
      <w:r w:rsidR="00932162">
        <w:t>, Raquel Alfaro-Sánchez</w:t>
      </w:r>
      <w:r w:rsidR="00932162">
        <w:rPr>
          <w:vertAlign w:val="superscript"/>
        </w:rPr>
        <w:t>7</w:t>
      </w:r>
      <w:r w:rsidR="00932162">
        <w:t>, Tala Awada</w:t>
      </w:r>
      <w:r w:rsidR="00932162">
        <w:rPr>
          <w:vertAlign w:val="superscript"/>
        </w:rPr>
        <w:t>8</w:t>
      </w:r>
      <w:r w:rsidR="00932162">
        <w:t>, Jennifer L. Baltzer</w:t>
      </w:r>
      <w:r w:rsidR="00932162">
        <w:rPr>
          <w:vertAlign w:val="superscript"/>
        </w:rPr>
        <w:t>7</w:t>
      </w:r>
      <w:r w:rsidR="00932162">
        <w:t>, Patrick J. Baker</w:t>
      </w:r>
      <w:r w:rsidR="00932162">
        <w:rPr>
          <w:vertAlign w:val="superscript"/>
        </w:rPr>
        <w:t>9</w:t>
      </w:r>
      <w:r w:rsidR="00932162">
        <w:t>, Sarayudh Bunyavejchewin</w:t>
      </w:r>
      <w:r w:rsidR="00932162">
        <w:rPr>
          <w:vertAlign w:val="superscript"/>
        </w:rPr>
        <w:t>10</w:t>
      </w:r>
      <w:r w:rsidR="00932162">
        <w:t>, Paolo Cherubini</w:t>
      </w:r>
      <w:r w:rsidR="00932162">
        <w:rPr>
          <w:vertAlign w:val="superscript"/>
        </w:rPr>
        <w:t>11</w:t>
      </w:r>
      <w:r w:rsidR="00932162">
        <w:t>, Justin Cooper</w:t>
      </w:r>
      <w:r w:rsidR="00932162">
        <w:rPr>
          <w:vertAlign w:val="superscript"/>
        </w:rPr>
        <w:t>12</w:t>
      </w:r>
      <w:r w:rsidR="00932162">
        <w:t>, Stuart J. Davies</w:t>
      </w:r>
      <w:r w:rsidR="00932162">
        <w:rPr>
          <w:vertAlign w:val="superscript"/>
        </w:rPr>
        <w:t>2</w:t>
      </w:r>
      <w:r w:rsidR="00932162">
        <w:t>, Cameron Dow</w:t>
      </w:r>
      <w:r w:rsidR="00932162">
        <w:rPr>
          <w:vertAlign w:val="superscript"/>
        </w:rPr>
        <w:t>1,13</w:t>
      </w:r>
      <w:r w:rsidR="00932162">
        <w:t>, Ryan Helcoski</w:t>
      </w:r>
      <w:r w:rsidR="00932162">
        <w:rPr>
          <w:vertAlign w:val="superscript"/>
        </w:rPr>
        <w:t>1</w:t>
      </w:r>
      <w:r w:rsidR="00932162">
        <w:t xml:space="preserve">, </w:t>
      </w:r>
      <w:hyperlink r:id="rId8">
        <w:r w:rsidR="00932162">
          <w:rPr>
            <w:rStyle w:val="Hyperlink"/>
          </w:rPr>
          <w:t>Jakub Kašpar</w:t>
        </w:r>
      </w:hyperlink>
      <w:r w:rsidR="00932162">
        <w:rPr>
          <w:vertAlign w:val="superscript"/>
        </w:rPr>
        <w:t>14</w:t>
      </w:r>
      <w:r w:rsidR="00932162">
        <w:t xml:space="preserve">, </w:t>
      </w:r>
      <w:hyperlink r:id="rId9">
        <w:r w:rsidR="00932162">
          <w:rPr>
            <w:rStyle w:val="Hyperlink"/>
          </w:rPr>
          <w:t>James Lutz</w:t>
        </w:r>
      </w:hyperlink>
      <w:r w:rsidR="00932162">
        <w:rPr>
          <w:vertAlign w:val="superscript"/>
        </w:rPr>
        <w:t>15</w:t>
      </w:r>
      <w:r w:rsidR="00932162">
        <w:t>, Ellis Q. Margolis</w:t>
      </w:r>
      <w:r w:rsidR="00932162">
        <w:rPr>
          <w:vertAlign w:val="superscript"/>
        </w:rPr>
        <w:t>6</w:t>
      </w:r>
      <w:r w:rsidR="00932162">
        <w:t>, Justin Maxwell</w:t>
      </w:r>
      <w:r w:rsidR="00932162">
        <w:rPr>
          <w:vertAlign w:val="superscript"/>
        </w:rPr>
        <w:t>16</w:t>
      </w:r>
      <w:r w:rsidR="00932162">
        <w:t>, Sean McMahon</w:t>
      </w:r>
      <w:r w:rsidR="00932162">
        <w:rPr>
          <w:vertAlign w:val="superscript"/>
        </w:rPr>
        <w:t>2,17</w:t>
      </w:r>
      <w:r w:rsidR="00932162">
        <w:t>, Camille Piponiot</w:t>
      </w:r>
      <w:r w:rsidR="00932162">
        <w:rPr>
          <w:vertAlign w:val="superscript"/>
        </w:rPr>
        <w:t>1,2,18</w:t>
      </w:r>
      <w:r w:rsidR="00932162">
        <w:t>, Sabrina Russo</w:t>
      </w:r>
      <w:r w:rsidR="00932162">
        <w:rPr>
          <w:vertAlign w:val="superscript"/>
        </w:rPr>
        <w:t>8</w:t>
      </w:r>
      <w:r w:rsidR="00932162">
        <w:t xml:space="preserve">, </w:t>
      </w:r>
      <w:hyperlink r:id="rId10">
        <w:r w:rsidR="00932162">
          <w:rPr>
            <w:rStyle w:val="Hyperlink"/>
          </w:rPr>
          <w:t>Pavel Šamonil</w:t>
        </w:r>
      </w:hyperlink>
      <w:r w:rsidR="00932162">
        <w:rPr>
          <w:vertAlign w:val="superscript"/>
        </w:rPr>
        <w:t>14</w:t>
      </w:r>
      <w:r w:rsidR="00932162">
        <w:t>, Anastasia Sniderhan</w:t>
      </w:r>
      <w:r w:rsidR="00932162">
        <w:rPr>
          <w:vertAlign w:val="superscript"/>
        </w:rPr>
        <w:t>7</w:t>
      </w:r>
      <w:r w:rsidR="00932162">
        <w:t>, Alan J. Tepley</w:t>
      </w:r>
      <w:r w:rsidR="00932162">
        <w:rPr>
          <w:vertAlign w:val="superscript"/>
        </w:rPr>
        <w:t>1,19</w:t>
      </w:r>
      <w:r w:rsidR="00932162">
        <w:t xml:space="preserve">, </w:t>
      </w:r>
      <w:hyperlink r:id="rId11">
        <w:r w:rsidR="00932162">
          <w:rPr>
            <w:rStyle w:val="Hyperlink"/>
          </w:rPr>
          <w:t>Ivana Vašíčková</w:t>
        </w:r>
      </w:hyperlink>
      <w:r w:rsidR="00932162">
        <w:rPr>
          <w:vertAlign w:val="superscript"/>
        </w:rPr>
        <w:t>14</w:t>
      </w:r>
      <w:r w:rsidR="00932162">
        <w:t>, Mart Vlam</w:t>
      </w:r>
      <w:r w:rsidR="00932162">
        <w:rPr>
          <w:vertAlign w:val="superscript"/>
        </w:rPr>
        <w:t>20</w:t>
      </w:r>
      <w:r w:rsidR="00932162">
        <w:t>, Peter Zuidema</w:t>
      </w:r>
      <w:r w:rsidR="00932162">
        <w:rPr>
          <w:vertAlign w:val="superscript"/>
        </w:rPr>
        <w:t>20</w:t>
      </w:r>
    </w:p>
    <w:p w14:paraId="4BEB399A" w14:textId="77777777" w:rsidR="00614EF0" w:rsidRDefault="00932162">
      <w:pPr>
        <w:pStyle w:val="BodyText"/>
      </w:pPr>
      <w:r>
        <w:rPr>
          <w:b/>
        </w:rPr>
        <w:t>Author Affiliations:</w:t>
      </w:r>
    </w:p>
    <w:p w14:paraId="1A0DA842" w14:textId="77777777" w:rsidR="00614EF0" w:rsidRDefault="00932162">
      <w:pPr>
        <w:numPr>
          <w:ilvl w:val="0"/>
          <w:numId w:val="10"/>
        </w:numPr>
      </w:pPr>
      <w:r>
        <w:t>Conservation Ecology Center; Smithsonian Conservation Biology Institute; Front Royal, Virginia 22630, USA</w:t>
      </w:r>
    </w:p>
    <w:p w14:paraId="18FCA141" w14:textId="77777777" w:rsidR="00614EF0" w:rsidRDefault="00932162">
      <w:pPr>
        <w:numPr>
          <w:ilvl w:val="0"/>
          <w:numId w:val="10"/>
        </w:numPr>
      </w:pPr>
      <w:r>
        <w:t>Center for Tropical Forest Science-Forest Global Earth Observatory; Smithsonian Tropical Research Institute; Panama, Republic of Panama</w:t>
      </w:r>
    </w:p>
    <w:p w14:paraId="2EC2F3B6" w14:textId="77777777" w:rsidR="00614EF0" w:rsidRDefault="00932162">
      <w:pPr>
        <w:numPr>
          <w:ilvl w:val="0"/>
          <w:numId w:val="10"/>
        </w:numPr>
      </w:pPr>
      <w:r>
        <w:t>The Morton Arboretum, Center for Tree Science, Lisle, Illinois 60532 USA</w:t>
      </w:r>
    </w:p>
    <w:p w14:paraId="080C5055" w14:textId="77777777" w:rsidR="00614EF0" w:rsidRDefault="00932162">
      <w:pPr>
        <w:numPr>
          <w:ilvl w:val="0"/>
          <w:numId w:val="10"/>
        </w:numPr>
      </w:pPr>
      <w:r>
        <w:t>Harvard University, Petersham, Massachusetts 01366 USA</w:t>
      </w:r>
    </w:p>
    <w:p w14:paraId="5B727DBB" w14:textId="77777777" w:rsidR="00614EF0" w:rsidRDefault="00932162">
      <w:pPr>
        <w:numPr>
          <w:ilvl w:val="0"/>
          <w:numId w:val="10"/>
        </w:numPr>
      </w:pPr>
      <w:r>
        <w:t>Midwest Dendro LLC, Naperville, Illinois 60565 USA</w:t>
      </w:r>
    </w:p>
    <w:p w14:paraId="524E5942" w14:textId="77777777" w:rsidR="00614EF0" w:rsidRDefault="00932162">
      <w:pPr>
        <w:numPr>
          <w:ilvl w:val="0"/>
          <w:numId w:val="10"/>
        </w:numPr>
      </w:pPr>
      <w:r>
        <w:t>U.S. Geological Survey, Fort Collins Science Center, Jemez Mountains Field Station, Los Alamos, NM 87544, USA</w:t>
      </w:r>
    </w:p>
    <w:p w14:paraId="22C30927" w14:textId="77777777" w:rsidR="00614EF0" w:rsidRDefault="00932162">
      <w:pPr>
        <w:numPr>
          <w:ilvl w:val="0"/>
          <w:numId w:val="10"/>
        </w:numPr>
      </w:pPr>
      <w:r>
        <w:t>Biology Department, Wilfrid Laurier University, 75 University Ave W, Waterloo, ON, N2L 3C5</w:t>
      </w:r>
    </w:p>
    <w:p w14:paraId="2F42DE48" w14:textId="77777777" w:rsidR="00614EF0" w:rsidRDefault="00932162">
      <w:pPr>
        <w:numPr>
          <w:ilvl w:val="0"/>
          <w:numId w:val="10"/>
        </w:numPr>
      </w:pPr>
      <w:r>
        <w:t>School of Natural Resources, University of Nebraska-Lincoln, Lincoln, NE 68583, USA</w:t>
      </w:r>
    </w:p>
    <w:p w14:paraId="33564414" w14:textId="77777777" w:rsidR="00614EF0" w:rsidRDefault="00932162">
      <w:pPr>
        <w:numPr>
          <w:ilvl w:val="0"/>
          <w:numId w:val="10"/>
        </w:numPr>
      </w:pPr>
      <w:r>
        <w:t>School of Biological Sciences, Monash University, Clayton, Victoria 3800, Australia</w:t>
      </w:r>
    </w:p>
    <w:p w14:paraId="0F7E7787" w14:textId="77777777" w:rsidR="00614EF0" w:rsidRDefault="00932162">
      <w:pPr>
        <w:numPr>
          <w:ilvl w:val="0"/>
          <w:numId w:val="10"/>
        </w:numPr>
      </w:pPr>
      <w:r>
        <w:t>National Parks Wildlife and Plant Conservation Department, Chatuchak, Bangkok 10900, Thailand</w:t>
      </w:r>
    </w:p>
    <w:p w14:paraId="01BC3BBB" w14:textId="77777777" w:rsidR="00614EF0" w:rsidRDefault="00932162">
      <w:pPr>
        <w:numPr>
          <w:ilvl w:val="0"/>
          <w:numId w:val="10"/>
        </w:numPr>
      </w:pPr>
      <w:r>
        <w:t>Swiss Federal Institute for Forest, Snow and Landscape Research, CH-8903 Birmensdorf, Switzerland</w:t>
      </w:r>
    </w:p>
    <w:p w14:paraId="2D4C2590" w14:textId="77777777" w:rsidR="00614EF0" w:rsidRDefault="00932162">
      <w:pPr>
        <w:numPr>
          <w:ilvl w:val="0"/>
          <w:numId w:val="10"/>
        </w:numPr>
      </w:pPr>
      <w:r>
        <w:t>University of Alberta; Edmonton, Alberta, Canada</w:t>
      </w:r>
    </w:p>
    <w:p w14:paraId="5D49DABB" w14:textId="77777777" w:rsidR="00614EF0" w:rsidRDefault="00932162">
      <w:pPr>
        <w:numPr>
          <w:ilvl w:val="0"/>
          <w:numId w:val="10"/>
        </w:numPr>
      </w:pPr>
      <w:r>
        <w:t>Department of Forestry, Purdue University, West Lafayette, IN 47907, USA</w:t>
      </w:r>
    </w:p>
    <w:p w14:paraId="75592B78" w14:textId="77777777" w:rsidR="00614EF0" w:rsidRDefault="00932162">
      <w:pPr>
        <w:numPr>
          <w:ilvl w:val="0"/>
          <w:numId w:val="10"/>
        </w:numPr>
      </w:pPr>
      <w:r>
        <w:lastRenderedPageBreak/>
        <w:t>Department of Forest Ecology, The Silva Tarouca Research Institute for Landscape and Ornamental Gardening, Lidická 25/27, 602 00 Brno, Czech Republic</w:t>
      </w:r>
    </w:p>
    <w:p w14:paraId="78E59E3D" w14:textId="77777777" w:rsidR="00614EF0" w:rsidRDefault="00932162">
      <w:pPr>
        <w:numPr>
          <w:ilvl w:val="0"/>
          <w:numId w:val="10"/>
        </w:numPr>
      </w:pPr>
      <w:r>
        <w:t>S. J. &amp; Jessie E. Quinney College of Natural Resources and the Ecology Center, Utah State University, Logan, UT 84322, USA</w:t>
      </w:r>
    </w:p>
    <w:p w14:paraId="1BF48FE9" w14:textId="77777777" w:rsidR="00614EF0" w:rsidRDefault="00932162">
      <w:pPr>
        <w:numPr>
          <w:ilvl w:val="0"/>
          <w:numId w:val="10"/>
        </w:numPr>
      </w:pPr>
      <w:r>
        <w:t>Department of Geography, Indiana University, Bloomington, Indiana, USA</w:t>
      </w:r>
    </w:p>
    <w:p w14:paraId="104199F7" w14:textId="77777777" w:rsidR="00614EF0" w:rsidRDefault="00932162">
      <w:pPr>
        <w:numPr>
          <w:ilvl w:val="0"/>
          <w:numId w:val="10"/>
        </w:numPr>
      </w:pPr>
      <w:r>
        <w:t>Smithsonian Environmental Research Center, Edgewater, MD, USA</w:t>
      </w:r>
    </w:p>
    <w:p w14:paraId="3FBC54AC" w14:textId="77777777" w:rsidR="00614EF0" w:rsidRDefault="00932162">
      <w:pPr>
        <w:numPr>
          <w:ilvl w:val="0"/>
          <w:numId w:val="10"/>
        </w:numPr>
      </w:pPr>
      <w:r>
        <w:t>CIRAD, Montpellier, France</w:t>
      </w:r>
    </w:p>
    <w:p w14:paraId="37093050" w14:textId="77777777" w:rsidR="00614EF0" w:rsidRDefault="00932162">
      <w:pPr>
        <w:numPr>
          <w:ilvl w:val="0"/>
          <w:numId w:val="10"/>
        </w:numPr>
      </w:pPr>
      <w:r>
        <w:t>Canadian Forest Service, Northern Forestry Centre, Edmonton, Alberta, Canada</w:t>
      </w:r>
    </w:p>
    <w:p w14:paraId="768F4121" w14:textId="77777777" w:rsidR="00614EF0" w:rsidRDefault="00932162">
      <w:pPr>
        <w:numPr>
          <w:ilvl w:val="0"/>
          <w:numId w:val="10"/>
        </w:numPr>
      </w:pPr>
      <w:r>
        <w:t>Forest Ecology and Forest Management Group, Wageningen; Wageningen, The Netherlands</w:t>
      </w:r>
    </w:p>
    <w:p w14:paraId="70C2878C" w14:textId="77777777" w:rsidR="00614EF0" w:rsidRDefault="00932162">
      <w:pPr>
        <w:pStyle w:val="FirstParagraph"/>
      </w:pPr>
      <w:r>
        <w:t xml:space="preserve">*corresponding author: </w:t>
      </w:r>
      <w:hyperlink r:id="rId12">
        <w:r>
          <w:rPr>
            <w:rStyle w:val="Hyperlink"/>
          </w:rPr>
          <w:t>teixeirak@si.edu</w:t>
        </w:r>
      </w:hyperlink>
      <w:r>
        <w:t>; +1 540 635 6546</w:t>
      </w:r>
    </w:p>
    <w:p w14:paraId="71D6E9BC" w14:textId="77777777" w:rsidR="00614EF0" w:rsidRDefault="00932162">
      <w:pPr>
        <w:pStyle w:val="BodyText"/>
      </w:pPr>
      <w:r>
        <w:rPr>
          <w:b/>
        </w:rPr>
        <w:t>Running headline:</w:t>
      </w:r>
      <w:r>
        <w:t xml:space="preserve"> [45 chars]</w:t>
      </w:r>
    </w:p>
    <w:p w14:paraId="5CD1D671" w14:textId="77777777" w:rsidR="00614EF0" w:rsidRDefault="00932162">
      <w:r>
        <w:br w:type="page"/>
      </w:r>
    </w:p>
    <w:p w14:paraId="791CA4B5" w14:textId="77777777" w:rsidR="00614EF0" w:rsidRDefault="00932162">
      <w:pPr>
        <w:pStyle w:val="Heading1"/>
      </w:pPr>
      <w:bookmarkStart w:id="0" w:name="Abstract"/>
      <w:r>
        <w:lastRenderedPageBreak/>
        <w:t>Abstract</w:t>
      </w:r>
    </w:p>
    <w:p w14:paraId="5AE7B707" w14:textId="77777777" w:rsidR="00614EF0" w:rsidRDefault="00932162">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6656A61" w14:textId="77777777" w:rsidR="00614EF0" w:rsidRDefault="00932162">
      <w:pPr>
        <w:pStyle w:val="BodyText"/>
      </w:pPr>
      <w:r>
        <w:rPr>
          <w:b/>
        </w:rPr>
        <w:t>Keywords</w:t>
      </w:r>
      <w:r>
        <w:t>: climate sensitivity; diameter; environmental change; Forest Global Earth Observatory (ForestGEO); generalized least squares (GLS); nonlinear; tree-ring</w:t>
      </w:r>
    </w:p>
    <w:p w14:paraId="7BAEAEC0" w14:textId="77777777" w:rsidR="00614EF0" w:rsidRDefault="00932162">
      <w:r>
        <w:br w:type="page"/>
      </w:r>
    </w:p>
    <w:p w14:paraId="7772FFB2" w14:textId="77777777" w:rsidR="00614EF0" w:rsidRDefault="00932162">
      <w:pPr>
        <w:pStyle w:val="Heading1"/>
      </w:pPr>
      <w:bookmarkStart w:id="1" w:name="Introduction"/>
      <w:bookmarkEnd w:id="0"/>
      <w:r>
        <w:lastRenderedPageBreak/>
        <w:t>Introduction</w:t>
      </w:r>
    </w:p>
    <w:p w14:paraId="11C84AED" w14:textId="77777777" w:rsidR="00614EF0" w:rsidRDefault="0093216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BEF11EE" w14:textId="77777777" w:rsidR="00614EF0" w:rsidRDefault="00932162">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w:t>
      </w:r>
      <w:commentRangeStart w:id="2"/>
      <w:r>
        <w:t>responses</w:t>
      </w:r>
      <w:commentRangeEnd w:id="2"/>
      <w:r w:rsidR="0046040F">
        <w:rPr>
          <w:rStyle w:val="CommentReference"/>
        </w:rPr>
        <w:commentReference w:id="2"/>
      </w:r>
      <w:r>
        <w:t xml:space="preserve">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2D8FBB44" w14:textId="3BCF7131" w:rsidR="00614EF0" w:rsidRDefault="00932162">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w:t>
      </w:r>
      <w:commentRangeStart w:id="3"/>
      <w:r>
        <w:t>settings</w:t>
      </w:r>
      <w:commentRangeEnd w:id="3"/>
      <w:r w:rsidR="00FA2780">
        <w:rPr>
          <w:rStyle w:val="CommentReference"/>
        </w:rPr>
        <w:commentReference w:id="3"/>
      </w:r>
      <w:r>
        <w:t xml:space="preserve"> (</w:t>
      </w:r>
      <w:proofErr w:type="spellStart"/>
      <w:r>
        <w:t>Wilmking</w:t>
      </w:r>
      <w:proofErr w:type="spellEnd"/>
      <w:r>
        <w:t xml:space="preserve">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w:t>
      </w:r>
      <w:r w:rsidRPr="00721994">
        <w:rPr>
          <w:highlight w:val="yellow"/>
          <w:rPrChange w:id="4" w:author="Teixeira, Kristina A." w:date="2021-03-23T10:29:00Z">
            <w:rPr/>
          </w:rPrChange>
        </w:rPr>
        <w:t xml:space="preserve">climate variables (Esper &amp; Frank, 2009), systems exhibiting these are typically </w:t>
      </w:r>
      <w:commentRangeStart w:id="5"/>
      <w:del w:id="6" w:author="Pederson, Neil" w:date="2021-03-01T11:35:00Z">
        <w:r w:rsidRPr="00721994" w:rsidDel="002A01A8">
          <w:rPr>
            <w:highlight w:val="yellow"/>
            <w:rPrChange w:id="7" w:author="Teixeira, Kristina A." w:date="2021-03-23T10:29:00Z">
              <w:rPr/>
            </w:rPrChange>
          </w:rPr>
          <w:delText>avoided</w:delText>
        </w:r>
      </w:del>
      <w:ins w:id="8" w:author="Pederson, Neil" w:date="2021-03-01T11:35:00Z">
        <w:r w:rsidR="002A01A8" w:rsidRPr="00721994">
          <w:rPr>
            <w:highlight w:val="yellow"/>
            <w:rPrChange w:id="9" w:author="Teixeira, Kristina A." w:date="2021-03-23T10:29:00Z">
              <w:rPr/>
            </w:rPrChange>
          </w:rPr>
          <w:t xml:space="preserve">not the first focus for sampling. </w:t>
        </w:r>
      </w:ins>
      <w:ins w:id="10" w:author="Pederson, Neil" w:date="2021-03-01T11:36:00Z">
        <w:r w:rsidR="002A01A8" w:rsidRPr="00721994">
          <w:rPr>
            <w:highlight w:val="yellow"/>
            <w:rPrChange w:id="11" w:author="Teixeira, Kristina A." w:date="2021-03-23T10:29:00Z">
              <w:rPr/>
            </w:rPrChange>
          </w:rPr>
          <w:t xml:space="preserve">Many </w:t>
        </w:r>
      </w:ins>
      <w:ins w:id="12" w:author="Pederson, Neil" w:date="2021-03-01T11:35:00Z">
        <w:r w:rsidR="002A01A8" w:rsidRPr="00721994">
          <w:rPr>
            <w:highlight w:val="yellow"/>
            <w:rPrChange w:id="13" w:author="Teixeira, Kristina A." w:date="2021-03-23T10:29:00Z">
              <w:rPr/>
            </w:rPrChange>
          </w:rPr>
          <w:t>worked around the non-linearity</w:t>
        </w:r>
      </w:ins>
      <w:ins w:id="14" w:author="Pederson, Neil" w:date="2021-03-01T11:36:00Z">
        <w:r w:rsidR="002A01A8" w:rsidRPr="00721994">
          <w:rPr>
            <w:highlight w:val="yellow"/>
            <w:rPrChange w:id="15" w:author="Teixeira, Kristina A." w:date="2021-03-23T10:29:00Z">
              <w:rPr/>
            </w:rPrChange>
          </w:rPr>
          <w:t xml:space="preserve"> issues </w:t>
        </w:r>
      </w:ins>
      <w:del w:id="16" w:author="Pederson, Neil" w:date="2021-03-01T11:36:00Z">
        <w:r w:rsidRPr="00721994" w:rsidDel="002A01A8">
          <w:rPr>
            <w:highlight w:val="yellow"/>
            <w:rPrChange w:id="17" w:author="Teixeira, Kristina A." w:date="2021-03-23T10:29:00Z">
              <w:rPr/>
            </w:rPrChange>
          </w:rPr>
          <w:delText xml:space="preserve">–e.g., </w:delText>
        </w:r>
      </w:del>
      <w:r w:rsidRPr="00721994">
        <w:rPr>
          <w:highlight w:val="yellow"/>
          <w:rPrChange w:id="18" w:author="Teixeira, Kristina A." w:date="2021-03-23T10:29:00Z">
            <w:rPr/>
          </w:rPrChange>
        </w:rPr>
        <w:t>by sampling climate-limited forest boundaries</w:t>
      </w:r>
      <w:ins w:id="19" w:author="Pederson, Neil" w:date="2021-03-01T11:36:00Z">
        <w:r w:rsidR="002A01A8" w:rsidRPr="00721994">
          <w:rPr>
            <w:highlight w:val="yellow"/>
            <w:rPrChange w:id="20" w:author="Teixeira, Kristina A." w:date="2021-03-23T10:29:00Z">
              <w:rPr/>
            </w:rPrChange>
          </w:rPr>
          <w:t xml:space="preserve">, though not all (see Cook, </w:t>
        </w:r>
        <w:commentRangeStart w:id="21"/>
        <w:r w:rsidR="002A01A8" w:rsidRPr="00721994">
          <w:rPr>
            <w:highlight w:val="yellow"/>
            <w:rPrChange w:id="22" w:author="Teixeira, Kristina A." w:date="2021-03-23T10:29:00Z">
              <w:rPr/>
            </w:rPrChange>
          </w:rPr>
          <w:t>1982</w:t>
        </w:r>
      </w:ins>
      <w:commentRangeEnd w:id="21"/>
      <w:ins w:id="23" w:author="Pederson, Neil" w:date="2021-03-01T11:37:00Z">
        <w:r w:rsidR="002A01A8" w:rsidRPr="00721994">
          <w:rPr>
            <w:rStyle w:val="CommentReference"/>
            <w:highlight w:val="yellow"/>
            <w:rPrChange w:id="24" w:author="Teixeira, Kristina A." w:date="2021-03-23T10:29:00Z">
              <w:rPr>
                <w:rStyle w:val="CommentReference"/>
              </w:rPr>
            </w:rPrChange>
          </w:rPr>
          <w:commentReference w:id="21"/>
        </w:r>
      </w:ins>
      <w:ins w:id="25" w:author="Pederson, Neil" w:date="2021-03-01T11:36:00Z">
        <w:r w:rsidR="002A01A8" w:rsidRPr="00721994">
          <w:rPr>
            <w:highlight w:val="yellow"/>
            <w:rPrChange w:id="26" w:author="Teixeira, Kristina A." w:date="2021-03-23T10:29:00Z">
              <w:rPr/>
            </w:rPrChange>
          </w:rPr>
          <w:t>). Importantly</w:t>
        </w:r>
      </w:ins>
      <w:r w:rsidRPr="00721994">
        <w:rPr>
          <w:highlight w:val="yellow"/>
          <w:rPrChange w:id="27" w:author="Teixeira, Kristina A." w:date="2021-03-23T10:29:00Z">
            <w:rPr/>
          </w:rPrChange>
        </w:rPr>
        <w:t xml:space="preserve">, </w:t>
      </w:r>
      <w:del w:id="28" w:author="Pederson, Neil" w:date="2021-03-01T11:36:00Z">
        <w:r w:rsidRPr="00721994" w:rsidDel="002A01A8">
          <w:rPr>
            <w:highlight w:val="yellow"/>
            <w:rPrChange w:id="29" w:author="Teixeira, Kristina A." w:date="2021-03-23T10:29:00Z">
              <w:rPr/>
            </w:rPrChange>
          </w:rPr>
          <w:delText xml:space="preserve">and </w:delText>
        </w:r>
      </w:del>
      <w:r w:rsidRPr="00721994">
        <w:rPr>
          <w:highlight w:val="yellow"/>
          <w:rPrChange w:id="30" w:author="Teixeira, Kristina A." w:date="2021-03-23T10:29:00Z">
            <w:rPr/>
          </w:rPrChange>
        </w:rPr>
        <w:t xml:space="preserve">traditional analysis methods are designed around first-order linear growth-climate relationships (Fritts, 1976 </w:t>
      </w:r>
      <w:r w:rsidRPr="00721994">
        <w:rPr>
          <w:b/>
          <w:highlight w:val="yellow"/>
          <w:rPrChange w:id="31" w:author="Teixeira, Kristina A." w:date="2021-03-23T10:29:00Z">
            <w:rPr>
              <w:b/>
            </w:rPr>
          </w:rPrChange>
        </w:rPr>
        <w:t>(dendro coauthors, does this ref work?)</w:t>
      </w:r>
      <w:r w:rsidRPr="00721994">
        <w:rPr>
          <w:highlight w:val="yellow"/>
          <w:rPrChange w:id="32" w:author="Teixeira, Kristina A." w:date="2021-03-23T10:29:00Z">
            <w:rPr/>
          </w:rPrChange>
        </w:rPr>
        <w:t xml:space="preserve">). </w:t>
      </w:r>
      <w:commentRangeEnd w:id="5"/>
      <w:r w:rsidR="00016851" w:rsidRPr="00721994">
        <w:rPr>
          <w:rStyle w:val="CommentReference"/>
          <w:highlight w:val="yellow"/>
          <w:rPrChange w:id="33" w:author="Teixeira, Kristina A." w:date="2021-03-23T10:29:00Z">
            <w:rPr>
              <w:rStyle w:val="CommentReference"/>
            </w:rPr>
          </w:rPrChange>
        </w:rPr>
        <w:commentReference w:id="5"/>
      </w:r>
      <w:r w:rsidRPr="00721994">
        <w:rPr>
          <w:highlight w:val="yellow"/>
          <w:rPrChange w:id="34" w:author="Teixeira, Kristina A." w:date="2021-03-23T10:29:00Z">
            <w:rPr/>
          </w:rPrChange>
        </w:rPr>
        <w:t>Dendrochronological studies allowing for nonlinear or threshold responses of tree growth to</w:t>
      </w:r>
      <w:r>
        <w:t xml:space="preserve">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7E0FF771" w14:textId="53E92DE1" w:rsidR="00614EF0" w:rsidRDefault="0093216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w:t>
      </w:r>
      <w:ins w:id="35" w:author="Pederson, Neil" w:date="2021-03-01T11:38:00Z">
        <w:r w:rsidR="00D637A1" w:rsidRPr="00C04FCA">
          <w:rPr>
            <w:highlight w:val="yellow"/>
            <w:rPrChange w:id="36" w:author="Teixeira, Kristina A." w:date="2021-03-23T10:33:00Z">
              <w:rPr/>
            </w:rPrChange>
          </w:rPr>
          <w:t>and the influence of stand dynamics in closed-canopy forests</w:t>
        </w:r>
        <w:r w:rsidR="00D637A1">
          <w:t xml:space="preserve"> </w:t>
        </w:r>
      </w:ins>
      <w:r>
        <w:t xml:space="preserve">is removed through detrending (Cook &amp; Peters, 1997). Moreover, many studies constrain sampling to only </w:t>
      </w:r>
      <w:commentRangeStart w:id="37"/>
      <w:r>
        <w:t xml:space="preserve">larger size </w:t>
      </w:r>
      <w:r w:rsidRPr="00CC4DA5">
        <w:rPr>
          <w:highlight w:val="yellow"/>
          <w:rPrChange w:id="38" w:author="Teixeira, Kristina A." w:date="2021-03-23T10:42:00Z">
            <w:rPr/>
          </w:rPrChange>
        </w:rPr>
        <w:t>classes</w:t>
      </w:r>
      <w:commentRangeEnd w:id="37"/>
      <w:r w:rsidR="00702CDC" w:rsidRPr="00CC4DA5">
        <w:rPr>
          <w:rStyle w:val="CommentReference"/>
          <w:highlight w:val="yellow"/>
          <w:rPrChange w:id="39" w:author="Teixeira, Kristina A." w:date="2021-03-23T10:42:00Z">
            <w:rPr>
              <w:rStyle w:val="CommentReference"/>
            </w:rPr>
          </w:rPrChange>
        </w:rPr>
        <w:commentReference w:id="37"/>
      </w:r>
      <w:ins w:id="40" w:author="Pederson, Neil" w:date="2021-03-01T11:39:00Z">
        <w:r w:rsidR="00702CDC" w:rsidRPr="00CC4DA5">
          <w:rPr>
            <w:highlight w:val="yellow"/>
            <w:rPrChange w:id="41" w:author="Teixeira, Kristina A." w:date="2021-03-23T10:42:00Z">
              <w:rPr/>
            </w:rPrChange>
          </w:rPr>
          <w:t xml:space="preserve"> or trees </w:t>
        </w:r>
      </w:ins>
      <w:ins w:id="42" w:author="Pederson, Neil" w:date="2021-03-01T11:40:00Z">
        <w:r w:rsidR="00702CDC" w:rsidRPr="00CC4DA5">
          <w:rPr>
            <w:highlight w:val="yellow"/>
            <w:rPrChange w:id="43" w:author="Teixeira, Kristina A." w:date="2021-03-23T10:42:00Z">
              <w:rPr/>
            </w:rPrChange>
          </w:rPr>
          <w:t>looked to be</w:t>
        </w:r>
      </w:ins>
      <w:ins w:id="44" w:author="Pederson, Neil" w:date="2021-03-01T11:39:00Z">
        <w:r w:rsidR="00702CDC" w:rsidRPr="00CC4DA5">
          <w:rPr>
            <w:highlight w:val="yellow"/>
            <w:rPrChange w:id="45" w:author="Teixeira, Kristina A." w:date="2021-03-23T10:42:00Z">
              <w:rPr/>
            </w:rPrChange>
          </w:rPr>
          <w:t xml:space="preserve"> old</w:t>
        </w:r>
        <w:r w:rsidR="00702CDC">
          <w:t xml:space="preserve"> </w:t>
        </w:r>
      </w:ins>
      <w:ins w:id="46" w:author="Pederson, Neil" w:date="2021-03-01T11:40:00Z">
        <w:r w:rsidR="00702CDC">
          <w:t>(</w:t>
        </w:r>
        <w:proofErr w:type="spellStart"/>
        <w:r w:rsidR="00702CDC">
          <w:t>Swetnam</w:t>
        </w:r>
        <w:proofErr w:type="spellEnd"/>
        <w:r w:rsidR="00702CDC">
          <w:t xml:space="preserve"> and Brown, </w:t>
        </w:r>
        <w:commentRangeStart w:id="47"/>
        <w:r w:rsidR="00702CDC">
          <w:t>19</w:t>
        </w:r>
      </w:ins>
      <w:ins w:id="48" w:author="Pederson, Neil" w:date="2021-03-01T11:42:00Z">
        <w:r w:rsidR="00702CDC">
          <w:t>92</w:t>
        </w:r>
        <w:commentRangeEnd w:id="47"/>
        <w:r w:rsidR="00702CDC">
          <w:rPr>
            <w:rStyle w:val="CommentReference"/>
          </w:rPr>
          <w:commentReference w:id="47"/>
        </w:r>
      </w:ins>
      <w:ins w:id="49" w:author="Pederson, Neil" w:date="2021-03-01T11:40:00Z">
        <w:r w:rsidR="00702CDC">
          <w:t xml:space="preserve">; </w:t>
        </w:r>
        <w:proofErr w:type="spellStart"/>
        <w:r w:rsidR="00702CDC">
          <w:t>Stahle</w:t>
        </w:r>
        <w:proofErr w:type="spellEnd"/>
        <w:r w:rsidR="00702CDC">
          <w:t xml:space="preserve">, </w:t>
        </w:r>
        <w:commentRangeStart w:id="50"/>
        <w:r w:rsidR="00702CDC">
          <w:t>1996</w:t>
        </w:r>
      </w:ins>
      <w:commentRangeEnd w:id="50"/>
      <w:ins w:id="51" w:author="Pederson, Neil" w:date="2021-03-01T11:42:00Z">
        <w:r w:rsidR="00CF3654">
          <w:rPr>
            <w:rStyle w:val="CommentReference"/>
          </w:rPr>
          <w:commentReference w:id="50"/>
        </w:r>
      </w:ins>
      <w:ins w:id="52" w:author="Pederson, Neil" w:date="2021-03-01T11:40:00Z">
        <w:r w:rsidR="00702CDC">
          <w:t xml:space="preserve">, </w:t>
        </w:r>
        <w:r w:rsidR="00702CDC" w:rsidRPr="00CC4DA5">
          <w:rPr>
            <w:highlight w:val="yellow"/>
            <w:rPrChange w:id="53" w:author="Teixeira, Kristina A." w:date="2021-03-23T10:42:00Z">
              <w:rPr/>
            </w:rPrChange>
          </w:rPr>
          <w:t xml:space="preserve">Huckaby et al. </w:t>
        </w:r>
        <w:commentRangeStart w:id="54"/>
        <w:r w:rsidR="00702CDC" w:rsidRPr="00CC4DA5">
          <w:rPr>
            <w:highlight w:val="yellow"/>
            <w:rPrChange w:id="55" w:author="Teixeira, Kristina A." w:date="2021-03-23T10:42:00Z">
              <w:rPr/>
            </w:rPrChange>
          </w:rPr>
          <w:t>20</w:t>
        </w:r>
      </w:ins>
      <w:ins w:id="56" w:author="Pederson, Neil" w:date="2021-03-01T11:41:00Z">
        <w:r w:rsidR="00702CDC" w:rsidRPr="00CC4DA5">
          <w:rPr>
            <w:highlight w:val="yellow"/>
            <w:rPrChange w:id="57" w:author="Teixeira, Kristina A." w:date="2021-03-23T10:42:00Z">
              <w:rPr/>
            </w:rPrChange>
          </w:rPr>
          <w:t>03</w:t>
        </w:r>
        <w:commentRangeEnd w:id="54"/>
        <w:r w:rsidR="00702CDC" w:rsidRPr="00CC4DA5">
          <w:rPr>
            <w:rStyle w:val="CommentReference"/>
            <w:highlight w:val="yellow"/>
            <w:rPrChange w:id="58" w:author="Teixeira, Kristina A." w:date="2021-03-23T10:42:00Z">
              <w:rPr>
                <w:rStyle w:val="CommentReference"/>
              </w:rPr>
            </w:rPrChange>
          </w:rPr>
          <w:commentReference w:id="54"/>
        </w:r>
      </w:ins>
      <w:ins w:id="59" w:author="Pederson, Neil" w:date="2021-03-01T11:40:00Z">
        <w:r w:rsidR="00702CDC" w:rsidRPr="00CC4DA5">
          <w:rPr>
            <w:highlight w:val="yellow"/>
            <w:rPrChange w:id="60" w:author="Teixeira, Kristina A." w:date="2021-03-23T10:42:00Z">
              <w:rPr/>
            </w:rPrChange>
          </w:rPr>
          <w:t xml:space="preserve">, Pederson </w:t>
        </w:r>
        <w:commentRangeStart w:id="61"/>
        <w:r w:rsidR="00702CDC" w:rsidRPr="00CC4DA5">
          <w:rPr>
            <w:highlight w:val="yellow"/>
            <w:rPrChange w:id="62" w:author="Teixeira, Kristina A." w:date="2021-03-23T10:42:00Z">
              <w:rPr/>
            </w:rPrChange>
          </w:rPr>
          <w:t>2010</w:t>
        </w:r>
      </w:ins>
      <w:commentRangeEnd w:id="61"/>
      <w:ins w:id="63" w:author="Pederson, Neil" w:date="2021-03-01T11:42:00Z">
        <w:r w:rsidR="00C20749" w:rsidRPr="00CC4DA5">
          <w:rPr>
            <w:rStyle w:val="CommentReference"/>
            <w:highlight w:val="yellow"/>
            <w:rPrChange w:id="64" w:author="Teixeira, Kristina A." w:date="2021-03-23T10:42:00Z">
              <w:rPr>
                <w:rStyle w:val="CommentReference"/>
              </w:rPr>
            </w:rPrChange>
          </w:rPr>
          <w:commentReference w:id="61"/>
        </w:r>
      </w:ins>
      <w:ins w:id="65" w:author="Pederson, Neil" w:date="2021-03-01T11:40:00Z">
        <w:r w:rsidR="00702CDC" w:rsidRPr="00CC4DA5">
          <w:rPr>
            <w:highlight w:val="yellow"/>
            <w:rPrChange w:id="66" w:author="Teixeira, Kristina A." w:date="2021-03-23T10:42:00Z">
              <w:rPr/>
            </w:rPrChange>
          </w:rPr>
          <w:t>)</w:t>
        </w:r>
      </w:ins>
      <w:r w:rsidRPr="00CC4DA5">
        <w:rPr>
          <w:highlight w:val="yellow"/>
          <w:rPrChange w:id="67" w:author="Teixeira, Kristina A." w:date="2021-03-23T10:42:00Z">
            <w:rPr/>
          </w:rPrChange>
        </w:rPr>
        <w:t>. While</w:t>
      </w:r>
      <w:r>
        <w:t xml:space="preserv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w:t>
      </w:r>
      <w:r>
        <w:lastRenderedPageBreak/>
        <w:t>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w:t>
      </w:r>
      <w:commentRangeStart w:id="68"/>
      <w:r>
        <w:t>2021</w:t>
      </w:r>
      <w:commentRangeEnd w:id="68"/>
      <w:r w:rsidR="00126FE4">
        <w:rPr>
          <w:rStyle w:val="CommentReference"/>
        </w:rPr>
        <w:commentReference w:id="68"/>
      </w:r>
      <w:r>
        <w:t xml:space="preserve">;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5949ECA" w14:textId="77777777" w:rsidR="00614EF0" w:rsidRDefault="00932162">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w:t>
      </w:r>
      <w:commentRangeStart w:id="69"/>
      <w:r>
        <w:t xml:space="preserve">known to decline as individual trees and forest stands </w:t>
      </w:r>
      <w:proofErr w:type="spellStart"/>
      <w:r>
        <w:t>stands</w:t>
      </w:r>
      <w:proofErr w:type="spellEnd"/>
      <w:r>
        <w:t xml:space="preserve"> age </w:t>
      </w:r>
      <w:commentRangeEnd w:id="69"/>
      <w:r w:rsidR="00830E65">
        <w:rPr>
          <w:rStyle w:val="CommentReference"/>
        </w:rPr>
        <w:commentReference w:id="69"/>
      </w:r>
      <w:r>
        <w:t>(</w:t>
      </w:r>
      <w:proofErr w:type="spellStart"/>
      <w:r>
        <w:t>Goulden</w:t>
      </w:r>
      <w:proofErr w:type="spellEnd"/>
      <w:r>
        <w:t xml:space="preserve">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19C8538" w14:textId="77777777" w:rsidR="00614EF0" w:rsidRDefault="00932162">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CAFAD62" w14:textId="77777777" w:rsidR="00614EF0" w:rsidRDefault="00932162">
      <w:pPr>
        <w:pStyle w:val="Heading1"/>
      </w:pPr>
      <w:bookmarkStart w:id="70" w:name="Materials"/>
      <w:bookmarkEnd w:id="1"/>
      <w:r>
        <w:t>Materials and Methods</w:t>
      </w:r>
    </w:p>
    <w:p w14:paraId="1A9B3BC8" w14:textId="77777777" w:rsidR="00614EF0" w:rsidRDefault="00932162">
      <w:pPr>
        <w:pStyle w:val="Heading2"/>
      </w:pPr>
      <w:r>
        <w:t>Data sources and preparation</w:t>
      </w:r>
    </w:p>
    <w:p w14:paraId="50511D74" w14:textId="77777777" w:rsidR="00614EF0" w:rsidRDefault="0093216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2E3D503" w14:textId="77777777" w:rsidR="00614EF0" w:rsidRDefault="0093216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FD2C708" wp14:editId="242A348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096FC72F" w14:textId="77777777" w:rsidR="00614EF0" w:rsidRDefault="0093216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w:t>
      </w:r>
      <w:r>
        <w:lastRenderedPageBreak/>
        <w:t xml:space="preserve">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2039098D" w14:textId="77777777" w:rsidR="00614EF0" w:rsidRDefault="0093216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73037E5" w14:textId="77777777" w:rsidR="00614EF0" w:rsidRDefault="0093216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1FDD2595" w14:textId="77777777" w:rsidR="00614EF0" w:rsidRDefault="0093216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01F7935C" w14:textId="77777777" w:rsidR="00614EF0" w:rsidRDefault="00932162">
      <w:pPr>
        <w:pStyle w:val="Heading2"/>
      </w:pPr>
      <w:bookmarkStart w:id="71" w:name="Analysis"/>
      <w:r>
        <w:t>Analysis methods</w:t>
      </w:r>
    </w:p>
    <w:p w14:paraId="11DCD5D0" w14:textId="77777777" w:rsidR="00614EF0" w:rsidRDefault="0093216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6003588A" w14:textId="77777777" w:rsidR="00614EF0" w:rsidRDefault="00932162">
      <w:pPr>
        <w:pStyle w:val="CaptionedFigure"/>
      </w:pPr>
      <w:r>
        <w:rPr>
          <w:noProof/>
        </w:rPr>
        <w:lastRenderedPageBreak/>
        <w:drawing>
          <wp:inline distT="0" distB="0" distL="0" distR="0" wp14:anchorId="022E08D9" wp14:editId="3B160C3A">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7B689E04" w14:textId="77777777" w:rsidR="00614EF0" w:rsidRDefault="0093216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782F144" w14:textId="77777777" w:rsidR="00614EF0" w:rsidRDefault="00932162">
      <w:pPr>
        <w:pStyle w:val="Heading3"/>
      </w:pPr>
      <w:r>
        <w:lastRenderedPageBreak/>
        <w:t>Climate variable selection</w:t>
      </w:r>
    </w:p>
    <w:p w14:paraId="756EBA9B" w14:textId="77777777" w:rsidR="00614EF0" w:rsidRDefault="0093216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w:commentRangeStart w:id="72"/>
      <w:commentRangeStart w:id="73"/>
      <w: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t>
      </w:r>
      <w:commentRangeEnd w:id="72"/>
      <w:r w:rsidR="00CE409E">
        <w:rPr>
          <w:rStyle w:val="CommentReference"/>
        </w:rPr>
        <w:commentReference w:id="72"/>
      </w:r>
      <w:commentRangeEnd w:id="73"/>
      <w:r w:rsidR="00277144">
        <w:rPr>
          <w:rStyle w:val="CommentReference"/>
        </w:rPr>
        <w:commentReference w:id="73"/>
      </w:r>
      <w:r>
        <w:t xml:space="preserve">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33F9C4B8" w14:textId="77777777" w:rsidR="00614EF0" w:rsidRDefault="00932162">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FFC9CCA" w14:textId="77777777" w:rsidR="00614EF0" w:rsidRDefault="00932162">
      <w:pPr>
        <w:pStyle w:val="Heading3"/>
      </w:pPr>
      <w:bookmarkStart w:id="74" w:name="Combining"/>
      <w:r>
        <w:t>Combining drivers in GLS model</w:t>
      </w:r>
    </w:p>
    <w:p w14:paraId="6917B1F8" w14:textId="77777777" w:rsidR="00614EF0" w:rsidRDefault="0093216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D1366F6" w14:textId="77777777" w:rsidR="00614EF0" w:rsidRDefault="0093216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7C61CC79" w14:textId="77777777" w:rsidR="00614EF0" w:rsidRDefault="0093216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4EEE2761" w14:textId="77777777" w:rsidR="00614EF0" w:rsidRDefault="0093216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2169A3F5" w14:textId="77777777" w:rsidR="00614EF0" w:rsidRDefault="0093216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CC3C12C" w14:textId="77777777" w:rsidR="00614EF0" w:rsidRDefault="00932162">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2CD6A6A7" w14:textId="77777777" w:rsidR="00614EF0" w:rsidRDefault="0093216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1C41D46" w14:textId="77777777" w:rsidR="00614EF0" w:rsidRDefault="0093216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1BA3E0A5" w14:textId="77777777" w:rsidR="00614EF0" w:rsidRDefault="0093216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8EDE817" w14:textId="77777777" w:rsidR="00614EF0" w:rsidRDefault="00932162">
      <w:pPr>
        <w:pStyle w:val="Heading1"/>
      </w:pPr>
      <w:bookmarkStart w:id="75" w:name="Results"/>
      <w:bookmarkEnd w:id="70"/>
      <w:bookmarkEnd w:id="71"/>
      <w:bookmarkEnd w:id="74"/>
      <w:r>
        <w:t>Results</w:t>
      </w:r>
    </w:p>
    <w:p w14:paraId="59EDA580" w14:textId="77777777" w:rsidR="00614EF0" w:rsidRDefault="00932162">
      <w:pPr>
        <w:pStyle w:val="Heading2"/>
      </w:pPr>
      <w:r>
        <w:t>Climate sensitivity</w:t>
      </w:r>
    </w:p>
    <w:p w14:paraId="0CF3161D" w14:textId="77777777" w:rsidR="00614EF0" w:rsidRDefault="0093216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64A41E9D" w14:textId="77777777" w:rsidR="00614EF0" w:rsidRDefault="00932162">
      <w:pPr>
        <w:pStyle w:val="CaptionedFigure"/>
      </w:pPr>
      <w:r>
        <w:rPr>
          <w:noProof/>
        </w:rPr>
        <w:lastRenderedPageBreak/>
        <w:drawing>
          <wp:inline distT="0" distB="0" distL="0" distR="0" wp14:anchorId="57DFEB08" wp14:editId="44487A3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07376333" w14:textId="77777777" w:rsidR="00614EF0" w:rsidRDefault="0093216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2E56029" w14:textId="77777777" w:rsidR="00614EF0" w:rsidRDefault="0093216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w:t>
      </w:r>
      <w:r w:rsidRPr="006D035F">
        <w:rPr>
          <w:highlight w:val="yellow"/>
          <w:rPrChange w:id="76" w:author="Teixeira, Kristina A." w:date="2021-03-24T08:21:00Z">
            <w:rPr/>
          </w:rPrChange>
        </w:rPr>
        <w:t xml:space="preserve">) time </w:t>
      </w:r>
      <w:commentRangeStart w:id="77"/>
      <w:r w:rsidRPr="006D035F">
        <w:rPr>
          <w:highlight w:val="yellow"/>
          <w:rPrChange w:id="78" w:author="Teixeira, Kristina A." w:date="2021-03-24T08:21:00Z">
            <w:rPr/>
          </w:rPrChange>
        </w:rPr>
        <w:t>windows</w:t>
      </w:r>
      <w:commentRangeEnd w:id="77"/>
      <w:r w:rsidR="009C563F" w:rsidRPr="006D035F">
        <w:rPr>
          <w:rStyle w:val="CommentReference"/>
          <w:highlight w:val="yellow"/>
          <w:rPrChange w:id="79" w:author="Teixeira, Kristina A." w:date="2021-03-24T08:21:00Z">
            <w:rPr>
              <w:rStyle w:val="CommentReference"/>
            </w:rPr>
          </w:rPrChange>
        </w:rPr>
        <w:commentReference w:id="77"/>
      </w:r>
      <w:r w:rsidRPr="006D035F">
        <w:rPr>
          <w:highlight w:val="yellow"/>
          <w:rPrChange w:id="80" w:author="Teixeira, Kristina A." w:date="2021-03-24T08:21:00Z">
            <w:rPr/>
          </w:rPrChange>
        </w:rPr>
        <w:t xml:space="preserve"> (e.g., Fig. S20). Finally, in two cases of variables that had only weak effects and mixed responses among species in the final models (temperature variable group at HKK, precipitation variable group at </w:t>
      </w:r>
      <w:commentRangeStart w:id="81"/>
      <w:r w:rsidRPr="006D035F">
        <w:rPr>
          <w:highlight w:val="yellow"/>
          <w:rPrChange w:id="82" w:author="Teixeira, Kristina A." w:date="2021-03-24T08:21:00Z">
            <w:rPr/>
          </w:rPrChange>
        </w:rPr>
        <w:t>HF</w:t>
      </w:r>
      <w:commentRangeEnd w:id="81"/>
      <w:r w:rsidR="009C563F" w:rsidRPr="006D035F">
        <w:rPr>
          <w:rStyle w:val="CommentReference"/>
          <w:highlight w:val="yellow"/>
          <w:rPrChange w:id="83" w:author="Teixeira, Kristina A." w:date="2021-03-24T08:21:00Z">
            <w:rPr>
              <w:rStyle w:val="CommentReference"/>
            </w:rPr>
          </w:rPrChange>
        </w:rPr>
        <w:commentReference w:id="81"/>
      </w:r>
      <w:r w:rsidRPr="006D035F">
        <w:rPr>
          <w:highlight w:val="yellow"/>
          <w:rPrChange w:id="84" w:author="Teixeira, Kristina A." w:date="2021-03-24T08:21:00Z">
            <w:rPr/>
          </w:rPrChange>
        </w:rPr>
        <w:t xml:space="preserve">), </w:t>
      </w:r>
      <w:proofErr w:type="spellStart"/>
      <w:r w:rsidRPr="006D035F">
        <w:rPr>
          <w:i/>
          <w:highlight w:val="yellow"/>
          <w:rPrChange w:id="85" w:author="Teixeira, Kristina A." w:date="2021-03-24T08:21:00Z">
            <w:rPr>
              <w:i/>
            </w:rPr>
          </w:rPrChange>
        </w:rPr>
        <w:t>climwin</w:t>
      </w:r>
      <w:proofErr w:type="spellEnd"/>
      <w:r w:rsidRPr="006D035F">
        <w:rPr>
          <w:highlight w:val="yellow"/>
          <w:rPrChange w:id="86" w:author="Teixeira, Kristina A." w:date="2021-03-24T08:21:00Z">
            <w:rPr/>
          </w:rPrChange>
        </w:rPr>
        <w:t xml:space="preserve"> identified different climate variables and different time windows (Figs. S18, S24). Henceforth, unless otherwise</w:t>
      </w:r>
      <w:r>
        <w:t xml:space="preserv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4A6ED6B" w14:textId="77777777" w:rsidR="00614EF0" w:rsidRDefault="00932162">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w:t>
      </w:r>
      <w:commentRangeStart w:id="87"/>
      <w:r>
        <w:t xml:space="preserve">only a precipitation term was significant </w:t>
      </w:r>
      <w:commentRangeEnd w:id="87"/>
      <w:r w:rsidR="00897F3B">
        <w:rPr>
          <w:rStyle w:val="CommentReference"/>
        </w:rPr>
        <w:commentReference w:id="87"/>
      </w:r>
      <w:r>
        <w:t>(2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t>
      </w:r>
      <w:commentRangeStart w:id="88"/>
      <w:r>
        <w:t>window</w:t>
      </w:r>
      <w:commentRangeEnd w:id="88"/>
      <w:r w:rsidR="000F40BA">
        <w:rPr>
          <w:rStyle w:val="CommentReference"/>
        </w:rPr>
        <w:commentReference w:id="88"/>
      </w:r>
      <w:r>
        <w:t xml:space="preserve"> (exception: LDW). Below, we summarize the precipitation and temperature variables included in these models and their direction of response.</w:t>
      </w:r>
    </w:p>
    <w:p w14:paraId="72EF0AB1" w14:textId="77777777" w:rsidR="00614EF0" w:rsidRDefault="00932162">
      <w:pPr>
        <w:pStyle w:val="CaptionedFigure"/>
      </w:pPr>
      <w:r>
        <w:rPr>
          <w:noProof/>
        </w:rPr>
        <w:lastRenderedPageBreak/>
        <w:drawing>
          <wp:inline distT="0" distB="0" distL="0" distR="0" wp14:anchorId="2B85171A" wp14:editId="2BD3FD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577A2CEC" w14:textId="77777777" w:rsidR="00614EF0" w:rsidRDefault="00932162">
      <w:pPr>
        <w:pStyle w:val="ImageCaption"/>
      </w:pPr>
      <w:commentRangeStart w:id="89"/>
      <w:r>
        <w:rPr>
          <w:b/>
        </w:rPr>
        <w:t>Figure</w:t>
      </w:r>
      <w:commentRangeEnd w:id="89"/>
      <w:r w:rsidR="00497FDE">
        <w:rPr>
          <w:rStyle w:val="CommentReference"/>
          <w:i w:val="0"/>
        </w:rPr>
        <w:commentReference w:id="89"/>
      </w:r>
      <w:r>
        <w:rPr>
          <w:b/>
        </w:rPr>
        <w:t xml:space="preserv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051A470F" w14:textId="77777777" w:rsidR="00614EF0" w:rsidRDefault="0093216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w:t>
      </w:r>
      <w:commentRangeStart w:id="90"/>
      <w:r>
        <w:t>dry season</w:t>
      </w:r>
      <w:commentRangeEnd w:id="90"/>
      <w:r w:rsidR="0057791B">
        <w:rPr>
          <w:rStyle w:val="CommentReference"/>
        </w:rPr>
        <w:commentReference w:id="90"/>
      </w:r>
      <w:r>
        <w:t xml:space="preserve">.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91"/>
      <w:r>
        <w:t>BEAL</w:t>
      </w:r>
      <w:commentRangeEnd w:id="91"/>
      <w:r w:rsidR="00A9081F">
        <w:rPr>
          <w:rStyle w:val="CommentReference"/>
        </w:rPr>
        <w:commentReference w:id="91"/>
      </w:r>
      <w:r>
        <w:t xml:space="preserve"> at HF; Fig. 3).</w:t>
      </w:r>
    </w:p>
    <w:p w14:paraId="5C24BE73" w14:textId="77777777" w:rsidR="00614EF0" w:rsidRDefault="0093216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w:t>
      </w:r>
      <w:commentRangeStart w:id="92"/>
      <w:r>
        <w:t>late winter/early spring (HF, ZOF</w:t>
      </w:r>
      <w:commentRangeEnd w:id="92"/>
      <w:r w:rsidR="00331C8C">
        <w:rPr>
          <w:rStyle w:val="CommentReference"/>
        </w:rPr>
        <w:commentReference w:id="92"/>
      </w:r>
      <w:r>
        <w:t xml:space="preserve">),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w:t>
      </w:r>
      <w:commentRangeStart w:id="93"/>
      <w:r>
        <w:t xml:space="preserve">of March </w:t>
      </w:r>
      <m:oMath>
        <m:r>
          <w:rPr>
            <w:rFonts w:ascii="Cambria Math" w:hAnsi="Cambria Math"/>
          </w:rPr>
          <m:t>PET</m:t>
        </m:r>
      </m:oMath>
      <w:r>
        <w:t xml:space="preserve"> for </w:t>
      </w:r>
      <w:r>
        <w:rPr>
          <w:i/>
        </w:rPr>
        <w:t>Tsuga Canadensis</w:t>
      </w:r>
      <w:r>
        <w:t xml:space="preserve"> at HF</w:t>
      </w:r>
      <w:commentRangeEnd w:id="93"/>
      <w:r w:rsidR="00745011">
        <w:rPr>
          <w:rStyle w:val="CommentReference"/>
        </w:rPr>
        <w:commentReference w:id="93"/>
      </w:r>
      <w:r>
        <w:t xml:space="preserve">,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w:t>
      </w:r>
      <w:commentRangeStart w:id="94"/>
      <w:r>
        <w:t>afterwards</w:t>
      </w:r>
      <w:commentRangeEnd w:id="94"/>
      <w:r w:rsidR="006A58D7">
        <w:rPr>
          <w:rStyle w:val="CommentReference"/>
        </w:rPr>
        <w:commentReference w:id="94"/>
      </w:r>
      <w:r>
        <w:t xml:space="preserve"> (Fig. S55).</w:t>
      </w:r>
    </w:p>
    <w:p w14:paraId="08AB1DDE" w14:textId="77777777" w:rsidR="00614EF0" w:rsidRDefault="00932162">
      <w:pPr>
        <w:pStyle w:val="Heading2"/>
      </w:pPr>
      <w:bookmarkStart w:id="95" w:name="Influence"/>
      <w:r>
        <w:lastRenderedPageBreak/>
        <w:t>Influence of DBH</w:t>
      </w:r>
    </w:p>
    <w:p w14:paraId="27A58A31" w14:textId="77777777" w:rsidR="00614EF0" w:rsidRDefault="00932162">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4B34AA7" w14:textId="77777777" w:rsidR="00614EF0" w:rsidRDefault="0093216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w:t>
      </w:r>
      <w:commentRangeStart w:id="96"/>
      <w:r>
        <w:t xml:space="preserve">: </w:t>
      </w:r>
      <w:r>
        <w:rPr>
          <w:i/>
        </w:rPr>
        <w:t>Acer rubrum</w:t>
      </w:r>
      <w:r>
        <w:t xml:space="preserve"> at HF</w:t>
      </w:r>
      <w:commentRangeEnd w:id="96"/>
      <w:r w:rsidR="00F02B10">
        <w:rPr>
          <w:rStyle w:val="CommentReference"/>
        </w:rPr>
        <w:commentReference w:id="96"/>
      </w:r>
      <w:r>
        <w:t xml:space="preserve">),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D439BC5" w14:textId="77777777" w:rsidR="00614EF0" w:rsidRDefault="00932162">
      <w:pPr>
        <w:pStyle w:val="CaptionedFigure"/>
      </w:pPr>
      <w:r>
        <w:rPr>
          <w:noProof/>
        </w:rPr>
        <w:lastRenderedPageBreak/>
        <w:drawing>
          <wp:inline distT="0" distB="0" distL="0" distR="0" wp14:anchorId="7EBA0576" wp14:editId="41707CD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5BBA9C2" w14:textId="77777777" w:rsidR="00614EF0" w:rsidRDefault="00932162">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6C6578" w14:textId="77777777" w:rsidR="00614EF0" w:rsidRDefault="00932162">
      <w:pPr>
        <w:pStyle w:val="Heading2"/>
      </w:pPr>
      <w:bookmarkStart w:id="97" w:name="Additive"/>
      <w:bookmarkEnd w:id="95"/>
      <w:r>
        <w:t>Additive and interactive effects of climate and DBH</w:t>
      </w:r>
    </w:p>
    <w:p w14:paraId="387D9F4F" w14:textId="77777777" w:rsidR="00614EF0" w:rsidRDefault="00932162">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46557722" w14:textId="77777777" w:rsidR="00614EF0" w:rsidRDefault="0093216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w:t>
      </w:r>
      <w:commentRangeStart w:id="98"/>
      <w:commentRangeStart w:id="99"/>
      <w:r>
        <w:t xml:space="preserve">tended to be least for </w:t>
      </w:r>
      <m:oMath>
        <m:r>
          <w:rPr>
            <w:rFonts w:ascii="Cambria Math" w:hAnsi="Cambria Math"/>
          </w:rPr>
          <m:t>RW</m:t>
        </m:r>
        <w:commentRangeEnd w:id="98"/>
        <m:r>
          <m:rPr>
            <m:sty m:val="p"/>
          </m:rPr>
          <w:rPr>
            <w:rStyle w:val="CommentReference"/>
          </w:rPr>
          <w:commentReference w:id="98"/>
        </m:r>
        <w:commentRangeEnd w:id="99"/>
        <m:r>
          <m:rPr>
            <m:sty m:val="p"/>
          </m:rPr>
          <w:rPr>
            <w:rStyle w:val="CommentReference"/>
          </w:rPr>
          <w:commentReference w:id="99"/>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7C84099" w14:textId="77777777" w:rsidR="00614EF0" w:rsidRDefault="00932162">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86300FA" w14:textId="77777777" w:rsidR="00614EF0" w:rsidRDefault="0093216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49295707" w14:textId="77777777" w:rsidR="00614EF0" w:rsidRDefault="00932162">
      <w:pPr>
        <w:pStyle w:val="CaptionedFigure"/>
      </w:pPr>
      <w:r>
        <w:rPr>
          <w:noProof/>
        </w:rPr>
        <w:lastRenderedPageBreak/>
        <w:drawing>
          <wp:inline distT="0" distB="0" distL="0" distR="0" wp14:anchorId="137269C6" wp14:editId="27509BB6">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FC8A13" w14:textId="77777777" w:rsidR="00614EF0" w:rsidRDefault="00932162">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049CF45" w14:textId="77777777" w:rsidR="00614EF0" w:rsidRDefault="00932162">
      <w:pPr>
        <w:pStyle w:val="Heading2"/>
      </w:pPr>
      <w:bookmarkStart w:id="100" w:name="Effects"/>
      <w:bookmarkEnd w:id="97"/>
      <w:r>
        <w:t>Effects of year</w:t>
      </w:r>
    </w:p>
    <w:p w14:paraId="0AA17824" w14:textId="77777777" w:rsidR="00614EF0" w:rsidRDefault="0093216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6F8AAA08" w14:textId="77777777" w:rsidR="00614EF0" w:rsidRDefault="00932162">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35A9F483" w14:textId="77777777" w:rsidR="00614EF0" w:rsidRDefault="00932162">
      <w:pPr>
        <w:pStyle w:val="CaptionedFigure"/>
      </w:pPr>
      <w:r>
        <w:rPr>
          <w:noProof/>
        </w:rPr>
        <w:lastRenderedPageBreak/>
        <w:drawing>
          <wp:inline distT="0" distB="0" distL="0" distR="0" wp14:anchorId="5A72533B" wp14:editId="6EEFEE86">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41605F4" w14:textId="77777777" w:rsidR="00614EF0" w:rsidRDefault="0093216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EF3C9A" w14:textId="77777777" w:rsidR="00614EF0" w:rsidRDefault="00932162">
      <w:pPr>
        <w:pStyle w:val="Heading1"/>
      </w:pPr>
      <w:bookmarkStart w:id="101" w:name="Discussion"/>
      <w:bookmarkEnd w:id="75"/>
      <w:bookmarkEnd w:id="100"/>
      <w:r>
        <w:t>Discussion</w:t>
      </w:r>
    </w:p>
    <w:p w14:paraId="53F4CD6A" w14:textId="77777777" w:rsidR="00614EF0" w:rsidRDefault="00932162">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7943E1" w14:textId="77777777" w:rsidR="00614EF0" w:rsidRDefault="00932162">
      <w:pPr>
        <w:pStyle w:val="Heading2"/>
      </w:pPr>
      <w:bookmarkStart w:id="102" w:name="Climate"/>
      <w:r>
        <w:t xml:space="preserve">Climate </w:t>
      </w:r>
      <w:commentRangeStart w:id="103"/>
      <w:r>
        <w:t>sensitivity</w:t>
      </w:r>
      <w:commentRangeEnd w:id="103"/>
      <w:r w:rsidR="00B12B8C">
        <w:rPr>
          <w:rStyle w:val="CommentReference"/>
          <w:rFonts w:eastAsiaTheme="minorHAnsi" w:cstheme="minorBidi"/>
          <w:b w:val="0"/>
          <w:bCs w:val="0"/>
          <w:color w:val="auto"/>
        </w:rPr>
        <w:commentReference w:id="103"/>
      </w:r>
    </w:p>
    <w:p w14:paraId="542E0FEA" w14:textId="77777777" w:rsidR="00614EF0" w:rsidRDefault="0093216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104"/>
      <w:r>
        <w:t>warming temperatures</w:t>
      </w:r>
      <w:commentRangeEnd w:id="104"/>
      <w:r w:rsidR="007002C9">
        <w:rPr>
          <w:rStyle w:val="CommentReference"/>
        </w:rPr>
        <w:commentReference w:id="104"/>
      </w:r>
      <w:r>
        <w:t>.</w:t>
      </w:r>
    </w:p>
    <w:p w14:paraId="0625638C" w14:textId="77777777" w:rsidR="00614EF0" w:rsidRDefault="00932162">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w:t>
      </w:r>
      <w:commentRangeStart w:id="105"/>
      <w:r>
        <w:t>averaged</w:t>
      </w:r>
      <w:commentRangeEnd w:id="105"/>
      <w:r w:rsidR="00BF2CA9">
        <w:rPr>
          <w:rStyle w:val="CommentReference"/>
        </w:rPr>
        <w:commentReference w:id="105"/>
      </w:r>
      <w:r>
        <w:t xml:space="preserve">. Some differences in variables identified and the slope between growth and climate are to be expected giving the methodological differences (Appendix S4); however, as a whole the identified drivers and directions of response are consistent with conventional </w:t>
      </w:r>
      <w:commentRangeStart w:id="106"/>
      <w:r>
        <w:t>methods</w:t>
      </w:r>
      <w:commentRangeEnd w:id="106"/>
      <w:r w:rsidR="00BF2CA9">
        <w:rPr>
          <w:rStyle w:val="CommentReference"/>
        </w:rPr>
        <w:commentReference w:id="106"/>
      </w:r>
      <w:r>
        <w:t xml:space="preserve"> (2, S11-S14; Table S5). </w:t>
      </w:r>
      <w:commentRangeStart w:id="107"/>
      <w:r>
        <w:t>Another</w:t>
      </w:r>
      <w:commentRangeEnd w:id="107"/>
      <w:r w:rsidR="00047802">
        <w:rPr>
          <w:rStyle w:val="CommentReference"/>
        </w:rPr>
        <w:commentReference w:id="107"/>
      </w:r>
      <w:r>
        <w:t xml:space="preserve">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636895AC" w14:textId="77777777" w:rsidR="00614EF0" w:rsidRDefault="00932162">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w:t>
      </w:r>
      <w:commentRangeStart w:id="108"/>
      <w:r>
        <w:t xml:space="preserve">are likely to </w:t>
      </w:r>
      <w:commentRangeEnd w:id="108"/>
      <w:r w:rsidR="0080670A">
        <w:rPr>
          <w:rStyle w:val="CommentReference"/>
        </w:rPr>
        <w:commentReference w:id="108"/>
      </w:r>
      <w:r>
        <w:t>become more prevalent.</w:t>
      </w:r>
    </w:p>
    <w:p w14:paraId="3E42E0F2" w14:textId="77777777" w:rsidR="00614EF0" w:rsidRDefault="00932162">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w:t>
      </w:r>
      <w:commentRangeStart w:id="109"/>
      <w:r>
        <w:t xml:space="preserve">coherent pattern observed in this analysis was a tendency for larger trees to be more sensitive to precipitation and high temperatures </w:t>
      </w:r>
      <w:commentRangeEnd w:id="109"/>
      <w:r w:rsidR="0080670A">
        <w:rPr>
          <w:rStyle w:val="CommentReference"/>
        </w:rPr>
        <w:commentReference w:id="109"/>
      </w:r>
      <w:r>
        <w:t xml:space="preserve">(Fig.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26BC6840" w14:textId="77777777" w:rsidR="00614EF0" w:rsidRDefault="00932162">
      <w:pPr>
        <w:pStyle w:val="Heading2"/>
      </w:pPr>
      <w:bookmarkStart w:id="110" w:name="Variation"/>
      <w:bookmarkEnd w:id="102"/>
      <w:r>
        <w:t xml:space="preserve">Variation with </w:t>
      </w:r>
      <m:oMath>
        <m:r>
          <m:rPr>
            <m:sty m:val="bi"/>
          </m:rPr>
          <w:rPr>
            <w:rFonts w:ascii="Cambria Math" w:hAnsi="Cambria Math"/>
          </w:rPr>
          <m:t>DBH</m:t>
        </m:r>
      </m:oMath>
    </w:p>
    <w:p w14:paraId="24F82BE7" w14:textId="77777777" w:rsidR="00614EF0" w:rsidRDefault="0093216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commentRangeStart w:id="111"/>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w:t>
      </w:r>
      <w:commentRangeEnd w:id="111"/>
      <w:r w:rsidR="00867780">
        <w:rPr>
          <w:rStyle w:val="CommentReference"/>
        </w:rPr>
        <w:commentReference w:id="111"/>
      </w:r>
      <w:r>
        <w:t>or increases and subsequently decreases (Schelhaas et al., 2018).</w:t>
      </w:r>
    </w:p>
    <w:p w14:paraId="5FB90FC9" w14:textId="77777777" w:rsidR="00614EF0" w:rsidRDefault="0093216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w:t>
      </w:r>
      <w:commentRangeStart w:id="112"/>
      <w:r>
        <w:t>successional changes in stand structure, climate change</w:t>
      </w:r>
      <w:commentRangeEnd w:id="112"/>
      <w:r w:rsidR="00AD652F">
        <w:rPr>
          <w:rStyle w:val="CommentReference"/>
        </w:rPr>
        <w:commentReference w:id="112"/>
      </w:r>
      <w:r>
        <w:t xml:space="preserv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99F8E2D" w14:textId="77777777" w:rsidR="00614EF0" w:rsidRDefault="00932162">
      <w:pPr>
        <w:pStyle w:val="Heading2"/>
      </w:pPr>
      <w:bookmarkStart w:id="113" w:name="Changing"/>
      <w:bookmarkEnd w:id="110"/>
      <w:r>
        <w:t>Changing growth rates</w:t>
      </w:r>
    </w:p>
    <w:p w14:paraId="591E2D5C" w14:textId="77777777" w:rsidR="00614EF0" w:rsidRDefault="0093216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w:t>
      </w:r>
      <w:commentRangeStart w:id="114"/>
      <w:r>
        <w:t xml:space="preserve">survivorship biases </w:t>
      </w:r>
      <w:commentRangeEnd w:id="114"/>
      <w:r w:rsidR="00203012">
        <w:rPr>
          <w:rStyle w:val="CommentReference"/>
        </w:rPr>
        <w:commentReference w:id="114"/>
      </w:r>
      <w:r>
        <w:t xml:space="preserve">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w:t>
      </w:r>
      <w:commentRangeStart w:id="115"/>
      <w:r>
        <w:t xml:space="preserve">survivorship biases, or to design sampling in a way that ensures unbiased representation of a species’ growth rate at all points in the history of a stand </w:t>
      </w:r>
      <w:commentRangeEnd w:id="115"/>
      <w:r w:rsidR="00203012">
        <w:rPr>
          <w:rStyle w:val="CommentReference"/>
        </w:rPr>
        <w:commentReference w:id="115"/>
      </w:r>
      <w:r>
        <w:t xml:space="preserve">(Bowman et al., 2013; Brienen et al., 2017, 2012). The observed trends should therefore be interpreted with </w:t>
      </w:r>
      <w:commentRangeStart w:id="116"/>
      <w:r>
        <w:t>caution</w:t>
      </w:r>
      <w:commentRangeEnd w:id="116"/>
      <w:r w:rsidR="000033CA">
        <w:rPr>
          <w:rStyle w:val="CommentReference"/>
        </w:rPr>
        <w:commentReference w:id="116"/>
      </w:r>
      <w:r>
        <w:t xml:space="preserve">,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75BF1A87" w14:textId="16892FDF" w:rsidR="00614EF0" w:rsidRDefault="00932162">
      <w:pPr>
        <w:pStyle w:val="BodyText"/>
      </w:pPr>
      <w:r>
        <w:t xml:space="preserve">The majority of negative growth trends observed here (Fig. 6) are probably attributable to successional stand dynamics as cohorts and stands </w:t>
      </w:r>
      <w:del w:id="117" w:author="Pederson, Neil" w:date="2021-03-01T12:50:00Z">
        <w:r w:rsidDel="000033CA">
          <w:delText>age</w:delText>
        </w:r>
      </w:del>
      <w:ins w:id="118" w:author="Pederson, Neil" w:date="2021-03-01T12:50:00Z">
        <w:r w:rsidR="000033CA">
          <w:t>develop over time</w:t>
        </w:r>
      </w:ins>
      <w:r>
        <w:t xml:space="preserve">. For species exhibiting a pulse of recruitment in the past followed by little subsequent recruitment (e.g., </w:t>
      </w:r>
      <w:r>
        <w:rPr>
          <w:i/>
        </w:rPr>
        <w:t>Acer rubrum</w:t>
      </w:r>
      <w:r>
        <w:t xml:space="preserve"> and </w:t>
      </w:r>
      <w:r>
        <w:rPr>
          <w:i/>
        </w:rPr>
        <w:t>Betula alleghaniensis</w:t>
      </w:r>
      <w:r>
        <w:t xml:space="preserve"> at </w:t>
      </w:r>
      <w:commentRangeStart w:id="119"/>
      <w:r>
        <w:t>HF</w:t>
      </w:r>
      <w:commentRangeEnd w:id="119"/>
      <w:r w:rsidR="000033CA">
        <w:rPr>
          <w:rStyle w:val="CommentReference"/>
        </w:rPr>
        <w:commentReference w:id="119"/>
      </w:r>
      <w:r>
        <w:t>;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w:t>
      </w:r>
      <w:commentRangeStart w:id="120"/>
      <w:r>
        <w:t>stand</w:t>
      </w:r>
      <w:commentRangeEnd w:id="120"/>
      <w:r w:rsidR="000033CA">
        <w:rPr>
          <w:rStyle w:val="CommentReference"/>
        </w:rPr>
        <w:commentReference w:id="120"/>
      </w:r>
      <w:r>
        <w:t xml:space="preserve">. This can occur, for example, when a species undergoes a dramatic decline in </w:t>
      </w:r>
      <w:r>
        <w:lastRenderedPageBreak/>
        <w:t xml:space="preserve">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w:t>
      </w:r>
      <w:commentRangeStart w:id="121"/>
      <w:r>
        <w:t>proceeds</w:t>
      </w:r>
      <w:commentRangeEnd w:id="121"/>
      <w:r w:rsidR="000033CA">
        <w:rPr>
          <w:rStyle w:val="CommentReference"/>
        </w:rPr>
        <w:commentReference w:id="121"/>
      </w:r>
      <w:r>
        <w:t>.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t>
      </w:r>
      <w:commentRangeStart w:id="122"/>
      <w:r>
        <w:t>would tend to experience an increasingly competitive environment through time</w:t>
      </w:r>
      <w:commentRangeEnd w:id="122"/>
      <w:r w:rsidR="000033CA">
        <w:rPr>
          <w:rStyle w:val="CommentReference"/>
        </w:rPr>
        <w:commentReference w:id="122"/>
      </w:r>
      <w:r>
        <w:t>.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F69B3C4" w14:textId="77777777" w:rsidR="00614EF0" w:rsidRDefault="0093216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w:t>
      </w:r>
      <w:commentRangeStart w:id="123"/>
      <w:r>
        <w:t>model</w:t>
      </w:r>
      <w:commentRangeEnd w:id="123"/>
      <w:r w:rsidR="000033CA">
        <w:rPr>
          <w:rStyle w:val="CommentReference"/>
        </w:rPr>
        <w:commentReference w:id="123"/>
      </w:r>
      <w:r>
        <w:t xml:space="preserve">.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w:t>
      </w:r>
      <w:commentRangeStart w:id="124"/>
      <w:r>
        <w:t>possible</w:t>
      </w:r>
      <w:commentRangeEnd w:id="124"/>
      <w:r w:rsidR="000033CA">
        <w:rPr>
          <w:rStyle w:val="CommentReference"/>
        </w:rPr>
        <w:commentReference w:id="124"/>
      </w:r>
      <w:r>
        <w:t xml:space="preserv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5223075" w14:textId="77777777" w:rsidR="00614EF0" w:rsidRDefault="00932162">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w:t>
      </w:r>
      <w:commentRangeStart w:id="125"/>
      <w:r>
        <w:t>growth</w:t>
      </w:r>
      <w:commentRangeEnd w:id="125"/>
      <w:r w:rsidR="008A7016">
        <w:rPr>
          <w:rStyle w:val="CommentReference"/>
        </w:rPr>
        <w:commentReference w:id="125"/>
      </w:r>
      <w:r>
        <w:t xml:space="preserve">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1BA9D292" w14:textId="77777777" w:rsidR="00614EF0" w:rsidRDefault="00932162">
      <w:pPr>
        <w:pStyle w:val="Heading2"/>
      </w:pPr>
      <w:bookmarkStart w:id="126" w:name="Conclusions"/>
      <w:bookmarkEnd w:id="113"/>
      <w:r>
        <w:lastRenderedPageBreak/>
        <w:t>Conclusions</w:t>
      </w:r>
    </w:p>
    <w:p w14:paraId="5CFFEB40" w14:textId="77777777" w:rsidR="00614EF0" w:rsidRDefault="0093216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w:t>
      </w:r>
      <w:commentRangeStart w:id="127"/>
      <w:r>
        <w:t>temperature and precipitation over different time windows</w:t>
      </w:r>
      <w:commentRangeEnd w:id="127"/>
      <w:r w:rsidR="00C1691B">
        <w:rPr>
          <w:rStyle w:val="CommentReference"/>
        </w:rPr>
        <w:commentReference w:id="127"/>
      </w:r>
      <w:r>
        <w:t xml:space="preserve">,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w:t>
      </w:r>
      <w:commentRangeStart w:id="128"/>
      <w:r>
        <w:t xml:space="preserve">commonly </w:t>
      </w:r>
      <w:commentRangeEnd w:id="128"/>
      <w:r w:rsidR="00C1691B">
        <w:rPr>
          <w:rStyle w:val="CommentReference"/>
        </w:rPr>
        <w:commentReference w:id="128"/>
      </w:r>
      <w:r>
        <w:t>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60F0E9A3" w14:textId="77777777" w:rsidR="00614EF0" w:rsidRDefault="00932162">
      <w:pPr>
        <w:pStyle w:val="Heading1"/>
      </w:pPr>
      <w:bookmarkStart w:id="129" w:name="Acknowledgements"/>
      <w:bookmarkEnd w:id="101"/>
      <w:bookmarkEnd w:id="126"/>
      <w:r>
        <w:t>Acknowledgements</w:t>
      </w:r>
    </w:p>
    <w:p w14:paraId="154007EE" w14:textId="77777777" w:rsidR="00614EF0" w:rsidRDefault="0093216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547CF6A6" w14:textId="77777777" w:rsidR="00614EF0" w:rsidRDefault="00932162">
      <w:pPr>
        <w:pStyle w:val="Heading1"/>
      </w:pPr>
      <w:bookmarkStart w:id="130" w:name="Authors"/>
      <w:bookmarkEnd w:id="129"/>
      <w:r>
        <w:t>Authors’ contributions</w:t>
      </w:r>
    </w:p>
    <w:p w14:paraId="590F1931" w14:textId="77777777" w:rsidR="00614EF0" w:rsidRDefault="0093216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346534E" w14:textId="77777777" w:rsidR="00614EF0" w:rsidRDefault="00932162">
      <w:pPr>
        <w:pStyle w:val="Heading1"/>
      </w:pPr>
      <w:bookmarkStart w:id="131" w:name="Data"/>
      <w:bookmarkEnd w:id="130"/>
      <w:r>
        <w:t>Data availability</w:t>
      </w:r>
    </w:p>
    <w:p w14:paraId="2BF69D65" w14:textId="77777777" w:rsidR="00614EF0" w:rsidRDefault="00932162">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2F00FF2A" w14:textId="77777777" w:rsidR="00614EF0" w:rsidRDefault="00932162">
      <w:pPr>
        <w:pStyle w:val="Heading1"/>
      </w:pPr>
      <w:bookmarkStart w:id="132" w:name="Supplementary"/>
      <w:bookmarkEnd w:id="131"/>
      <w:r>
        <w:t>Supplementary files</w:t>
      </w:r>
    </w:p>
    <w:p w14:paraId="5449AF12" w14:textId="77777777" w:rsidR="00614EF0" w:rsidRDefault="00932162">
      <w:pPr>
        <w:pStyle w:val="FirstParagraph"/>
      </w:pPr>
      <w:r>
        <w:t>Appendix S1. Site Details</w:t>
      </w:r>
    </w:p>
    <w:p w14:paraId="29CE23F3" w14:textId="77777777" w:rsidR="00614EF0" w:rsidRDefault="00932162">
      <w:pPr>
        <w:pStyle w:val="BodyText"/>
      </w:pPr>
      <w:r>
        <w:lastRenderedPageBreak/>
        <w:t xml:space="preserve">Appendix S2. Methods for reconstruction of </w:t>
      </w:r>
      <m:oMath>
        <m:r>
          <w:rPr>
            <w:rFonts w:ascii="Cambria Math" w:hAnsi="Cambria Math"/>
          </w:rPr>
          <m:t>DBH</m:t>
        </m:r>
      </m:oMath>
    </w:p>
    <w:p w14:paraId="6445F605" w14:textId="77777777" w:rsidR="00614EF0" w:rsidRDefault="00932162">
      <w:pPr>
        <w:pStyle w:val="BodyText"/>
      </w:pPr>
      <w:r>
        <w:t>Appendix S3. Methods for climate data evaluation and correction</w:t>
      </w:r>
    </w:p>
    <w:p w14:paraId="6AFC085D" w14:textId="77777777" w:rsidR="00614EF0" w:rsidRDefault="00932162">
      <w:pPr>
        <w:pStyle w:val="BodyText"/>
      </w:pPr>
      <w:r>
        <w:t>Appendix S4. Methods for comparing our approach with traditional methods</w:t>
      </w:r>
    </w:p>
    <w:p w14:paraId="61D9BCDD" w14:textId="77777777" w:rsidR="00614EF0" w:rsidRDefault="00932162">
      <w:pPr>
        <w:pStyle w:val="BodyText"/>
      </w:pPr>
      <w:r>
        <w:t>Appendix S5. Dealing with rapidly changing climate and tree growth</w:t>
      </w:r>
    </w:p>
    <w:p w14:paraId="792F4578" w14:textId="77777777" w:rsidR="00614EF0" w:rsidRDefault="00932162">
      <w:pPr>
        <w:pStyle w:val="BodyText"/>
      </w:pPr>
      <w:r>
        <w:t>Table S1. Site Details.</w:t>
      </w:r>
    </w:p>
    <w:p w14:paraId="25890EF9" w14:textId="77777777" w:rsidR="00614EF0" w:rsidRDefault="00932162">
      <w:pPr>
        <w:pStyle w:val="BodyText"/>
      </w:pPr>
      <w:r>
        <w:t>Table S2. Species analyzed, their characteristics, and bark allometries applied.</w:t>
      </w:r>
    </w:p>
    <w:p w14:paraId="16101C09" w14:textId="77777777" w:rsidR="00614EF0" w:rsidRDefault="00932162">
      <w:pPr>
        <w:pStyle w:val="BodyText"/>
      </w:pPr>
      <w:r>
        <w:t>Table S3. Sampling details for species by site.</w:t>
      </w:r>
    </w:p>
    <w:p w14:paraId="031033E1" w14:textId="77777777" w:rsidR="00614EF0" w:rsidRDefault="00932162">
      <w:pPr>
        <w:pStyle w:val="BodyText"/>
      </w:pPr>
      <w:r>
        <w:t>Table S4. Allometric equations for bark thickness.</w:t>
      </w:r>
    </w:p>
    <w:p w14:paraId="1FA2F178" w14:textId="77777777" w:rsidR="00614EF0" w:rsidRDefault="00932162">
      <w:pPr>
        <w:pStyle w:val="BodyText"/>
      </w:pPr>
      <w:r>
        <w:t>Table S5. Qualtiative comparison of results from this study with previous studies employing conventional methods.</w:t>
      </w:r>
    </w:p>
    <w:p w14:paraId="49163AF3" w14:textId="77777777" w:rsidR="00614EF0" w:rsidRDefault="00932162">
      <w:pPr>
        <w:pStyle w:val="BodyText"/>
      </w:pPr>
      <w:r>
        <w:t>Figures S1-S10. Density plots of core record start years by species for all sites.</w:t>
      </w:r>
    </w:p>
    <w:p w14:paraId="74E04927" w14:textId="77777777" w:rsidR="00614EF0" w:rsidRDefault="00932162">
      <w:pPr>
        <w:pStyle w:val="BodyText"/>
      </w:pPr>
      <w:r>
        <w:t>Figures S11-S14. Comparison of our approach with traditional methods of identifying climate signals for four species.</w:t>
      </w:r>
    </w:p>
    <w:p w14:paraId="5B6344F1" w14:textId="77777777" w:rsidR="00614EF0" w:rsidRDefault="00932162">
      <w:pPr>
        <w:pStyle w:val="BodyText"/>
      </w:pPr>
      <w:r>
        <w:t>Figures S15-S34. Climwin output for water and temperature variable groups at all sites.</w:t>
      </w:r>
    </w:p>
    <w:p w14:paraId="0A58C16C" w14:textId="77777777" w:rsidR="00614EF0" w:rsidRDefault="00932162">
      <w:pPr>
        <w:pStyle w:val="BodyText"/>
      </w:pPr>
      <w:r>
        <w:t>Figures S35-S54. Best GLS models models excluding and including year for all sites.</w:t>
      </w:r>
    </w:p>
    <w:p w14:paraId="0A0106FB" w14:textId="77777777" w:rsidR="00614EF0" w:rsidRDefault="00932162">
      <w:pPr>
        <w:pStyle w:val="BodyText"/>
      </w:pPr>
      <w:r>
        <w:t>Figure S55. Climate responses at SC before and after 1970.</w:t>
      </w:r>
    </w:p>
    <w:p w14:paraId="64758E3E" w14:textId="77777777" w:rsidR="00614EF0" w:rsidRDefault="0093216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DED02C" w14:textId="77777777" w:rsidR="00614EF0" w:rsidRDefault="0093216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AE4CDD2" w14:textId="77777777" w:rsidR="00614EF0" w:rsidRDefault="0093216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6B8E714" w14:textId="77777777" w:rsidR="00614EF0" w:rsidRDefault="00932162">
      <w:pPr>
        <w:pStyle w:val="Heading1"/>
      </w:pPr>
      <w:bookmarkStart w:id="133" w:name="References"/>
      <w:bookmarkEnd w:id="132"/>
      <w:r>
        <w:t>References</w:t>
      </w:r>
    </w:p>
    <w:p w14:paraId="4E85B26C" w14:textId="77777777" w:rsidR="00614EF0" w:rsidRDefault="00932162">
      <w:pPr>
        <w:pStyle w:val="Bibliography"/>
      </w:pPr>
      <w:bookmarkStart w:id="134" w:name="ref-alexander_potential_2019"/>
      <w:bookmarkStart w:id="135"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7A1AB000" w14:textId="77777777" w:rsidR="00614EF0" w:rsidRDefault="00932162">
      <w:pPr>
        <w:pStyle w:val="Bibliography"/>
      </w:pPr>
      <w:bookmarkStart w:id="136" w:name="ref-alexander_relative_2018"/>
      <w:bookmarkEnd w:id="134"/>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CDED6E0" w14:textId="77777777" w:rsidR="00614EF0" w:rsidRDefault="00932162">
      <w:pPr>
        <w:pStyle w:val="Bibliography"/>
      </w:pPr>
      <w:bookmarkStart w:id="137" w:name="ref-alfaro-sanchez_growth_2017"/>
      <w:bookmarkEnd w:id="136"/>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BE6385A" w14:textId="77777777" w:rsidR="00614EF0" w:rsidRDefault="00932162">
      <w:pPr>
        <w:pStyle w:val="Bibliography"/>
      </w:pPr>
      <w:bookmarkStart w:id="138" w:name="ref-amoroso_dendroecology_2017"/>
      <w:bookmarkEnd w:id="137"/>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0A0C9A9B" w14:textId="77777777" w:rsidR="00614EF0" w:rsidRDefault="00932162">
      <w:pPr>
        <w:pStyle w:val="Bibliography"/>
      </w:pPr>
      <w:bookmarkStart w:id="139" w:name="X7472afe191c4e6f910d2bf0bfbf82e114a2f267"/>
      <w:bookmarkEnd w:id="138"/>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2093F1D8" w14:textId="77777777" w:rsidR="00614EF0" w:rsidRDefault="00932162">
      <w:pPr>
        <w:pStyle w:val="Bibliography"/>
      </w:pPr>
      <w:bookmarkStart w:id="140" w:name="X004b0b0adcb3b0fd197baeba21c22fc647d3498"/>
      <w:bookmarkEnd w:id="139"/>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66B1B486" w14:textId="77777777" w:rsidR="00614EF0" w:rsidRDefault="00932162">
      <w:pPr>
        <w:pStyle w:val="Bibliography"/>
      </w:pPr>
      <w:bookmarkStart w:id="141" w:name="ref-anderson-teixeira_size-related_2015"/>
      <w:bookmarkEnd w:id="140"/>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4A675657" w14:textId="77777777" w:rsidR="00614EF0" w:rsidRDefault="00932162">
      <w:pPr>
        <w:pStyle w:val="Bibliography"/>
      </w:pPr>
      <w:bookmarkStart w:id="142" w:name="ref-babst_when_2018"/>
      <w:bookmarkEnd w:id="141"/>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79682364" w14:textId="77777777" w:rsidR="00614EF0" w:rsidRDefault="00932162">
      <w:pPr>
        <w:pStyle w:val="Bibliography"/>
      </w:pPr>
      <w:bookmarkStart w:id="143" w:name="ref-babst_twentieth_2019"/>
      <w:bookmarkEnd w:id="142"/>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22A0BA" w14:textId="77777777" w:rsidR="00614EF0" w:rsidRDefault="00932162">
      <w:pPr>
        <w:pStyle w:val="Bibliography"/>
      </w:pPr>
      <w:bookmarkStart w:id="144" w:name="ref-banbury_morgan_global_nodate"/>
      <w:bookmarkEnd w:id="143"/>
      <w:r>
        <w:t xml:space="preserve">Banbury Morgan, B., Herrmann, V., Kunert, N., Bond-Lamberty, B., Muller-Landau, H. C., &amp; Anderson-Teixeira, K. J. (in press). Global patterns of forest autotrophic carbon fluxes. </w:t>
      </w:r>
      <w:r>
        <w:rPr>
          <w:i/>
        </w:rPr>
        <w:t>Global Change Biology</w:t>
      </w:r>
      <w:r>
        <w:t>.</w:t>
      </w:r>
    </w:p>
    <w:p w14:paraId="6A7CBA89" w14:textId="77777777" w:rsidR="00614EF0" w:rsidRDefault="00932162">
      <w:pPr>
        <w:pStyle w:val="Bibliography"/>
      </w:pPr>
      <w:bookmarkStart w:id="145" w:name="ref-beedlow_importance_2013"/>
      <w:bookmarkEnd w:id="144"/>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4E0D1819" w14:textId="77777777" w:rsidR="00614EF0" w:rsidRDefault="00932162">
      <w:pPr>
        <w:pStyle w:val="Bibliography"/>
      </w:pPr>
      <w:bookmarkStart w:id="146" w:name="ref-bennett_larger_2015"/>
      <w:bookmarkEnd w:id="14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67625A5C" w14:textId="77777777" w:rsidR="00614EF0" w:rsidRDefault="00932162">
      <w:pPr>
        <w:pStyle w:val="Bibliography"/>
      </w:pPr>
      <w:bookmarkStart w:id="147" w:name="ref-biondi_theory-driven_2008"/>
      <w:bookmarkEnd w:id="146"/>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43316F1C" w14:textId="77777777" w:rsidR="00614EF0" w:rsidRDefault="00932162">
      <w:pPr>
        <w:pStyle w:val="Bibliography"/>
      </w:pPr>
      <w:bookmarkStart w:id="148" w:name="ref-birch_birch_2020"/>
      <w:bookmarkEnd w:id="147"/>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A807065" w14:textId="77777777" w:rsidR="00614EF0" w:rsidRDefault="00932162">
      <w:pPr>
        <w:pStyle w:val="Bibliography"/>
      </w:pPr>
      <w:bookmarkStart w:id="149" w:name="ref-birch_birch_2020-2"/>
      <w:bookmarkEnd w:id="148"/>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C64A9C3" w14:textId="77777777" w:rsidR="00614EF0" w:rsidRDefault="00932162">
      <w:pPr>
        <w:pStyle w:val="Bibliography"/>
      </w:pPr>
      <w:bookmarkStart w:id="150" w:name="ref-birch_birch_2020-3"/>
      <w:bookmarkEnd w:id="149"/>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CD153DE" w14:textId="77777777" w:rsidR="00614EF0" w:rsidRDefault="00932162">
      <w:pPr>
        <w:pStyle w:val="Bibliography"/>
      </w:pPr>
      <w:bookmarkStart w:id="151" w:name="ref-birch_birch_2020-4"/>
      <w:bookmarkEnd w:id="150"/>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58B1DB3" w14:textId="77777777" w:rsidR="00614EF0" w:rsidRDefault="00932162">
      <w:pPr>
        <w:pStyle w:val="Bibliography"/>
      </w:pPr>
      <w:bookmarkStart w:id="152" w:name="ref-bowman_detecting_2013"/>
      <w:bookmarkEnd w:id="151"/>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4FF42C1" w14:textId="77777777" w:rsidR="00614EF0" w:rsidRDefault="00932162">
      <w:pPr>
        <w:pStyle w:val="Bibliography"/>
      </w:pPr>
      <w:bookmarkStart w:id="153" w:name="ref-braker_measuring_2002"/>
      <w:bookmarkEnd w:id="152"/>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5FB0C113" w14:textId="77777777" w:rsidR="00614EF0" w:rsidRDefault="00932162">
      <w:pPr>
        <w:pStyle w:val="Bibliography"/>
      </w:pPr>
      <w:bookmarkStart w:id="154" w:name="ref-brienen_detecting_2012"/>
      <w:bookmarkEnd w:id="153"/>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1AEBE360" w14:textId="77777777" w:rsidR="00614EF0" w:rsidRDefault="00932162">
      <w:pPr>
        <w:pStyle w:val="Bibliography"/>
      </w:pPr>
      <w:bookmarkStart w:id="155" w:name="ref-brienen_tree_2017"/>
      <w:bookmarkEnd w:id="154"/>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67E9BCF" w14:textId="77777777" w:rsidR="00614EF0" w:rsidRDefault="00932162">
      <w:pPr>
        <w:pStyle w:val="Bibliography"/>
      </w:pPr>
      <w:bookmarkStart w:id="156" w:name="ref-bumann_assessing_2019"/>
      <w:bookmarkEnd w:id="155"/>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222C4E69" w14:textId="77777777" w:rsidR="00614EF0" w:rsidRDefault="00932162">
      <w:pPr>
        <w:pStyle w:val="Bibliography"/>
      </w:pPr>
      <w:bookmarkStart w:id="157" w:name="ref-buntgen_2500_2011"/>
      <w:bookmarkEnd w:id="156"/>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8C8CF70" w14:textId="77777777" w:rsidR="00614EF0" w:rsidRDefault="00932162">
      <w:pPr>
        <w:pStyle w:val="Bibliography"/>
      </w:pPr>
      <w:bookmarkStart w:id="158" w:name="ref-cailleret_synthesis_2017"/>
      <w:bookmarkEnd w:id="157"/>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6ACAC57D" w14:textId="77777777" w:rsidR="00614EF0" w:rsidRDefault="00932162">
      <w:pPr>
        <w:pStyle w:val="Bibliography"/>
      </w:pPr>
      <w:bookmarkStart w:id="159" w:name="ref-cavin_highest_2017"/>
      <w:bookmarkEnd w:id="158"/>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00074965" w14:textId="77777777" w:rsidR="00614EF0" w:rsidRDefault="00932162">
      <w:pPr>
        <w:pStyle w:val="Bibliography"/>
      </w:pPr>
      <w:bookmarkStart w:id="160" w:name="ref-charney_observed_2016"/>
      <w:bookmarkEnd w:id="159"/>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32975A45" w14:textId="77777777" w:rsidR="00614EF0" w:rsidRDefault="00932162">
      <w:pPr>
        <w:pStyle w:val="Bibliography"/>
      </w:pPr>
      <w:bookmarkStart w:id="161" w:name="ref-cherubini_potential_1998"/>
      <w:bookmarkEnd w:id="160"/>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736ED3D8" w14:textId="77777777" w:rsidR="00614EF0" w:rsidRDefault="00932162">
      <w:pPr>
        <w:pStyle w:val="Bibliography"/>
      </w:pPr>
      <w:bookmarkStart w:id="162" w:name="ref-cook_climate_1989"/>
      <w:bookmarkEnd w:id="161"/>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7DC1F795" w14:textId="77777777" w:rsidR="00614EF0" w:rsidRDefault="00932162">
      <w:pPr>
        <w:pStyle w:val="Bibliography"/>
      </w:pPr>
      <w:bookmarkStart w:id="163" w:name="ref-cook_calculating_1997"/>
      <w:bookmarkEnd w:id="162"/>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1544018C" w14:textId="77777777" w:rsidR="00614EF0" w:rsidRDefault="00932162">
      <w:pPr>
        <w:pStyle w:val="Bibliography"/>
      </w:pPr>
      <w:bookmarkStart w:id="164" w:name="ref-davies_forestgeo_2021"/>
      <w:bookmarkEnd w:id="163"/>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6CFC196B" w14:textId="77777777" w:rsidR="00614EF0" w:rsidRDefault="00932162">
      <w:pPr>
        <w:pStyle w:val="Bibliography"/>
      </w:pPr>
      <w:bookmarkStart w:id="165" w:name="ref-davis_forest_2009"/>
      <w:bookmarkEnd w:id="164"/>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E681B9A" w14:textId="77777777" w:rsidR="00614EF0" w:rsidRDefault="00932162">
      <w:pPr>
        <w:pStyle w:val="Bibliography"/>
      </w:pPr>
      <w:bookmarkStart w:id="166" w:name="ref-dearborn_permafrost_2020"/>
      <w:bookmarkEnd w:id="165"/>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AF7B4FF" w14:textId="77777777" w:rsidR="00614EF0" w:rsidRDefault="00932162">
      <w:pPr>
        <w:pStyle w:val="Bibliography"/>
      </w:pPr>
      <w:bookmarkStart w:id="167" w:name="ref-desoto_low_2020"/>
      <w:bookmarkEnd w:id="166"/>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2BE74A25" w14:textId="77777777" w:rsidR="00614EF0" w:rsidRDefault="00932162">
      <w:pPr>
        <w:pStyle w:val="Bibliography"/>
      </w:pPr>
      <w:bookmarkStart w:id="168" w:name="ref-dye_comparing_2016"/>
      <w:bookmarkEnd w:id="167"/>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314270F" w14:textId="77777777" w:rsidR="00614EF0" w:rsidRDefault="00932162">
      <w:pPr>
        <w:pStyle w:val="Bibliography"/>
      </w:pPr>
      <w:bookmarkStart w:id="169" w:name="ref-elling_dendroecological_2009"/>
      <w:bookmarkEnd w:id="168"/>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172B5E71" w14:textId="77777777" w:rsidR="00614EF0" w:rsidRDefault="00932162">
      <w:pPr>
        <w:pStyle w:val="Bibliography"/>
      </w:pPr>
      <w:bookmarkStart w:id="170" w:name="ref-enquist_global_2002"/>
      <w:bookmarkEnd w:id="169"/>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75D2CF6B" w14:textId="77777777" w:rsidR="00614EF0" w:rsidRDefault="00932162">
      <w:pPr>
        <w:pStyle w:val="Bibliography"/>
      </w:pPr>
      <w:bookmarkStart w:id="171" w:name="ref-esper_divergence_2009"/>
      <w:bookmarkEnd w:id="170"/>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336C28D1" w14:textId="77777777" w:rsidR="00614EF0" w:rsidRDefault="00932162">
      <w:pPr>
        <w:pStyle w:val="Bibliography"/>
      </w:pPr>
      <w:bookmarkStart w:id="172" w:name="ref-evans_fusing_2017"/>
      <w:bookmarkEnd w:id="171"/>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766B7F6" w14:textId="77777777" w:rsidR="00614EF0" w:rsidRDefault="00932162">
      <w:pPr>
        <w:pStyle w:val="Bibliography"/>
      </w:pPr>
      <w:bookmarkStart w:id="173" w:name="ref-finzi_carbon_2020"/>
      <w:bookmarkEnd w:id="172"/>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1AAC30A3" w14:textId="77777777" w:rsidR="00614EF0" w:rsidRDefault="00932162">
      <w:pPr>
        <w:pStyle w:val="Bibliography"/>
      </w:pPr>
      <w:bookmarkStart w:id="174" w:name="ref-forrester_does_2021"/>
      <w:bookmarkEnd w:id="173"/>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AD28FA4" w14:textId="77777777" w:rsidR="00614EF0" w:rsidRDefault="00932162">
      <w:pPr>
        <w:pStyle w:val="Bibliography"/>
      </w:pPr>
      <w:bookmarkStart w:id="175" w:name="ref-foster_predicting_2016"/>
      <w:bookmarkEnd w:id="17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5ADD69C8" w14:textId="77777777" w:rsidR="00614EF0" w:rsidRDefault="00932162">
      <w:pPr>
        <w:pStyle w:val="Bibliography"/>
      </w:pPr>
      <w:bookmarkStart w:id="176" w:name="ref-friedlingstein_climatecarbon_2006"/>
      <w:bookmarkEnd w:id="175"/>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7B300A60" w14:textId="77777777" w:rsidR="00614EF0" w:rsidRDefault="00932162">
      <w:pPr>
        <w:pStyle w:val="Bibliography"/>
      </w:pPr>
      <w:bookmarkStart w:id="177" w:name="ref-fritts_tree_1976"/>
      <w:bookmarkEnd w:id="176"/>
      <w:r>
        <w:t xml:space="preserve">Fritts, H. C. (1976). </w:t>
      </w:r>
      <w:r>
        <w:rPr>
          <w:i/>
        </w:rPr>
        <w:t>Tree rings and climate</w:t>
      </w:r>
      <w:r>
        <w:t>. Academic Press.</w:t>
      </w:r>
    </w:p>
    <w:p w14:paraId="7D0AF437" w14:textId="77777777" w:rsidR="00614EF0" w:rsidRDefault="00932162">
      <w:pPr>
        <w:pStyle w:val="Bibliography"/>
      </w:pPr>
      <w:bookmarkStart w:id="178" w:name="ref-fritts_dendroecology_1989"/>
      <w:bookmarkEnd w:id="177"/>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2847DF30" w14:textId="77777777" w:rsidR="00614EF0" w:rsidRDefault="00932162">
      <w:pPr>
        <w:pStyle w:val="Bibliography"/>
      </w:pPr>
      <w:bookmarkStart w:id="179" w:name="ref-gillerot_tree_2020"/>
      <w:bookmarkEnd w:id="178"/>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6849FBFE" w14:textId="77777777" w:rsidR="00614EF0" w:rsidRDefault="00932162">
      <w:pPr>
        <w:pStyle w:val="Bibliography"/>
      </w:pPr>
      <w:bookmarkStart w:id="180" w:name="ref-girardin_no_2016"/>
      <w:bookmarkEnd w:id="179"/>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79552B04" w14:textId="77777777" w:rsidR="00614EF0" w:rsidRDefault="00932162">
      <w:pPr>
        <w:pStyle w:val="Bibliography"/>
      </w:pPr>
      <w:bookmarkStart w:id="181" w:name="X81070c8dded57796bffe4e046459a048702f082"/>
      <w:bookmarkEnd w:id="180"/>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5360404C" w14:textId="77777777" w:rsidR="00614EF0" w:rsidRDefault="00932162">
      <w:pPr>
        <w:pStyle w:val="Bibliography"/>
      </w:pPr>
      <w:bookmarkStart w:id="182" w:name="ref-goulden_patterns_2011"/>
      <w:bookmarkEnd w:id="181"/>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2E8F8997" w14:textId="77777777" w:rsidR="00614EF0" w:rsidRDefault="00932162">
      <w:pPr>
        <w:pStyle w:val="Bibliography"/>
      </w:pPr>
      <w:bookmarkStart w:id="183" w:name="ref-graumlich_long-term_1989"/>
      <w:bookmarkEnd w:id="182"/>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539E217F" w14:textId="77777777" w:rsidR="00614EF0" w:rsidRDefault="00932162">
      <w:pPr>
        <w:pStyle w:val="Bibliography"/>
      </w:pPr>
      <w:bookmarkStart w:id="184" w:name="ref-groenendijk_no_2015"/>
      <w:bookmarkEnd w:id="183"/>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477F574" w14:textId="77777777" w:rsidR="00614EF0" w:rsidRDefault="00932162">
      <w:pPr>
        <w:pStyle w:val="Bibliography"/>
      </w:pPr>
      <w:bookmarkStart w:id="185" w:name="ref-hacket-pain_consistent_2016"/>
      <w:bookmarkEnd w:id="184"/>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391047B2" w14:textId="77777777" w:rsidR="00614EF0" w:rsidRDefault="00932162">
      <w:pPr>
        <w:pStyle w:val="Bibliography"/>
      </w:pPr>
      <w:bookmarkStart w:id="186" w:name="ref-hararuk_tree_2019"/>
      <w:bookmarkEnd w:id="185"/>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409B4883" w14:textId="77777777" w:rsidR="00614EF0" w:rsidRDefault="00932162">
      <w:pPr>
        <w:pStyle w:val="Bibliography"/>
      </w:pPr>
      <w:bookmarkStart w:id="187" w:name="ref-harris_updated_2014"/>
      <w:bookmarkEnd w:id="18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2039A30E" w14:textId="77777777" w:rsidR="00614EF0" w:rsidRDefault="00932162">
      <w:pPr>
        <w:pStyle w:val="Bibliography"/>
      </w:pPr>
      <w:bookmarkStart w:id="188" w:name="ref-harris_version_2020"/>
      <w:bookmarkEnd w:id="18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12547" w14:textId="77777777" w:rsidR="00614EF0" w:rsidRDefault="00932162">
      <w:pPr>
        <w:pStyle w:val="Bibliography"/>
      </w:pPr>
      <w:bookmarkStart w:id="189" w:name="ref-helcoski_growing_2019"/>
      <w:bookmarkEnd w:id="188"/>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E7002CA" w14:textId="77777777" w:rsidR="00614EF0" w:rsidRDefault="00932162">
      <w:pPr>
        <w:pStyle w:val="Bibliography"/>
      </w:pPr>
      <w:bookmarkStart w:id="190" w:name="ref-hember_tree_2019"/>
      <w:bookmarkEnd w:id="189"/>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4A27CBBC" w14:textId="77777777" w:rsidR="00614EF0" w:rsidRDefault="00932162">
      <w:pPr>
        <w:pStyle w:val="Bibliography"/>
      </w:pPr>
      <w:bookmarkStart w:id="191" w:name="ref-kaspar_species-specific_nodate"/>
      <w:bookmarkEnd w:id="190"/>
      <w:r>
        <w:t xml:space="preserve">Kašpar, K., Tumajer, J., Vašíčková, I., &amp; Šamonil, P. (in review). </w:t>
      </w:r>
      <w:r>
        <w:rPr>
          <w:i/>
        </w:rPr>
        <w:t>Species-specific climate-growth interactions determine the future tree species dynamics of the mixed Central European mountain forests</w:t>
      </w:r>
      <w:r>
        <w:t>.</w:t>
      </w:r>
    </w:p>
    <w:p w14:paraId="73BFC8A8" w14:textId="77777777" w:rsidR="00614EF0" w:rsidRDefault="00932162">
      <w:pPr>
        <w:pStyle w:val="Bibliography"/>
      </w:pPr>
      <w:bookmarkStart w:id="192" w:name="ref-klesse_sampling_2018"/>
      <w:bookmarkEnd w:id="191"/>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1F81BB50" w14:textId="77777777" w:rsidR="00614EF0" w:rsidRDefault="00932162">
      <w:pPr>
        <w:pStyle w:val="Bibliography"/>
      </w:pPr>
      <w:bookmarkStart w:id="193" w:name="ref-klesse_amplifying_2020"/>
      <w:bookmarkEnd w:id="192"/>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4EFB9D4A" w14:textId="77777777" w:rsidR="00614EF0" w:rsidRDefault="00932162">
      <w:pPr>
        <w:pStyle w:val="Bibliography"/>
      </w:pPr>
      <w:bookmarkStart w:id="194" w:name="ref-kumarathunge_acclimation_2019"/>
      <w:bookmarkEnd w:id="193"/>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25CE06B0" w14:textId="77777777" w:rsidR="00614EF0" w:rsidRDefault="00932162">
      <w:pPr>
        <w:pStyle w:val="Bibliography"/>
      </w:pPr>
      <w:bookmarkStart w:id="195" w:name="ref-levesque_water_2017"/>
      <w:bookmarkEnd w:id="194"/>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6BE34981" w14:textId="77777777" w:rsidR="00614EF0" w:rsidRDefault="00932162">
      <w:pPr>
        <w:pStyle w:val="Bibliography"/>
      </w:pPr>
      <w:bookmarkStart w:id="196" w:name="ref-ljungqvist_assessing_2020"/>
      <w:bookmarkEnd w:id="195"/>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987C337" w14:textId="77777777" w:rsidR="00614EF0" w:rsidRDefault="00932162">
      <w:pPr>
        <w:pStyle w:val="Bibliography"/>
      </w:pPr>
      <w:bookmarkStart w:id="197" w:name="ref-mathias_disentangling_2018"/>
      <w:bookmarkEnd w:id="196"/>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3858D771" w14:textId="77777777" w:rsidR="00614EF0" w:rsidRDefault="00932162">
      <w:pPr>
        <w:pStyle w:val="Bibliography"/>
      </w:pPr>
      <w:bookmarkStart w:id="198" w:name="ref-maxwell_declining_2016"/>
      <w:bookmarkEnd w:id="19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34DE850" w14:textId="77777777" w:rsidR="00614EF0" w:rsidRDefault="00932162">
      <w:pPr>
        <w:pStyle w:val="Bibliography"/>
      </w:pPr>
      <w:bookmarkStart w:id="199" w:name="ref-mcdowell_pervasive_2020"/>
      <w:bookmarkEnd w:id="198"/>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1ED60BDF" w14:textId="77777777" w:rsidR="00614EF0" w:rsidRDefault="00932162">
      <w:pPr>
        <w:pStyle w:val="Bibliography"/>
      </w:pPr>
      <w:bookmarkStart w:id="200" w:name="ref-mcgregor_tree_2020"/>
      <w:bookmarkEnd w:id="199"/>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4923671" w14:textId="77777777" w:rsidR="00614EF0" w:rsidRDefault="00932162">
      <w:pPr>
        <w:pStyle w:val="Bibliography"/>
      </w:pPr>
      <w:bookmarkStart w:id="201" w:name="ref-meakem_role_2018"/>
      <w:bookmarkEnd w:id="200"/>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83F4B04" w14:textId="77777777" w:rsidR="00614EF0" w:rsidRDefault="00932162">
      <w:pPr>
        <w:pStyle w:val="Bibliography"/>
      </w:pPr>
      <w:bookmarkStart w:id="202" w:name="ref-meko_seascorr_2011"/>
      <w:bookmarkEnd w:id="201"/>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3F2DBA9C" w14:textId="77777777" w:rsidR="00614EF0" w:rsidRDefault="00932162">
      <w:pPr>
        <w:pStyle w:val="Bibliography"/>
      </w:pPr>
      <w:bookmarkStart w:id="203" w:name="ref-muller-landau_testing_2006"/>
      <w:bookmarkEnd w:id="20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585CCA90" w14:textId="77777777" w:rsidR="00614EF0" w:rsidRDefault="00932162">
      <w:pPr>
        <w:pStyle w:val="Bibliography"/>
      </w:pPr>
      <w:bookmarkStart w:id="204" w:name="ref-naimi_where_2014"/>
      <w:bookmarkEnd w:id="203"/>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7AD3D29F" w14:textId="77777777" w:rsidR="00614EF0" w:rsidRDefault="00932162">
      <w:pPr>
        <w:pStyle w:val="Bibliography"/>
      </w:pPr>
      <w:bookmarkStart w:id="205" w:name="ref-nehrbassahles_influence_2014"/>
      <w:bookmarkEnd w:id="204"/>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2B441593" w14:textId="77777777" w:rsidR="00614EF0" w:rsidRDefault="00932162">
      <w:pPr>
        <w:pStyle w:val="Bibliography"/>
      </w:pPr>
      <w:bookmarkStart w:id="206" w:name="ref-nock_longterm_2011"/>
      <w:bookmarkEnd w:id="205"/>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DFC6CF6" w14:textId="77777777" w:rsidR="00614EF0" w:rsidRDefault="00932162">
      <w:pPr>
        <w:pStyle w:val="Bibliography"/>
      </w:pPr>
      <w:bookmarkStart w:id="207" w:name="ref-pederson_framework_2020"/>
      <w:bookmarkEnd w:id="206"/>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07ECFAED" w14:textId="77777777" w:rsidR="00614EF0" w:rsidRDefault="00932162">
      <w:pPr>
        <w:pStyle w:val="Bibliography"/>
      </w:pPr>
      <w:bookmarkStart w:id="208" w:name="ref-peltier_tree_2020"/>
      <w:bookmarkEnd w:id="207"/>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29631CC2" w14:textId="77777777" w:rsidR="00614EF0" w:rsidRDefault="00932162">
      <w:pPr>
        <w:pStyle w:val="Bibliography"/>
      </w:pPr>
      <w:bookmarkStart w:id="209" w:name="ref-peters_detecting_2015"/>
      <w:bookmarkEnd w:id="208"/>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5A52FCF7" w14:textId="77777777" w:rsidR="00614EF0" w:rsidRDefault="00932162">
      <w:pPr>
        <w:pStyle w:val="Bibliography"/>
      </w:pPr>
      <w:bookmarkStart w:id="210" w:name="ref-pregitzer_carbon_2004"/>
      <w:bookmarkEnd w:id="209"/>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CBF7C4D" w14:textId="77777777" w:rsidR="00614EF0" w:rsidRDefault="00932162">
      <w:pPr>
        <w:pStyle w:val="Bibliography"/>
      </w:pPr>
      <w:bookmarkStart w:id="211" w:name="ref-pretzsch_drought_2018"/>
      <w:bookmarkEnd w:id="210"/>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19107762" w14:textId="77777777" w:rsidR="00614EF0" w:rsidRDefault="00932162">
      <w:pPr>
        <w:pStyle w:val="Bibliography"/>
      </w:pPr>
      <w:bookmarkStart w:id="212" w:name="ref-rayback_dendroecological_2020"/>
      <w:bookmarkEnd w:id="211"/>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27C0A32D" w14:textId="77777777" w:rsidR="00614EF0" w:rsidRDefault="00932162">
      <w:pPr>
        <w:pStyle w:val="Bibliography"/>
      </w:pPr>
      <w:bookmarkStart w:id="213" w:name="ref-rejoumechain_biomass_2017"/>
      <w:bookmarkEnd w:id="212"/>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2440AE25" w14:textId="77777777" w:rsidR="00614EF0" w:rsidRDefault="00932162">
      <w:pPr>
        <w:pStyle w:val="Bibliography"/>
      </w:pPr>
      <w:bookmarkStart w:id="214" w:name="ref-rollinson_climate_2021"/>
      <w:bookmarkEnd w:id="213"/>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60658F24" w14:textId="77777777" w:rsidR="00614EF0" w:rsidRDefault="00932162">
      <w:pPr>
        <w:pStyle w:val="Bibliography"/>
      </w:pPr>
      <w:bookmarkStart w:id="215" w:name="ref-rossi_age-dependent_2007"/>
      <w:bookmarkEnd w:id="214"/>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33313FC8" w14:textId="77777777" w:rsidR="00614EF0" w:rsidRDefault="00932162">
      <w:pPr>
        <w:pStyle w:val="Bibliography"/>
      </w:pPr>
      <w:bookmarkStart w:id="216" w:name="ref-sanchez-salguero_disentangling_2015"/>
      <w:bookmarkEnd w:id="215"/>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03689E1F" w14:textId="77777777" w:rsidR="00614EF0" w:rsidRDefault="00932162">
      <w:pPr>
        <w:pStyle w:val="Bibliography"/>
      </w:pPr>
      <w:bookmarkStart w:id="217" w:name="ref-schelhaas_species-specific_2018"/>
      <w:bookmarkEnd w:id="216"/>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5F86C328" w14:textId="77777777" w:rsidR="00614EF0" w:rsidRDefault="00932162">
      <w:pPr>
        <w:pStyle w:val="Bibliography"/>
      </w:pPr>
      <w:bookmarkStart w:id="218" w:name="ref-sheil_does_2017"/>
      <w:bookmarkEnd w:id="217"/>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F9C2B3" w14:textId="77777777" w:rsidR="00614EF0" w:rsidRDefault="00932162">
      <w:pPr>
        <w:pStyle w:val="Bibliography"/>
      </w:pPr>
      <w:bookmarkStart w:id="219" w:name="ref-sniderhan_growth_2016"/>
      <w:bookmarkEnd w:id="218"/>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3BAF3FD1" w14:textId="77777777" w:rsidR="00614EF0" w:rsidRDefault="00932162">
      <w:pPr>
        <w:pStyle w:val="Bibliography"/>
      </w:pPr>
      <w:bookmarkStart w:id="220" w:name="ref-speer_fundamentals_2010"/>
      <w:bookmarkEnd w:id="219"/>
      <w:r>
        <w:t xml:space="preserve">Speer, J. H. (2010). </w:t>
      </w:r>
      <w:r>
        <w:rPr>
          <w:i/>
        </w:rPr>
        <w:t>Fundamentals of tree-ring research</w:t>
      </w:r>
      <w:r>
        <w:t>. Univ. of Arizona Press.</w:t>
      </w:r>
    </w:p>
    <w:p w14:paraId="4D301941" w14:textId="77777777" w:rsidR="00614EF0" w:rsidRDefault="00932162">
      <w:pPr>
        <w:pStyle w:val="Bibliography"/>
      </w:pPr>
      <w:bookmarkStart w:id="221" w:name="ref-stephenson_rate_2014"/>
      <w:bookmarkEnd w:id="220"/>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945B4C5" w14:textId="77777777" w:rsidR="00614EF0" w:rsidRDefault="00932162">
      <w:pPr>
        <w:pStyle w:val="Bibliography"/>
      </w:pPr>
      <w:bookmarkStart w:id="222" w:name="ref-stokes_introduction_1968"/>
      <w:bookmarkEnd w:id="221"/>
      <w:r>
        <w:t xml:space="preserve">Stokes, M. A. (1968). </w:t>
      </w:r>
      <w:r>
        <w:rPr>
          <w:i/>
        </w:rPr>
        <w:t>An Introduction to Tree-ring Dating</w:t>
      </w:r>
      <w:r>
        <w:t>. University of Arizona Press.</w:t>
      </w:r>
    </w:p>
    <w:p w14:paraId="1234C176" w14:textId="77777777" w:rsidR="00614EF0" w:rsidRDefault="00932162">
      <w:pPr>
        <w:pStyle w:val="Bibliography"/>
      </w:pPr>
      <w:bookmarkStart w:id="223" w:name="ref-sullivan_long-term_2020"/>
      <w:bookmarkEnd w:id="222"/>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0CEE81D2" w14:textId="77777777" w:rsidR="00614EF0" w:rsidRDefault="00932162">
      <w:pPr>
        <w:pStyle w:val="Bibliography"/>
      </w:pPr>
      <w:bookmarkStart w:id="224" w:name="ref-sullivan_effect_2016"/>
      <w:bookmarkEnd w:id="22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34F70060" w14:textId="77777777" w:rsidR="00614EF0" w:rsidRDefault="00932162">
      <w:pPr>
        <w:pStyle w:val="Bibliography"/>
      </w:pPr>
      <w:bookmarkStart w:id="225" w:name="ref-samonil_individual-based_2013"/>
      <w:bookmarkEnd w:id="224"/>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02D6275D" w14:textId="77777777" w:rsidR="00614EF0" w:rsidRDefault="00932162">
      <w:pPr>
        <w:pStyle w:val="Bibliography"/>
      </w:pPr>
      <w:bookmarkStart w:id="226" w:name="ref-samonil_long-term_2008"/>
      <w:bookmarkEnd w:id="225"/>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CB0CF02" w14:textId="77777777" w:rsidR="00614EF0" w:rsidRDefault="00932162">
      <w:pPr>
        <w:pStyle w:val="Bibliography"/>
      </w:pPr>
      <w:bookmarkStart w:id="227" w:name="ref-teets_linking_2018"/>
      <w:bookmarkEnd w:id="226"/>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560270B8" w14:textId="77777777" w:rsidR="00614EF0" w:rsidRDefault="00932162">
      <w:pPr>
        <w:pStyle w:val="Bibliography"/>
      </w:pPr>
      <w:bookmarkStart w:id="228" w:name="ref-teets_quantifying_2018"/>
      <w:bookmarkEnd w:id="227"/>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36AB3077" w14:textId="77777777" w:rsidR="00614EF0" w:rsidRDefault="00932162">
      <w:pPr>
        <w:pStyle w:val="Bibliography"/>
      </w:pPr>
      <w:bookmarkStart w:id="229" w:name="ref-meinzer_age-related_2011"/>
      <w:bookmarkEnd w:id="228"/>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06F151A" w14:textId="77777777" w:rsidR="00614EF0" w:rsidRDefault="00932162">
      <w:pPr>
        <w:pStyle w:val="Bibliography"/>
      </w:pPr>
      <w:bookmarkStart w:id="230" w:name="ref-tolwinski-ward_bayesian_2013"/>
      <w:bookmarkEnd w:id="229"/>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2089786A" w14:textId="77777777" w:rsidR="00614EF0" w:rsidRDefault="00932162">
      <w:pPr>
        <w:pStyle w:val="Bibliography"/>
      </w:pPr>
      <w:bookmarkStart w:id="231" w:name="ref-touchan_millennial_2011"/>
      <w:bookmarkEnd w:id="230"/>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54DD388C" w14:textId="77777777" w:rsidR="00614EF0" w:rsidRDefault="00932162">
      <w:pPr>
        <w:pStyle w:val="Bibliography"/>
      </w:pPr>
      <w:bookmarkStart w:id="232" w:name="ref-trouillier_size_2019"/>
      <w:bookmarkEnd w:id="231"/>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45CF3BFC" w14:textId="77777777" w:rsidR="00614EF0" w:rsidRDefault="00932162">
      <w:pPr>
        <w:pStyle w:val="Bibliography"/>
      </w:pPr>
      <w:bookmarkStart w:id="233" w:name="ref-tumajer_increasing_2017"/>
      <w:bookmarkEnd w:id="232"/>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3A3D0651" w14:textId="77777777" w:rsidR="00614EF0" w:rsidRDefault="00932162">
      <w:pPr>
        <w:pStyle w:val="Bibliography"/>
      </w:pPr>
      <w:bookmarkStart w:id="234" w:name="ref-van_de_pol_identifying_2016"/>
      <w:bookmarkEnd w:id="233"/>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2282E1C" w14:textId="77777777" w:rsidR="00614EF0" w:rsidRDefault="00932162">
      <w:pPr>
        <w:pStyle w:val="Bibliography"/>
      </w:pPr>
      <w:bookmarkStart w:id="235" w:name="ref-van_der_sleen_no_2015"/>
      <w:bookmarkEnd w:id="234"/>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6A7DDC75" w14:textId="77777777" w:rsidR="00614EF0" w:rsidRDefault="00932162">
      <w:pPr>
        <w:pStyle w:val="Bibliography"/>
      </w:pPr>
      <w:bookmarkStart w:id="236" w:name="ref-vlam_temperature_2014"/>
      <w:bookmarkEnd w:id="235"/>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797F711B" w14:textId="77777777" w:rsidR="00614EF0" w:rsidRDefault="00932162">
      <w:pPr>
        <w:pStyle w:val="Bibliography"/>
      </w:pPr>
      <w:bookmarkStart w:id="237" w:name="ref-voelker_historical_2006"/>
      <w:bookmarkEnd w:id="236"/>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29231BA3" w14:textId="77777777" w:rsidR="00614EF0" w:rsidRDefault="00932162">
      <w:pPr>
        <w:pStyle w:val="Bibliography"/>
      </w:pPr>
      <w:bookmarkStart w:id="238" w:name="ref-vrska_european_2009"/>
      <w:bookmarkEnd w:id="237"/>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42E7F563" w14:textId="77777777" w:rsidR="00614EF0" w:rsidRDefault="00932162">
      <w:pPr>
        <w:pStyle w:val="Bibliography"/>
      </w:pPr>
      <w:bookmarkStart w:id="239" w:name="ref-walker_integrating_2020"/>
      <w:bookmarkEnd w:id="238"/>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7BDA125" w14:textId="77777777" w:rsidR="00614EF0" w:rsidRDefault="00932162">
      <w:pPr>
        <w:pStyle w:val="Bibliography"/>
      </w:pPr>
      <w:bookmarkStart w:id="240" w:name="ref-williams_temperature_2013"/>
      <w:bookmarkEnd w:id="239"/>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20DBDB8A" w14:textId="77777777" w:rsidR="00614EF0" w:rsidRDefault="00932162">
      <w:pPr>
        <w:pStyle w:val="Bibliography"/>
      </w:pPr>
      <w:bookmarkStart w:id="241" w:name="ref-wilmking_global_2020"/>
      <w:bookmarkEnd w:id="240"/>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2D820178" w14:textId="77777777" w:rsidR="00614EF0" w:rsidRDefault="00932162">
      <w:pPr>
        <w:pStyle w:val="Bibliography"/>
      </w:pPr>
      <w:bookmarkStart w:id="242" w:name="ref-wood_fast_2011"/>
      <w:bookmarkEnd w:id="24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6F7F253E" w14:textId="77777777" w:rsidR="00614EF0" w:rsidRDefault="00932162">
      <w:pPr>
        <w:pStyle w:val="Bibliography"/>
      </w:pPr>
      <w:bookmarkStart w:id="243" w:name="ref-woodhouse_artificial_1999"/>
      <w:bookmarkEnd w:id="242"/>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BC4B4C1" w14:textId="77777777" w:rsidR="00614EF0" w:rsidRDefault="00932162">
      <w:pPr>
        <w:pStyle w:val="Bibliography"/>
      </w:pPr>
      <w:bookmarkStart w:id="244" w:name="ref-zang_dendroclimatic_2013"/>
      <w:bookmarkEnd w:id="243"/>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4574C6B" w14:textId="77777777" w:rsidR="00614EF0" w:rsidRDefault="00932162">
      <w:pPr>
        <w:pStyle w:val="Bibliography"/>
      </w:pPr>
      <w:bookmarkStart w:id="245" w:name="ref-zang_treeclim_2015"/>
      <w:bookmarkEnd w:id="244"/>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641B8BE5" w14:textId="77777777" w:rsidR="00614EF0" w:rsidRDefault="00932162">
      <w:pPr>
        <w:pStyle w:val="Bibliography"/>
      </w:pPr>
      <w:bookmarkStart w:id="246" w:name="ref-zuidema_recent_2020"/>
      <w:bookmarkEnd w:id="245"/>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33"/>
      <w:bookmarkEnd w:id="135"/>
      <w:bookmarkEnd w:id="246"/>
    </w:p>
    <w:sectPr w:rsidR="00614EF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ederson, Neil" w:date="2021-03-01T11:25:00Z" w:initials="PN">
    <w:p w14:paraId="781011FE" w14:textId="527E3541" w:rsidR="004B308F" w:rsidRDefault="004B308F">
      <w:pPr>
        <w:pStyle w:val="CommentText"/>
      </w:pPr>
      <w:r>
        <w:rPr>
          <w:rStyle w:val="CommentReference"/>
        </w:rPr>
        <w:annotationRef/>
      </w:r>
      <w:r w:rsidRPr="004B308F">
        <w:rPr>
          <w:highlight w:val="yellow"/>
        </w:rPr>
        <w:t xml:space="preserve">Another good citation from 2011: </w:t>
      </w:r>
      <w:hyperlink r:id="rId1" w:history="1">
        <w:r w:rsidRPr="004B308F">
          <w:rPr>
            <w:rStyle w:val="Hyperlink"/>
            <w:highlight w:val="yellow"/>
          </w:rPr>
          <w:t>https://journals.plos.org/plosone/article?id=10.1371/journal.pone.0022813</w:t>
        </w:r>
      </w:hyperlink>
    </w:p>
    <w:p w14:paraId="63819E8C" w14:textId="3AA571EB" w:rsidR="004B308F" w:rsidRDefault="004B308F">
      <w:pPr>
        <w:pStyle w:val="CommentText"/>
      </w:pPr>
    </w:p>
  </w:comment>
  <w:comment w:id="3" w:author="Pederson, Neil" w:date="2021-03-01T11:27:00Z" w:initials="PN">
    <w:p w14:paraId="110D0F3D" w14:textId="7D07ADF7" w:rsidR="004B308F" w:rsidRDefault="004B308F">
      <w:pPr>
        <w:pStyle w:val="CommentText"/>
      </w:pPr>
      <w:r w:rsidRPr="004B308F">
        <w:rPr>
          <w:rStyle w:val="CommentReference"/>
          <w:highlight w:val="yellow"/>
        </w:rPr>
        <w:annotationRef/>
      </w:r>
      <w:r w:rsidRPr="004B308F">
        <w:rPr>
          <w:highlight w:val="yellow"/>
        </w:rPr>
        <w:t xml:space="preserve">Connie woodhouse started working on this in 1999, if not earlier. She’d be great to cite here: </w:t>
      </w:r>
      <w:hyperlink r:id="rId2" w:history="1">
        <w:r w:rsidRPr="004B308F">
          <w:rPr>
            <w:rStyle w:val="Hyperlink"/>
            <w:highlight w:val="yellow"/>
          </w:rPr>
          <w:t>https://journals.sagep</w:t>
        </w:r>
        <w:r w:rsidRPr="004B308F">
          <w:rPr>
            <w:rStyle w:val="Hyperlink"/>
            <w:highlight w:val="yellow"/>
          </w:rPr>
          <w:t>u</w:t>
        </w:r>
        <w:r w:rsidRPr="004B308F">
          <w:rPr>
            <w:rStyle w:val="Hyperlink"/>
            <w:highlight w:val="yellow"/>
          </w:rPr>
          <w:t>b.com/doi/abs/10.1191/095968399667128516?casa_token=1rHH0aR-irwAAAAA:XweiDq7gscRX3DOtruixz_hcIqFslnUhMDM-fW9qv_peJcZbRZub69LWNVYoXfQAHbCa_OoNOx_7</w:t>
        </w:r>
      </w:hyperlink>
    </w:p>
    <w:p w14:paraId="249B0198" w14:textId="14E78604" w:rsidR="004B308F" w:rsidRDefault="004B308F">
      <w:pPr>
        <w:pStyle w:val="CommentText"/>
      </w:pPr>
    </w:p>
  </w:comment>
  <w:comment w:id="21" w:author="Pederson, Neil" w:date="2021-03-01T11:37:00Z" w:initials="PN">
    <w:p w14:paraId="129D15D8" w14:textId="57496C19" w:rsidR="004B308F" w:rsidRPr="002A01A8" w:rsidRDefault="004B308F" w:rsidP="002A01A8">
      <w:pPr>
        <w:autoSpaceDE w:val="0"/>
        <w:autoSpaceDN w:val="0"/>
        <w:adjustRightInd w:val="0"/>
        <w:spacing w:after="0"/>
        <w:rPr>
          <w:rFonts w:ascii="Times New Roman" w:hAnsi="Times New Roman" w:cs="Times New Roman"/>
          <w:color w:val="1C1C1A"/>
          <w:sz w:val="18"/>
          <w:szCs w:val="18"/>
        </w:rPr>
      </w:pPr>
      <w:r>
        <w:rPr>
          <w:rStyle w:val="CommentReference"/>
        </w:rPr>
        <w:annotationRef/>
      </w:r>
      <w:r>
        <w:rPr>
          <w:rFonts w:ascii="Times New Roman" w:hAnsi="Times New Roman" w:cs="Times New Roman"/>
          <w:color w:val="1C1C1A"/>
          <w:sz w:val="18"/>
          <w:szCs w:val="18"/>
        </w:rPr>
        <w:t xml:space="preserve">Cook, E.R. 1982. Tree-ring data networks: comment. In Climate from tree rings. Edited by M.K. Hughes, P.M. Kelly, J.R. Pilcher, and V.C. </w:t>
      </w:r>
      <w:proofErr w:type="spellStart"/>
      <w:r>
        <w:rPr>
          <w:rFonts w:ascii="Times New Roman" w:hAnsi="Times New Roman" w:cs="Times New Roman"/>
          <w:color w:val="1C1C1A"/>
          <w:sz w:val="18"/>
          <w:szCs w:val="18"/>
        </w:rPr>
        <w:t>LaMarche</w:t>
      </w:r>
      <w:proofErr w:type="spellEnd"/>
      <w:r>
        <w:rPr>
          <w:rFonts w:ascii="Times New Roman" w:hAnsi="Times New Roman" w:cs="Times New Roman"/>
          <w:color w:val="1C1C1A"/>
          <w:sz w:val="18"/>
          <w:szCs w:val="18"/>
        </w:rPr>
        <w:t>, Jr. Cambridge University Press, London, U.K. pp. 6–7.</w:t>
      </w:r>
    </w:p>
  </w:comment>
  <w:comment w:id="5" w:author="Pederson, Neil" w:date="2021-03-01T11:28:00Z" w:initials="PN">
    <w:p w14:paraId="4CFBE8F1" w14:textId="77777777" w:rsidR="004B308F" w:rsidRDefault="004B308F">
      <w:pPr>
        <w:pStyle w:val="CommentText"/>
      </w:pPr>
      <w:r>
        <w:rPr>
          <w:rStyle w:val="CommentReference"/>
        </w:rPr>
        <w:annotationRef/>
      </w:r>
      <w:r>
        <w:t xml:space="preserve">It is ok, though not completely true. </w:t>
      </w:r>
    </w:p>
    <w:p w14:paraId="46ABD976" w14:textId="77777777" w:rsidR="004B308F" w:rsidRDefault="004B308F">
      <w:pPr>
        <w:pStyle w:val="CommentText"/>
      </w:pPr>
    </w:p>
    <w:p w14:paraId="25D21ED6" w14:textId="7D4AD609" w:rsidR="004B308F" w:rsidRDefault="004B308F">
      <w:pPr>
        <w:pStyle w:val="CommentText"/>
      </w:pPr>
      <w:r>
        <w:t xml:space="preserve">Ed Cook realized this couldn’t be done, sampling in perfect, extreme environments, in the late 1970s and wrote a note about it in the 1980s. From there, he quickly moved beyond this approach. Not all of the </w:t>
      </w:r>
      <w:proofErr w:type="spellStart"/>
      <w:r>
        <w:t>dendro</w:t>
      </w:r>
      <w:proofErr w:type="spellEnd"/>
      <w:r>
        <w:t xml:space="preserve"> world appreciated it until recently, I’d say,</w:t>
      </w:r>
    </w:p>
  </w:comment>
  <w:comment w:id="37" w:author="Pederson, Neil" w:date="2021-03-01T11:39:00Z" w:initials="PN">
    <w:p w14:paraId="78DBEBE9" w14:textId="457E15DD" w:rsidR="004B308F" w:rsidRPr="00CC4DA5" w:rsidRDefault="004B308F">
      <w:pPr>
        <w:pStyle w:val="CommentText"/>
        <w:rPr>
          <w:highlight w:val="yellow"/>
        </w:rPr>
      </w:pPr>
      <w:r>
        <w:rPr>
          <w:rStyle w:val="CommentReference"/>
        </w:rPr>
        <w:annotationRef/>
      </w:r>
      <w:r w:rsidRPr="00CC4DA5">
        <w:rPr>
          <w:highlight w:val="yellow"/>
        </w:rPr>
        <w:t>Trees in canopy position was the first option and you can cite Fritts 1976 here.</w:t>
      </w:r>
    </w:p>
    <w:p w14:paraId="2B907D35" w14:textId="77777777" w:rsidR="004B308F" w:rsidRPr="00CC4DA5" w:rsidRDefault="004B308F">
      <w:pPr>
        <w:pStyle w:val="CommentText"/>
        <w:rPr>
          <w:highlight w:val="yellow"/>
        </w:rPr>
      </w:pPr>
    </w:p>
    <w:p w14:paraId="1FFFBC2F" w14:textId="2C303C51" w:rsidR="004B308F" w:rsidRPr="00CC4DA5" w:rsidRDefault="004B308F">
      <w:pPr>
        <w:pStyle w:val="CommentText"/>
        <w:rPr>
          <w:highlight w:val="yellow"/>
        </w:rPr>
      </w:pPr>
      <w:r w:rsidRPr="00CC4DA5">
        <w:rPr>
          <w:highlight w:val="yellow"/>
        </w:rPr>
        <w:t>DBH for a lot of us didn’t matter. I am positive people think large trees are old and in some places that makes sense, but for a lot of us reconstructing climate, canopy position and old tree traits were far more important.</w:t>
      </w:r>
    </w:p>
    <w:p w14:paraId="14A7CBE7" w14:textId="77777777" w:rsidR="004B308F" w:rsidRPr="00CC4DA5" w:rsidRDefault="004B308F">
      <w:pPr>
        <w:pStyle w:val="CommentText"/>
        <w:rPr>
          <w:highlight w:val="yellow"/>
        </w:rPr>
      </w:pPr>
    </w:p>
    <w:p w14:paraId="419E4879" w14:textId="6FBEB57D" w:rsidR="004B308F" w:rsidRDefault="004B308F">
      <w:pPr>
        <w:pStyle w:val="CommentText"/>
      </w:pPr>
      <w:r w:rsidRPr="00CC4DA5">
        <w:rPr>
          <w:highlight w:val="yellow"/>
        </w:rPr>
        <w:t>The four papers below are options to cite.</w:t>
      </w:r>
    </w:p>
  </w:comment>
  <w:comment w:id="47" w:author="Pederson, Neil" w:date="2021-03-01T11:42:00Z" w:initials="PN">
    <w:p w14:paraId="1FDA4BD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Swetnam</w:t>
      </w:r>
      <w:proofErr w:type="spellEnd"/>
      <w:r>
        <w:rPr>
          <w:rFonts w:ascii="Times New Roman" w:hAnsi="Times New Roman" w:cs="Times New Roman"/>
          <w:color w:val="231F20"/>
          <w:sz w:val="18"/>
          <w:szCs w:val="18"/>
        </w:rPr>
        <w:t>, T.W., and P.M. Brown. 1992. Oldest</w:t>
      </w:r>
    </w:p>
    <w:p w14:paraId="149C0D83"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known conifers in the southwestern United</w:t>
      </w:r>
    </w:p>
    <w:p w14:paraId="41BF19FB"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States: temporal and spatial patterns of</w:t>
      </w:r>
    </w:p>
    <w:p w14:paraId="5B547F49"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maximum age. Pp. 24-38 in M.R. Kaufmann,</w:t>
      </w:r>
    </w:p>
    <w:p w14:paraId="53A3E9D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W.H. Moir, and R.L. Bassett, tech. </w:t>
      </w:r>
      <w:proofErr w:type="spellStart"/>
      <w:r>
        <w:rPr>
          <w:rFonts w:ascii="Times New Roman" w:hAnsi="Times New Roman" w:cs="Times New Roman"/>
          <w:color w:val="231F20"/>
          <w:sz w:val="18"/>
          <w:szCs w:val="18"/>
        </w:rPr>
        <w:t>coords</w:t>
      </w:r>
      <w:proofErr w:type="spellEnd"/>
      <w:r>
        <w:rPr>
          <w:rFonts w:ascii="Times New Roman" w:hAnsi="Times New Roman" w:cs="Times New Roman"/>
          <w:color w:val="231F20"/>
          <w:sz w:val="18"/>
          <w:szCs w:val="18"/>
        </w:rPr>
        <w:t>.,</w:t>
      </w:r>
    </w:p>
    <w:p w14:paraId="524E9A2C"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Old-Growth Forests in the Southwest and</w:t>
      </w:r>
    </w:p>
    <w:p w14:paraId="2C7D6540"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Rocky Mountain Regions: </w:t>
      </w:r>
      <w:proofErr w:type="gramStart"/>
      <w:r>
        <w:rPr>
          <w:rFonts w:ascii="Times New Roman" w:hAnsi="Times New Roman" w:cs="Times New Roman"/>
          <w:color w:val="231F20"/>
          <w:sz w:val="18"/>
          <w:szCs w:val="18"/>
        </w:rPr>
        <w:t>the</w:t>
      </w:r>
      <w:proofErr w:type="gramEnd"/>
      <w:r>
        <w:rPr>
          <w:rFonts w:ascii="Times New Roman" w:hAnsi="Times New Roman" w:cs="Times New Roman"/>
          <w:color w:val="231F20"/>
          <w:sz w:val="18"/>
          <w:szCs w:val="18"/>
        </w:rPr>
        <w:t xml:space="preserve"> Status of Our</w:t>
      </w:r>
    </w:p>
    <w:p w14:paraId="61A204DE"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Knowledge. Proceedings of a Workshop,</w:t>
      </w:r>
    </w:p>
    <w:p w14:paraId="1FA19077"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Portal, Ariz., 9-13 March 1992. General</w:t>
      </w:r>
    </w:p>
    <w:p w14:paraId="142FFA94"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Technical Report RM-213, U.S. Department</w:t>
      </w:r>
    </w:p>
    <w:p w14:paraId="0FACAEF9"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of Agriculture, Forest Service, Ft.</w:t>
      </w:r>
    </w:p>
    <w:p w14:paraId="3391F225" w14:textId="6EC14A90" w:rsidR="004B308F" w:rsidRDefault="004B308F" w:rsidP="00702CDC">
      <w:pPr>
        <w:pStyle w:val="CommentText"/>
      </w:pPr>
      <w:r>
        <w:rPr>
          <w:rFonts w:ascii="Times New Roman" w:hAnsi="Times New Roman" w:cs="Times New Roman"/>
          <w:color w:val="231F20"/>
          <w:sz w:val="18"/>
          <w:szCs w:val="18"/>
        </w:rPr>
        <w:t>Collins, Colo.</w:t>
      </w:r>
    </w:p>
  </w:comment>
  <w:comment w:id="50" w:author="Pederson, Neil" w:date="2021-03-01T11:42:00Z" w:initials="PN">
    <w:p w14:paraId="5B3D178B"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Stahle</w:t>
      </w:r>
      <w:proofErr w:type="spellEnd"/>
      <w:r>
        <w:rPr>
          <w:rFonts w:ascii="Times New Roman" w:hAnsi="Times New Roman" w:cs="Times New Roman"/>
          <w:color w:val="231F20"/>
          <w:sz w:val="18"/>
          <w:szCs w:val="18"/>
        </w:rPr>
        <w:t>, D.W. 1996. Tree rings and ancient forest</w:t>
      </w:r>
    </w:p>
    <w:p w14:paraId="51BD1B51"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history. Pp. 321-343 in M.B. Davis, ed.,</w:t>
      </w:r>
    </w:p>
    <w:p w14:paraId="5ECDDAE0"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Eastern Old-Growth Forests. Island Press,</w:t>
      </w:r>
    </w:p>
    <w:p w14:paraId="7E4BE408" w14:textId="1A52A529" w:rsidR="004B308F" w:rsidRDefault="004B308F" w:rsidP="00CF3654">
      <w:pPr>
        <w:pStyle w:val="CommentText"/>
      </w:pPr>
      <w:r>
        <w:rPr>
          <w:rFonts w:ascii="Times New Roman" w:hAnsi="Times New Roman" w:cs="Times New Roman"/>
          <w:color w:val="231F20"/>
          <w:sz w:val="18"/>
          <w:szCs w:val="18"/>
        </w:rPr>
        <w:t>Washington, D.C.</w:t>
      </w:r>
    </w:p>
  </w:comment>
  <w:comment w:id="54" w:author="Pederson, Neil" w:date="2021-03-01T11:41:00Z" w:initials="PN">
    <w:p w14:paraId="15977AB2" w14:textId="46D97E70" w:rsidR="004B308F" w:rsidRDefault="004B308F"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r>
        <w:rPr>
          <w:rFonts w:ascii="Times New Roman" w:hAnsi="Times New Roman" w:cs="Times New Roman"/>
          <w:color w:val="231F20"/>
          <w:sz w:val="18"/>
          <w:szCs w:val="18"/>
        </w:rPr>
        <w:t>Woman lead</w:t>
      </w:r>
    </w:p>
    <w:p w14:paraId="22052535"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p>
    <w:p w14:paraId="61ACF4A8" w14:textId="6F4AC219"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Huckaby, L.S., M.R. Kaufmann, P.J. </w:t>
      </w:r>
      <w:proofErr w:type="spellStart"/>
      <w:r>
        <w:rPr>
          <w:rFonts w:ascii="Times New Roman" w:hAnsi="Times New Roman" w:cs="Times New Roman"/>
          <w:color w:val="231F20"/>
          <w:sz w:val="18"/>
          <w:szCs w:val="18"/>
        </w:rPr>
        <w:t>Fornwalt</w:t>
      </w:r>
      <w:proofErr w:type="spellEnd"/>
      <w:r>
        <w:rPr>
          <w:rFonts w:ascii="Times New Roman" w:hAnsi="Times New Roman" w:cs="Times New Roman"/>
          <w:color w:val="231F20"/>
          <w:sz w:val="18"/>
          <w:szCs w:val="18"/>
        </w:rPr>
        <w:t>,</w:t>
      </w:r>
    </w:p>
    <w:p w14:paraId="4332CA1E"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J. Paula, J.M. Stoker, and C. Dennis. 2003.</w:t>
      </w:r>
    </w:p>
    <w:p w14:paraId="58D9EAC1"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Identification and ecology of old ponderosa pine trees in the Colorado Front Range.</w:t>
      </w:r>
    </w:p>
    <w:p w14:paraId="3B0FD8F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General Technical Report RMRS-GTR-110,</w:t>
      </w:r>
    </w:p>
    <w:p w14:paraId="6A032FF4"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U.S. Department of Agriculture, Forest</w:t>
      </w:r>
    </w:p>
    <w:p w14:paraId="01D8ABAA" w14:textId="175394A3" w:rsidR="004B308F" w:rsidRDefault="004B308F" w:rsidP="00702CDC">
      <w:pPr>
        <w:pStyle w:val="CommentText"/>
      </w:pPr>
      <w:r>
        <w:rPr>
          <w:rFonts w:ascii="Times New Roman" w:hAnsi="Times New Roman" w:cs="Times New Roman"/>
          <w:color w:val="231F20"/>
          <w:sz w:val="18"/>
          <w:szCs w:val="18"/>
        </w:rPr>
        <w:t>Service, Fort Collins, Colo.</w:t>
      </w:r>
    </w:p>
  </w:comment>
  <w:comment w:id="61" w:author="Pederson, Neil" w:date="2021-03-01T11:42:00Z" w:initials="PN">
    <w:p w14:paraId="13FE2809" w14:textId="77777777" w:rsidR="004B308F" w:rsidRDefault="004B308F" w:rsidP="00C20749">
      <w:pPr>
        <w:rPr>
          <w:rFonts w:ascii="Times New Roman" w:hAnsi="Times New Roman"/>
          <w:sz w:val="24"/>
          <w:szCs w:val="24"/>
        </w:rPr>
      </w:pPr>
      <w:r>
        <w:rPr>
          <w:rStyle w:val="CommentReference"/>
        </w:rPr>
        <w:annotationRef/>
      </w:r>
      <w:r w:rsidRPr="00CC4DA5">
        <w:rPr>
          <w:rFonts w:ascii="Helvetica" w:hAnsi="Helvetica"/>
          <w:color w:val="323232"/>
          <w:highlight w:val="yellow"/>
          <w:shd w:val="clear" w:color="auto" w:fill="FFFFFF"/>
        </w:rPr>
        <w:t>N. Pederson. 2010. External characteristics of old trees in the Eastern Deciduous Forest. Natural Areas Journal 30:</w:t>
      </w:r>
      <w:r w:rsidRPr="00CC4DA5">
        <w:rPr>
          <w:rStyle w:val="apple-converted-space"/>
          <w:rFonts w:ascii="Helvetica" w:hAnsi="Helvetica"/>
          <w:color w:val="323232"/>
          <w:highlight w:val="yellow"/>
          <w:shd w:val="clear" w:color="auto" w:fill="FFFFFF"/>
        </w:rPr>
        <w:t> </w:t>
      </w:r>
      <w:hyperlink r:id="rId3" w:history="1">
        <w:r w:rsidRPr="00CC4DA5">
          <w:rPr>
            <w:rStyle w:val="Hyperlink"/>
            <w:rFonts w:ascii="Helvetica" w:hAnsi="Helvetica"/>
            <w:color w:val="0D3D9B"/>
            <w:highlight w:val="yellow"/>
            <w:bdr w:val="none" w:sz="0" w:space="0" w:color="auto" w:frame="1"/>
          </w:rPr>
          <w:t>396-407</w:t>
        </w:r>
      </w:hyperlink>
      <w:r w:rsidRPr="00CC4DA5">
        <w:rPr>
          <w:rFonts w:ascii="Helvetica" w:hAnsi="Helvetica"/>
          <w:color w:val="323232"/>
          <w:highlight w:val="yellow"/>
          <w:shd w:val="clear" w:color="auto" w:fill="FFFFFF"/>
        </w:rPr>
        <w:t>.</w:t>
      </w:r>
    </w:p>
    <w:p w14:paraId="1FDFD2CC" w14:textId="1852AB60" w:rsidR="004B308F" w:rsidRDefault="004B308F">
      <w:pPr>
        <w:pStyle w:val="CommentText"/>
      </w:pPr>
    </w:p>
  </w:comment>
  <w:comment w:id="68" w:author="Pederson, Neil" w:date="2021-03-01T11:45:00Z" w:initials="PN">
    <w:p w14:paraId="21A95145" w14:textId="7F862CD3" w:rsidR="004B308F" w:rsidRDefault="004B308F">
      <w:pPr>
        <w:pStyle w:val="CommentText"/>
      </w:pPr>
      <w:r>
        <w:rPr>
          <w:rStyle w:val="CommentReference"/>
        </w:rPr>
        <w:annotationRef/>
      </w:r>
      <w:r w:rsidRPr="008920D3">
        <w:rPr>
          <w:highlight w:val="yellow"/>
        </w:rPr>
        <w:t>I think this is more canopy position than tree size. We, the discipline, have looked at size or age vs climate sensitivity and, well, there is no clear answer</w:t>
      </w:r>
      <w:proofErr w:type="gramStart"/>
      <w:r w:rsidRPr="008920D3">
        <w:rPr>
          <w:highlight w:val="yellow"/>
        </w:rPr>
        <w:t>….yet</w:t>
      </w:r>
      <w:proofErr w:type="gramEnd"/>
      <w:r w:rsidRPr="008920D3">
        <w:rPr>
          <w:highlight w:val="yellow"/>
        </w:rPr>
        <w:t>.</w:t>
      </w:r>
    </w:p>
  </w:comment>
  <w:comment w:id="69" w:author="Pederson, Neil" w:date="2021-03-01T11:46:00Z" w:initials="PN">
    <w:p w14:paraId="5972A378" w14:textId="610C129D" w:rsidR="004B308F" w:rsidRDefault="004B308F">
      <w:pPr>
        <w:pStyle w:val="CommentText"/>
      </w:pPr>
      <w:r>
        <w:rPr>
          <w:rStyle w:val="CommentReference"/>
        </w:rPr>
        <w:annotationRef/>
      </w:r>
      <w:proofErr w:type="spellStart"/>
      <w:r>
        <w:t>Hmmmm</w:t>
      </w:r>
      <w:proofErr w:type="spellEnd"/>
      <w:r>
        <w:t>, not worth a change to the paper here, but I am skeptical of this notion.</w:t>
      </w:r>
    </w:p>
  </w:comment>
  <w:comment w:id="72" w:author="Pederson, Neil" w:date="2021-03-01T11:47:00Z" w:initials="PN">
    <w:p w14:paraId="273309F9" w14:textId="7861A180" w:rsidR="004B308F" w:rsidRDefault="004B308F">
      <w:pPr>
        <w:pStyle w:val="CommentText"/>
      </w:pPr>
      <w:r>
        <w:rPr>
          <w:rStyle w:val="CommentReference"/>
        </w:rPr>
        <w:annotationRef/>
      </w:r>
      <w:r>
        <w:t xml:space="preserve">Still unsure the purpose of </w:t>
      </w:r>
      <w:proofErr w:type="spellStart"/>
      <w:r>
        <w:t>tmean</w:t>
      </w:r>
      <w:proofErr w:type="spellEnd"/>
      <w:r>
        <w:t>. The way it is mostly developed [in the past?] for met data is to average min and max, so much more highly correlated with the other variables than min and max themselves, though I am sure they are correlated.</w:t>
      </w:r>
    </w:p>
  </w:comment>
  <w:comment w:id="73" w:author="Teixeira, Kristina A." w:date="2021-03-24T07:42:00Z" w:initials="TKA">
    <w:p w14:paraId="0680B7EB" w14:textId="4FB0390C" w:rsidR="00277144" w:rsidRDefault="00277144">
      <w:pPr>
        <w:pStyle w:val="CommentText"/>
      </w:pPr>
      <w:r>
        <w:rPr>
          <w:rStyle w:val="CommentReference"/>
        </w:rPr>
        <w:annotationRef/>
      </w:r>
      <w:r>
        <w:t>I agree that it’s not a great variable, and it doesn’t come out as the top for any sites, but I don’t think it hurts to leave it in</w:t>
      </w:r>
    </w:p>
  </w:comment>
  <w:comment w:id="77" w:author="Pederson, Neil" w:date="2021-03-01T11:54:00Z" w:initials="PN">
    <w:p w14:paraId="64DF4DF2" w14:textId="2809F48A" w:rsidR="004B308F" w:rsidRDefault="004B308F">
      <w:pPr>
        <w:pStyle w:val="CommentText"/>
      </w:pPr>
      <w:r>
        <w:rPr>
          <w:rStyle w:val="CommentReference"/>
        </w:rPr>
        <w:annotationRef/>
      </w:r>
      <w:r>
        <w:t>Can you generalize at how far off? Is it the month before the summer, as designated by the traditional method? Or August? Or give the audience a small range?</w:t>
      </w:r>
    </w:p>
  </w:comment>
  <w:comment w:id="81" w:author="Pederson, Neil" w:date="2021-03-01T11:56:00Z" w:initials="PN">
    <w:p w14:paraId="585788E8" w14:textId="77777777" w:rsidR="004B308F" w:rsidRDefault="004B308F">
      <w:pPr>
        <w:pStyle w:val="CommentText"/>
      </w:pPr>
      <w:r>
        <w:rPr>
          <w:rStyle w:val="CommentReference"/>
        </w:rPr>
        <w:annotationRef/>
      </w:r>
      <w:r>
        <w:t xml:space="preserve">Not surprising, as we have chatted about. So interesting about the HF. </w:t>
      </w:r>
    </w:p>
    <w:p w14:paraId="04DA8809" w14:textId="77777777" w:rsidR="004B308F" w:rsidRDefault="004B308F">
      <w:pPr>
        <w:pStyle w:val="CommentText"/>
      </w:pPr>
    </w:p>
    <w:p w14:paraId="04DB4FFC" w14:textId="00D231A3" w:rsidR="004B308F" w:rsidRDefault="004B308F">
      <w:pPr>
        <w:pStyle w:val="CommentText"/>
      </w:pPr>
      <w:r>
        <w:t>Would like to see this on other plot-level collections in the NE US where, maybe, the climate signal is more straight forward than the HF.</w:t>
      </w:r>
    </w:p>
  </w:comment>
  <w:comment w:id="87" w:author="Pederson, Neil" w:date="2021-03-01T11:58:00Z" w:initials="PN">
    <w:p w14:paraId="4D757656" w14:textId="2F18CD16" w:rsidR="004B308F" w:rsidRDefault="004B308F">
      <w:pPr>
        <w:pStyle w:val="CommentText"/>
      </w:pPr>
      <w:r>
        <w:rPr>
          <w:rStyle w:val="CommentReference"/>
        </w:rPr>
        <w:annotationRef/>
      </w:r>
      <w:r>
        <w:t>I have seen this more frequently in other populations in northern New England. They do not have the “classic” drought signal of +</w:t>
      </w:r>
      <w:proofErr w:type="spellStart"/>
      <w:r>
        <w:t>precip</w:t>
      </w:r>
      <w:proofErr w:type="spellEnd"/>
      <w:r>
        <w:t xml:space="preserve"> &amp; -temp. I think there is a temp threshold for that response. Dario hints at is a good bit in his 2015 convergence paper across the eastern US</w:t>
      </w:r>
    </w:p>
  </w:comment>
  <w:comment w:id="88" w:author="Pederson, Neil" w:date="2021-03-01T12:00:00Z" w:initials="PN">
    <w:p w14:paraId="506C7B32" w14:textId="61A7F37F" w:rsidR="004B308F" w:rsidRDefault="004B308F">
      <w:pPr>
        <w:pStyle w:val="CommentText"/>
      </w:pPr>
      <w:r>
        <w:rPr>
          <w:rStyle w:val="CommentReference"/>
        </w:rPr>
        <w:annotationRef/>
      </w:r>
      <w:r>
        <w:t xml:space="preserve">This offset is not too uncommon. Often like June </w:t>
      </w:r>
      <w:proofErr w:type="spellStart"/>
      <w:r>
        <w:t>precip</w:t>
      </w:r>
      <w:proofErr w:type="spellEnd"/>
      <w:r>
        <w:t xml:space="preserve"> and July temp. This gets lost in PDSI correlations</w:t>
      </w:r>
    </w:p>
  </w:comment>
  <w:comment w:id="89" w:author="Pederson, Neil" w:date="2021-03-01T12:01:00Z" w:initials="PN">
    <w:p w14:paraId="3E597F42" w14:textId="585337C3" w:rsidR="004B308F" w:rsidRDefault="004B308F">
      <w:pPr>
        <w:pStyle w:val="CommentText"/>
      </w:pPr>
      <w:r>
        <w:rPr>
          <w:rStyle w:val="CommentReference"/>
        </w:rPr>
        <w:annotationRef/>
      </w:r>
      <w:r>
        <w:t>Kudos! Excellent visual summary</w:t>
      </w:r>
    </w:p>
  </w:comment>
  <w:comment w:id="90" w:author="Pederson, Neil" w:date="2021-03-01T12:02:00Z" w:initials="PN">
    <w:p w14:paraId="2636F66B" w14:textId="77777777" w:rsidR="004B308F" w:rsidRDefault="004B308F">
      <w:pPr>
        <w:pStyle w:val="CommentText"/>
      </w:pPr>
      <w:r>
        <w:rPr>
          <w:rStyle w:val="CommentReference"/>
        </w:rPr>
        <w:annotationRef/>
      </w:r>
      <w:r>
        <w:t xml:space="preserve">Dario Martin Benito found this in the </w:t>
      </w:r>
      <w:proofErr w:type="spellStart"/>
      <w:r>
        <w:t>Colchic</w:t>
      </w:r>
      <w:proofErr w:type="spellEnd"/>
      <w:r>
        <w:t xml:space="preserve"> Temperate Rainforest in NE Turkey and SW Georgia</w:t>
      </w:r>
    </w:p>
    <w:p w14:paraId="5C8FDC71" w14:textId="26CC1400" w:rsidR="004B308F" w:rsidRDefault="004B308F">
      <w:pPr>
        <w:pStyle w:val="CommentText"/>
      </w:pPr>
    </w:p>
    <w:p w14:paraId="7B0063C6" w14:textId="77777777" w:rsidR="004B308F" w:rsidRPr="0057791B" w:rsidRDefault="004B308F" w:rsidP="0057791B">
      <w:pPr>
        <w:spacing w:after="0"/>
        <w:rPr>
          <w:rFonts w:ascii="Times New Roman" w:eastAsia="Times New Roman" w:hAnsi="Times New Roman" w:cs="Times New Roman"/>
          <w:sz w:val="24"/>
          <w:szCs w:val="24"/>
        </w:rPr>
      </w:pPr>
      <w:r w:rsidRPr="0057791B">
        <w:rPr>
          <w:rFonts w:ascii="Helvetica Neue" w:eastAsia="Times New Roman" w:hAnsi="Helvetica Neue" w:cs="Times New Roman"/>
          <w:b/>
          <w:bCs/>
          <w:color w:val="444444"/>
          <w:sz w:val="19"/>
          <w:szCs w:val="19"/>
          <w:bdr w:val="none" w:sz="0" w:space="0" w:color="auto" w:frame="1"/>
        </w:rPr>
        <w:t>Martin-Benito, D</w:t>
      </w:r>
      <w:r w:rsidRPr="0057791B">
        <w:rPr>
          <w:rFonts w:ascii="Helvetica Neue" w:eastAsia="Times New Roman" w:hAnsi="Helvetica Neue" w:cs="Times New Roman"/>
          <w:color w:val="444444"/>
          <w:sz w:val="19"/>
          <w:szCs w:val="19"/>
          <w:shd w:val="clear" w:color="auto" w:fill="FFFFFF"/>
        </w:rPr>
        <w:t xml:space="preserve">.; Pederson, N.; </w:t>
      </w:r>
      <w:proofErr w:type="spellStart"/>
      <w:r w:rsidRPr="0057791B">
        <w:rPr>
          <w:rFonts w:ascii="Helvetica Neue" w:eastAsia="Times New Roman" w:hAnsi="Helvetica Neue" w:cs="Times New Roman"/>
          <w:color w:val="444444"/>
          <w:sz w:val="19"/>
          <w:szCs w:val="19"/>
          <w:shd w:val="clear" w:color="auto" w:fill="FFFFFF"/>
        </w:rPr>
        <w:t>Köse</w:t>
      </w:r>
      <w:proofErr w:type="spellEnd"/>
      <w:r w:rsidRPr="0057791B">
        <w:rPr>
          <w:rFonts w:ascii="Helvetica Neue" w:eastAsia="Times New Roman" w:hAnsi="Helvetica Neue" w:cs="Times New Roman"/>
          <w:color w:val="444444"/>
          <w:sz w:val="19"/>
          <w:szCs w:val="19"/>
          <w:shd w:val="clear" w:color="auto" w:fill="FFFFFF"/>
        </w:rPr>
        <w:t xml:space="preserve">, N; </w:t>
      </w:r>
      <w:proofErr w:type="spellStart"/>
      <w:r w:rsidRPr="0057791B">
        <w:rPr>
          <w:rFonts w:ascii="Helvetica Neue" w:eastAsia="Times New Roman" w:hAnsi="Helvetica Neue" w:cs="Times New Roman"/>
          <w:color w:val="444444"/>
          <w:sz w:val="19"/>
          <w:szCs w:val="19"/>
          <w:shd w:val="clear" w:color="auto" w:fill="FFFFFF"/>
        </w:rPr>
        <w:t>Doğan</w:t>
      </w:r>
      <w:proofErr w:type="spellEnd"/>
      <w:r w:rsidRPr="0057791B">
        <w:rPr>
          <w:rFonts w:ascii="Helvetica Neue" w:eastAsia="Times New Roman" w:hAnsi="Helvetica Neue" w:cs="Times New Roman"/>
          <w:color w:val="444444"/>
          <w:sz w:val="19"/>
          <w:szCs w:val="19"/>
          <w:shd w:val="clear" w:color="auto" w:fill="FFFFFF"/>
        </w:rPr>
        <w:t>, M.; </w:t>
      </w:r>
      <w:proofErr w:type="spellStart"/>
      <w:r w:rsidRPr="0057791B">
        <w:rPr>
          <w:rFonts w:ascii="Helvetica Neue" w:eastAsia="Times New Roman" w:hAnsi="Helvetica Neue" w:cs="Times New Roman"/>
          <w:color w:val="444444"/>
          <w:sz w:val="19"/>
          <w:szCs w:val="19"/>
          <w:shd w:val="clear" w:color="auto" w:fill="FFFFFF"/>
        </w:rPr>
        <w:t>Bugmann</w:t>
      </w:r>
      <w:proofErr w:type="spellEnd"/>
      <w:r w:rsidRPr="0057791B">
        <w:rPr>
          <w:rFonts w:ascii="Helvetica Neue" w:eastAsia="Times New Roman" w:hAnsi="Helvetica Neue" w:cs="Times New Roman"/>
          <w:color w:val="444444"/>
          <w:sz w:val="19"/>
          <w:szCs w:val="19"/>
          <w:shd w:val="clear" w:color="auto" w:fill="FFFFFF"/>
        </w:rPr>
        <w:t>, H.; Mosulishvili, M.; Bigler, C. Pervasive effects of drought on tree growth across a wide climatic gradient in the temperate forests of the Caucasus.  </w:t>
      </w:r>
      <w:hyperlink r:id="rId4" w:tgtFrame="_blank" w:history="1">
        <w:r w:rsidRPr="0057791B">
          <w:rPr>
            <w:rFonts w:ascii="inherit" w:eastAsia="Times New Roman" w:hAnsi="inherit" w:cs="Times New Roman"/>
            <w:i/>
            <w:iCs/>
            <w:color w:val="0DA4D3"/>
            <w:sz w:val="19"/>
            <w:szCs w:val="19"/>
            <w:bdr w:val="none" w:sz="0" w:space="0" w:color="auto" w:frame="1"/>
          </w:rPr>
          <w:t>Global Ecology and Biogeography</w:t>
        </w:r>
      </w:hyperlink>
    </w:p>
    <w:p w14:paraId="7E281CF0" w14:textId="5900AB5F" w:rsidR="004B308F" w:rsidRDefault="004B308F">
      <w:pPr>
        <w:pStyle w:val="CommentText"/>
      </w:pPr>
    </w:p>
    <w:p w14:paraId="09BB52E0" w14:textId="0A25F621" w:rsidR="004B308F" w:rsidRDefault="004B308F">
      <w:pPr>
        <w:pStyle w:val="CommentText"/>
      </w:pPr>
      <w:r>
        <w:t>PDF link:</w:t>
      </w:r>
    </w:p>
    <w:p w14:paraId="5200F78E" w14:textId="77777777" w:rsidR="004B308F" w:rsidRDefault="004B308F">
      <w:pPr>
        <w:pStyle w:val="CommentText"/>
      </w:pPr>
    </w:p>
    <w:p w14:paraId="57EBAA30" w14:textId="5D6D9CE4" w:rsidR="004B308F" w:rsidRDefault="004B308F">
      <w:pPr>
        <w:pStyle w:val="CommentText"/>
      </w:pPr>
      <w:hyperlink r:id="rId5" w:history="1">
        <w:r w:rsidRPr="008F623D">
          <w:rPr>
            <w:rStyle w:val="Hyperlink"/>
          </w:rPr>
          <w:t>https://dmartinbenito.files.wordpress.com/2018/06/martin-ben</w:t>
        </w:r>
        <w:r w:rsidRPr="008F623D">
          <w:rPr>
            <w:rStyle w:val="Hyperlink"/>
          </w:rPr>
          <w:t>i</w:t>
        </w:r>
        <w:r w:rsidRPr="008F623D">
          <w:rPr>
            <w:rStyle w:val="Hyperlink"/>
          </w:rPr>
          <w:t>to_2018_geb_climate-sensitivity-in-colchic-forests.pdf</w:t>
        </w:r>
      </w:hyperlink>
      <w:r>
        <w:t xml:space="preserve"> </w:t>
      </w:r>
    </w:p>
  </w:comment>
  <w:comment w:id="91" w:author="Pederson, Neil" w:date="2021-03-01T12:07:00Z" w:initials="PN">
    <w:p w14:paraId="4F4AB0A4" w14:textId="074E90A0" w:rsidR="004B308F" w:rsidRDefault="004B308F">
      <w:pPr>
        <w:pStyle w:val="CommentText"/>
      </w:pPr>
      <w:r>
        <w:rPr>
          <w:rStyle w:val="CommentReference"/>
        </w:rPr>
        <w:annotationRef/>
      </w:r>
      <w:r>
        <w:t>fascinating</w:t>
      </w:r>
    </w:p>
  </w:comment>
  <w:comment w:id="92" w:author="Pederson, Neil" w:date="2021-03-01T12:10:00Z" w:initials="PN">
    <w:p w14:paraId="5D5079C7" w14:textId="09035529" w:rsidR="004B308F" w:rsidRDefault="004B308F">
      <w:pPr>
        <w:pStyle w:val="CommentText"/>
      </w:pPr>
      <w:r>
        <w:rPr>
          <w:rStyle w:val="CommentReference"/>
        </w:rPr>
        <w:annotationRef/>
      </w:r>
      <w:r>
        <w:t>not too unusual in temperate regions</w:t>
      </w:r>
    </w:p>
  </w:comment>
  <w:comment w:id="93" w:author="Pederson, Neil" w:date="2021-03-01T12:12:00Z" w:initials="PN">
    <w:p w14:paraId="61D9434F" w14:textId="4590E22C" w:rsidR="004B308F" w:rsidRDefault="004B308F">
      <w:pPr>
        <w:pStyle w:val="CommentText"/>
      </w:pPr>
      <w:r>
        <w:rPr>
          <w:rStyle w:val="CommentReference"/>
        </w:rPr>
        <w:annotationRef/>
      </w:r>
      <w:r>
        <w:t>this is hard to grasp. We have found that TSCA is generally positively correlated to temps in and around this month</w:t>
      </w:r>
    </w:p>
  </w:comment>
  <w:comment w:id="94" w:author="Pederson, Neil" w:date="2021-03-01T12:13:00Z" w:initials="PN">
    <w:p w14:paraId="687047D1" w14:textId="69C9E4C8" w:rsidR="004B308F" w:rsidRDefault="004B308F">
      <w:pPr>
        <w:pStyle w:val="CommentText"/>
      </w:pPr>
      <w:r>
        <w:rPr>
          <w:rStyle w:val="CommentReference"/>
        </w:rPr>
        <w:annotationRef/>
      </w:r>
      <w:r>
        <w:t>the so-called divergence temperature response?</w:t>
      </w:r>
    </w:p>
  </w:comment>
  <w:comment w:id="96" w:author="Pederson, Neil" w:date="2021-03-01T12:17:00Z" w:initials="PN">
    <w:p w14:paraId="388939C4" w14:textId="6A410B09" w:rsidR="004B308F" w:rsidRDefault="004B308F">
      <w:pPr>
        <w:pStyle w:val="CommentText"/>
      </w:pPr>
      <w:r>
        <w:rPr>
          <w:rStyle w:val="CommentReference"/>
        </w:rPr>
        <w:annotationRef/>
      </w:r>
      <w:r>
        <w:t>Undergoing, most of them, a decline due to stand dynamics, I believe. Outcompeted by red oak</w:t>
      </w:r>
    </w:p>
  </w:comment>
  <w:comment w:id="98" w:author="Pederson, Neil" w:date="2021-03-01T12:25:00Z" w:initials="PN">
    <w:p w14:paraId="5830260B" w14:textId="2BE4B7E4" w:rsidR="004B308F" w:rsidRDefault="004B308F">
      <w:pPr>
        <w:pStyle w:val="CommentText"/>
      </w:pPr>
      <w:r>
        <w:rPr>
          <w:rStyle w:val="CommentReference"/>
        </w:rPr>
        <w:annotationRef/>
      </w:r>
      <w:r>
        <w:t>Because of detrending, mostly, yeah?</w:t>
      </w:r>
    </w:p>
  </w:comment>
  <w:comment w:id="99" w:author="Teixeira, Kristina A." w:date="2021-03-24T10:48:00Z" w:initials="TKA">
    <w:p w14:paraId="68D72160" w14:textId="4DD49EF3" w:rsidR="00B12B8C" w:rsidRDefault="00B12B8C">
      <w:pPr>
        <w:pStyle w:val="CommentText"/>
      </w:pPr>
      <w:r>
        <w:rPr>
          <w:rStyle w:val="CommentReference"/>
        </w:rPr>
        <w:annotationRef/>
      </w:r>
      <w:r>
        <w:t>No, because there was no detrending in the GLS models.</w:t>
      </w:r>
    </w:p>
  </w:comment>
  <w:comment w:id="103" w:author="Teixeira, Kristina A." w:date="2021-03-24T10:49:00Z" w:initials="TKA">
    <w:p w14:paraId="494CFCF4" w14:textId="1C740D59" w:rsidR="00B12B8C" w:rsidRDefault="00B12B8C">
      <w:pPr>
        <w:pStyle w:val="CommentText"/>
      </w:pPr>
      <w:r>
        <w:rPr>
          <w:rStyle w:val="CommentReference"/>
        </w:rPr>
        <w:annotationRef/>
      </w:r>
      <w:proofErr w:type="gramStart"/>
      <w:r w:rsidRPr="00B12B8C">
        <w:rPr>
          <w:highlight w:val="magenta"/>
        </w:rPr>
        <w:t>KAT,</w:t>
      </w:r>
      <w:proofErr w:type="gramEnd"/>
      <w:r w:rsidRPr="00B12B8C">
        <w:rPr>
          <w:highlight w:val="magenta"/>
        </w:rPr>
        <w:t xml:space="preserve"> resume here.</w:t>
      </w:r>
    </w:p>
  </w:comment>
  <w:comment w:id="104" w:author="Pederson, Neil" w:date="2021-03-01T12:30:00Z" w:initials="PN">
    <w:p w14:paraId="06868906" w14:textId="4A78FE6C" w:rsidR="004B308F" w:rsidRDefault="004B308F">
      <w:pPr>
        <w:pStyle w:val="CommentText"/>
      </w:pPr>
      <w:r>
        <w:rPr>
          <w:rStyle w:val="CommentReference"/>
        </w:rPr>
        <w:annotationRef/>
      </w:r>
      <w:r>
        <w:t xml:space="preserve">While true, it depends on what </w:t>
      </w:r>
      <w:proofErr w:type="spellStart"/>
      <w:r>
        <w:t>precip</w:t>
      </w:r>
      <w:proofErr w:type="spellEnd"/>
      <w:r>
        <w:t xml:space="preserve"> is doing, too. Like, you had some populations that were pos to </w:t>
      </w:r>
      <w:proofErr w:type="spellStart"/>
      <w:r>
        <w:t>precip</w:t>
      </w:r>
      <w:proofErr w:type="spellEnd"/>
      <w:r>
        <w:t xml:space="preserve"> with no temperature response. Those trees, along with most others, are water limited. I think more correctly, warmer temperatures will exacerbate the water stress present in most of the collections analyzed here.</w:t>
      </w:r>
    </w:p>
  </w:comment>
  <w:comment w:id="105" w:author="Pederson, Neil" w:date="2021-03-01T12:32:00Z" w:initials="PN">
    <w:p w14:paraId="7902D4B0" w14:textId="5971D115" w:rsidR="004B308F" w:rsidRDefault="004B308F">
      <w:pPr>
        <w:pStyle w:val="CommentText"/>
      </w:pPr>
      <w:r>
        <w:rPr>
          <w:rStyle w:val="CommentReference"/>
        </w:rPr>
        <w:annotationRef/>
      </w:r>
      <w:r>
        <w:t>Important, but pointed out by folks over the last decade now. So, with citations, ok.</w:t>
      </w:r>
    </w:p>
  </w:comment>
  <w:comment w:id="106" w:author="Pederson, Neil" w:date="2021-03-01T12:33:00Z" w:initials="PN">
    <w:p w14:paraId="7E6EE678" w14:textId="3BC4E251" w:rsidR="004B308F" w:rsidRDefault="004B308F">
      <w:pPr>
        <w:pStyle w:val="CommentText"/>
      </w:pPr>
      <w:r>
        <w:rPr>
          <w:rStyle w:val="CommentReference"/>
        </w:rPr>
        <w:annotationRef/>
      </w:r>
      <w:r>
        <w:t>I think this is very important. To, maybe, win over others trained differently</w:t>
      </w:r>
    </w:p>
  </w:comment>
  <w:comment w:id="107" w:author="Pederson, Neil" w:date="2021-03-01T12:34:00Z" w:initials="PN">
    <w:p w14:paraId="28451937" w14:textId="4E00FBC2" w:rsidR="004B308F" w:rsidRDefault="004B308F">
      <w:pPr>
        <w:pStyle w:val="CommentText"/>
      </w:pPr>
      <w:r>
        <w:rPr>
          <w:rStyle w:val="CommentReference"/>
        </w:rPr>
        <w:annotationRef/>
      </w:r>
      <w:r>
        <w:t>Interesting. Could be done using the traditional method, though would likely be too simplistic. 50:50 on this section. Depends on if you need space. If you are ok with space, leaving in is ok to me.</w:t>
      </w:r>
    </w:p>
  </w:comment>
  <w:comment w:id="108" w:author="Pederson, Neil" w:date="2021-03-01T12:35:00Z" w:initials="PN">
    <w:p w14:paraId="45A8C4E6" w14:textId="6D1C5CC2" w:rsidR="004B308F" w:rsidRDefault="004B308F">
      <w:pPr>
        <w:pStyle w:val="CommentText"/>
      </w:pPr>
      <w:r>
        <w:rPr>
          <w:rStyle w:val="CommentReference"/>
        </w:rPr>
        <w:annotationRef/>
      </w:r>
      <w:r>
        <w:t>Could? Higher temps, likely</w:t>
      </w:r>
    </w:p>
  </w:comment>
  <w:comment w:id="109" w:author="Pederson, Neil" w:date="2021-03-01T12:36:00Z" w:initials="PN">
    <w:p w14:paraId="741F7B9B" w14:textId="6A685145" w:rsidR="004B308F" w:rsidRDefault="004B308F">
      <w:pPr>
        <w:pStyle w:val="CommentText"/>
      </w:pPr>
      <w:r>
        <w:rPr>
          <w:rStyle w:val="CommentReference"/>
        </w:rPr>
        <w:annotationRef/>
      </w:r>
      <w:r>
        <w:t>Very cool!</w:t>
      </w:r>
    </w:p>
  </w:comment>
  <w:comment w:id="111" w:author="Pederson, Neil" w:date="2021-03-01T12:42:00Z" w:initials="PN">
    <w:p w14:paraId="306A8CEE" w14:textId="77777777" w:rsidR="004B308F" w:rsidRDefault="004B308F">
      <w:pPr>
        <w:pStyle w:val="CommentText"/>
      </w:pPr>
      <w:r>
        <w:rPr>
          <w:rStyle w:val="CommentReference"/>
        </w:rPr>
        <w:annotationRef/>
      </w:r>
      <w:r>
        <w:t xml:space="preserve">This is not well understood, </w:t>
      </w:r>
      <w:proofErr w:type="gramStart"/>
      <w:r>
        <w:t>yet,</w:t>
      </w:r>
      <w:proofErr w:type="gramEnd"/>
      <w:r>
        <w:t xml:space="preserve"> so suggest putting caveats around this. This phenom is a chapter in my dissertation. I was surprised. It is not expected. People have shown that it is a sample bias and such, but I am not sure it is all that yet. </w:t>
      </w:r>
    </w:p>
    <w:p w14:paraId="4E65D1E3" w14:textId="77777777" w:rsidR="004B308F" w:rsidRDefault="004B308F">
      <w:pPr>
        <w:pStyle w:val="CommentText"/>
      </w:pPr>
    </w:p>
    <w:p w14:paraId="347BBE47" w14:textId="7F76D143" w:rsidR="004B308F" w:rsidRDefault="004B308F">
      <w:pPr>
        <w:pStyle w:val="CommentText"/>
      </w:pPr>
      <w:r>
        <w:t>I suspect a lot of it is trees inching their way into the canopy over time with some climate change assisting the increase [warmer winters, wetter summers, generally].</w:t>
      </w:r>
    </w:p>
  </w:comment>
  <w:comment w:id="112" w:author="Pederson, Neil" w:date="2021-03-01T12:45:00Z" w:initials="PN">
    <w:p w14:paraId="05CEF7D5" w14:textId="6F856096" w:rsidR="004B308F" w:rsidRDefault="004B308F">
      <w:pPr>
        <w:pStyle w:val="CommentText"/>
      </w:pPr>
      <w:r>
        <w:rPr>
          <w:rStyle w:val="CommentReference"/>
        </w:rPr>
        <w:annotationRef/>
      </w:r>
      <w:r>
        <w:t>Yes, likely</w:t>
      </w:r>
    </w:p>
  </w:comment>
  <w:comment w:id="114" w:author="Pederson, Neil" w:date="2021-03-01T12:46:00Z" w:initials="PN">
    <w:p w14:paraId="606709B2" w14:textId="743F3E83" w:rsidR="004B308F" w:rsidRDefault="004B308F">
      <w:pPr>
        <w:pStyle w:val="CommentText"/>
      </w:pPr>
      <w:r>
        <w:rPr>
          <w:rStyle w:val="CommentReference"/>
        </w:rPr>
        <w:annotationRef/>
      </w:r>
      <w:r>
        <w:t xml:space="preserve">There is always </w:t>
      </w:r>
      <w:proofErr w:type="spellStart"/>
      <w:r>
        <w:t>survivalship</w:t>
      </w:r>
      <w:proofErr w:type="spellEnd"/>
      <w:r>
        <w:t xml:space="preserve"> bias. Since the beginning of time. I cannot wait until we move past this critique. </w:t>
      </w:r>
    </w:p>
  </w:comment>
  <w:comment w:id="115" w:author="Pederson, Neil" w:date="2021-03-01T12:47:00Z" w:initials="PN">
    <w:p w14:paraId="394E1A9B" w14:textId="0A568320" w:rsidR="004B308F" w:rsidRDefault="004B308F">
      <w:pPr>
        <w:pStyle w:val="CommentText"/>
      </w:pPr>
      <w:r>
        <w:rPr>
          <w:rStyle w:val="CommentReference"/>
        </w:rPr>
        <w:annotationRef/>
      </w:r>
      <w:r>
        <w:t>Because that exists on another planet, if it does</w:t>
      </w:r>
    </w:p>
  </w:comment>
  <w:comment w:id="116" w:author="Pederson, Neil" w:date="2021-03-01T12:47:00Z" w:initials="PN">
    <w:p w14:paraId="5B11B02A" w14:textId="77777777" w:rsidR="004B308F" w:rsidRDefault="004B308F">
      <w:pPr>
        <w:pStyle w:val="CommentText"/>
      </w:pPr>
      <w:r>
        <w:rPr>
          <w:rStyle w:val="CommentReference"/>
        </w:rPr>
        <w:annotationRef/>
      </w:r>
      <w:r>
        <w:t>As how forests develop over time</w:t>
      </w:r>
    </w:p>
    <w:p w14:paraId="2C5B4375" w14:textId="77777777" w:rsidR="004B308F" w:rsidRDefault="004B308F">
      <w:pPr>
        <w:pStyle w:val="CommentText"/>
      </w:pPr>
    </w:p>
    <w:p w14:paraId="112E3988" w14:textId="4C10BF47" w:rsidR="004B308F" w:rsidRDefault="004B308F">
      <w:pPr>
        <w:pStyle w:val="CommentText"/>
      </w:pPr>
      <w:r>
        <w:t xml:space="preserve">We sample the smaller trees, so we are likely capturing how others in decades past have grown, too. To me, this is almost a waste of space in the literature, but people love dinging it because, well, because it, theoretically, is really important. How the ghost trees mostly likely grew in the past in second growth stands is not too hard to comprehend. In </w:t>
      </w:r>
      <w:proofErr w:type="gramStart"/>
      <w:r>
        <w:t>old-growth</w:t>
      </w:r>
      <w:proofErr w:type="gramEnd"/>
      <w:r>
        <w:t xml:space="preserve"> it would be more complicated, but we are really getting hung up, I think, on smaller things.</w:t>
      </w:r>
    </w:p>
  </w:comment>
  <w:comment w:id="119" w:author="Pederson, Neil" w:date="2021-03-01T12:51:00Z" w:initials="PN">
    <w:p w14:paraId="27FE40A0" w14:textId="3DED74D7" w:rsidR="004B308F" w:rsidRDefault="004B308F">
      <w:pPr>
        <w:pStyle w:val="CommentText"/>
      </w:pPr>
      <w:r>
        <w:rPr>
          <w:rStyle w:val="CommentReference"/>
        </w:rPr>
        <w:annotationRef/>
      </w:r>
      <w:r>
        <w:t>It is red oak winning, for now, during the first couple of stages of forest development.</w:t>
      </w:r>
    </w:p>
  </w:comment>
  <w:comment w:id="120" w:author="Pederson, Neil" w:date="2021-03-01T12:51:00Z" w:initials="PN">
    <w:p w14:paraId="59A8405C" w14:textId="4D508FE6" w:rsidR="004B308F" w:rsidRDefault="004B308F">
      <w:pPr>
        <w:pStyle w:val="CommentText"/>
      </w:pPr>
      <w:r>
        <w:rPr>
          <w:rStyle w:val="CommentReference"/>
        </w:rPr>
        <w:annotationRef/>
      </w:r>
      <w:r>
        <w:t>As would be expected</w:t>
      </w:r>
    </w:p>
  </w:comment>
  <w:comment w:id="121" w:author="Pederson, Neil" w:date="2021-03-01T12:52:00Z" w:initials="PN">
    <w:p w14:paraId="26AD38A2" w14:textId="37F2E991" w:rsidR="004B308F" w:rsidRDefault="004B308F">
      <w:pPr>
        <w:pStyle w:val="CommentText"/>
      </w:pPr>
      <w:r>
        <w:rPr>
          <w:rStyle w:val="CommentReference"/>
        </w:rPr>
        <w:annotationRef/>
      </w:r>
      <w:r>
        <w:t>A lot of thinning from below, natural thinning</w:t>
      </w:r>
    </w:p>
  </w:comment>
  <w:comment w:id="122" w:author="Pederson, Neil" w:date="2021-03-01T12:52:00Z" w:initials="PN">
    <w:p w14:paraId="7CF72176" w14:textId="786869C0" w:rsidR="004B308F" w:rsidRDefault="004B308F">
      <w:pPr>
        <w:pStyle w:val="CommentText"/>
      </w:pPr>
      <w:r>
        <w:rPr>
          <w:rStyle w:val="CommentReference"/>
        </w:rPr>
        <w:annotationRef/>
      </w:r>
      <w:r>
        <w:t xml:space="preserve">Wouldn’t all if the forest was becoming </w:t>
      </w:r>
      <w:proofErr w:type="gramStart"/>
      <w:r>
        <w:t>more dense</w:t>
      </w:r>
      <w:proofErr w:type="gramEnd"/>
      <w:r>
        <w:t xml:space="preserve"> over time?</w:t>
      </w:r>
    </w:p>
  </w:comment>
  <w:comment w:id="123" w:author="Pederson, Neil" w:date="2021-03-01T12:53:00Z" w:initials="PN">
    <w:p w14:paraId="58ADDE97" w14:textId="7D030EF8" w:rsidR="004B308F" w:rsidRDefault="004B308F">
      <w:pPr>
        <w:pStyle w:val="CommentText"/>
      </w:pPr>
      <w:r>
        <w:rPr>
          <w:rStyle w:val="CommentReference"/>
        </w:rPr>
        <w:annotationRef/>
      </w:r>
      <w:r>
        <w:t>Cool!</w:t>
      </w:r>
    </w:p>
  </w:comment>
  <w:comment w:id="124" w:author="Pederson, Neil" w:date="2021-03-01T12:53:00Z" w:initials="PN">
    <w:p w14:paraId="7C5F218D" w14:textId="77777777" w:rsidR="004B308F" w:rsidRDefault="004B308F">
      <w:pPr>
        <w:pStyle w:val="CommentText"/>
      </w:pPr>
      <w:r>
        <w:rPr>
          <w:rStyle w:val="CommentReference"/>
        </w:rPr>
        <w:annotationRef/>
      </w:r>
      <w:r>
        <w:t xml:space="preserve">Frankly, I highly doubt it. If it is getting warmer and a bit drier and it causes a megadrought, I would expect tree growth to decline. </w:t>
      </w:r>
    </w:p>
    <w:p w14:paraId="06D6402D" w14:textId="77777777" w:rsidR="004B308F" w:rsidRDefault="004B308F">
      <w:pPr>
        <w:pStyle w:val="CommentText"/>
      </w:pPr>
    </w:p>
    <w:p w14:paraId="79623F3E" w14:textId="2AFECF2A" w:rsidR="004B308F" w:rsidRDefault="004B308F">
      <w:pPr>
        <w:pStyle w:val="CommentText"/>
      </w:pPr>
      <w:r>
        <w:t>I would suggest to not fear the sampling bias critique here and in a few places. There are essentially full samples. Sure, didn’t sample the 5 cm trees, but, well, what do they contribute except, mostly, very low growth. Likely nearly flat.</w:t>
      </w:r>
    </w:p>
  </w:comment>
  <w:comment w:id="125" w:author="Pederson, Neil" w:date="2021-03-01T12:56:00Z" w:initials="PN">
    <w:p w14:paraId="3D9324CE" w14:textId="77777777" w:rsidR="004B308F" w:rsidRDefault="004B308F">
      <w:pPr>
        <w:pStyle w:val="CommentText"/>
      </w:pPr>
      <w:r>
        <w:rPr>
          <w:rStyle w:val="CommentReference"/>
        </w:rPr>
        <w:annotationRef/>
      </w:r>
      <w:r>
        <w:t>I haven’t read these yet, but might want to consider:</w:t>
      </w:r>
    </w:p>
    <w:p w14:paraId="4B23B529" w14:textId="77777777" w:rsidR="004B308F" w:rsidRDefault="004B308F">
      <w:pPr>
        <w:pStyle w:val="CommentText"/>
      </w:pPr>
    </w:p>
    <w:p w14:paraId="1180F553" w14:textId="0E79F69D" w:rsidR="004B308F" w:rsidRDefault="004B308F">
      <w:pPr>
        <w:pStyle w:val="CommentText"/>
      </w:pPr>
      <w:hyperlink r:id="rId6" w:history="1">
        <w:r w:rsidRPr="008F623D">
          <w:rPr>
            <w:rStyle w:val="Hyperlink"/>
          </w:rPr>
          <w:t>https://onlinelibrary.wiley.com/doi/abs/10.1111/gcb.15491</w:t>
        </w:r>
      </w:hyperlink>
    </w:p>
    <w:p w14:paraId="4C48341D" w14:textId="77777777" w:rsidR="004B308F" w:rsidRDefault="004B308F">
      <w:pPr>
        <w:pStyle w:val="CommentText"/>
      </w:pPr>
    </w:p>
    <w:p w14:paraId="75076FFF" w14:textId="5E5A2F43" w:rsidR="004B308F" w:rsidRDefault="004B308F">
      <w:pPr>
        <w:pStyle w:val="CommentText"/>
      </w:pPr>
      <w:hyperlink r:id="rId7" w:history="1">
        <w:r w:rsidRPr="008F623D">
          <w:rPr>
            <w:rStyle w:val="Hyperlink"/>
          </w:rPr>
          <w:t>http://eprints.whiterose.ac.uk/165394/</w:t>
        </w:r>
      </w:hyperlink>
    </w:p>
    <w:p w14:paraId="3D75891D" w14:textId="137E72D1" w:rsidR="004B308F" w:rsidRDefault="004B308F">
      <w:pPr>
        <w:pStyle w:val="CommentText"/>
      </w:pPr>
    </w:p>
  </w:comment>
  <w:comment w:id="127" w:author="Pederson, Neil" w:date="2021-03-01T12:58:00Z" w:initials="PN">
    <w:p w14:paraId="7818457C" w14:textId="3913EC97" w:rsidR="004B308F" w:rsidRDefault="004B308F">
      <w:pPr>
        <w:pStyle w:val="CommentText"/>
      </w:pPr>
      <w:r>
        <w:rPr>
          <w:rStyle w:val="CommentReference"/>
        </w:rPr>
        <w:annotationRef/>
      </w:r>
      <w:r>
        <w:t xml:space="preserve">this has been shown, though not as exactly as here, but this is in the </w:t>
      </w:r>
      <w:proofErr w:type="spellStart"/>
      <w:r>
        <w:t>dendro</w:t>
      </w:r>
      <w:proofErr w:type="spellEnd"/>
      <w:r>
        <w:t xml:space="preserve"> lit.</w:t>
      </w:r>
    </w:p>
  </w:comment>
  <w:comment w:id="128" w:author="Pederson, Neil" w:date="2021-03-01T12:58:00Z" w:initials="PN">
    <w:p w14:paraId="4C683785" w14:textId="4F8A4454" w:rsidR="004B308F" w:rsidRDefault="004B308F">
      <w:pPr>
        <w:pStyle w:val="CommentText"/>
      </w:pPr>
      <w:r>
        <w:rPr>
          <w:rStyle w:val="CommentReference"/>
        </w:rPr>
        <w:annotationRef/>
      </w:r>
      <w:r>
        <w:t>what percentage is it? Might not want to wade into this too deeply given the megadrought and the air pollution in two of your locations here. I think this could be dropped without a loss. Given some of the histories in some place, I’m not positive it is representative of how forests works, as cool as this dataset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819E8C" w15:done="0"/>
  <w15:commentEx w15:paraId="249B0198" w15:done="0"/>
  <w15:commentEx w15:paraId="129D15D8" w15:done="0"/>
  <w15:commentEx w15:paraId="25D21ED6" w15:done="0"/>
  <w15:commentEx w15:paraId="419E4879" w15:done="0"/>
  <w15:commentEx w15:paraId="3391F225" w15:done="0"/>
  <w15:commentEx w15:paraId="7E4BE408" w15:done="0"/>
  <w15:commentEx w15:paraId="01D8ABAA" w15:done="0"/>
  <w15:commentEx w15:paraId="1FDFD2CC" w15:done="0"/>
  <w15:commentEx w15:paraId="21A95145" w15:done="0"/>
  <w15:commentEx w15:paraId="5972A378" w15:done="0"/>
  <w15:commentEx w15:paraId="273309F9" w15:done="0"/>
  <w15:commentEx w15:paraId="0680B7EB" w15:paraIdParent="273309F9" w15:done="0"/>
  <w15:commentEx w15:paraId="64DF4DF2" w15:done="0"/>
  <w15:commentEx w15:paraId="04DB4FFC" w15:done="0"/>
  <w15:commentEx w15:paraId="4D757656" w15:done="0"/>
  <w15:commentEx w15:paraId="506C7B32" w15:done="0"/>
  <w15:commentEx w15:paraId="3E597F42" w15:done="0"/>
  <w15:commentEx w15:paraId="57EBAA30" w15:done="0"/>
  <w15:commentEx w15:paraId="4F4AB0A4" w15:done="0"/>
  <w15:commentEx w15:paraId="5D5079C7" w15:done="0"/>
  <w15:commentEx w15:paraId="61D9434F" w15:done="0"/>
  <w15:commentEx w15:paraId="687047D1" w15:done="0"/>
  <w15:commentEx w15:paraId="388939C4" w15:done="0"/>
  <w15:commentEx w15:paraId="5830260B" w15:done="0"/>
  <w15:commentEx w15:paraId="68D72160" w15:paraIdParent="5830260B" w15:done="0"/>
  <w15:commentEx w15:paraId="494CFCF4" w15:done="0"/>
  <w15:commentEx w15:paraId="06868906" w15:done="0"/>
  <w15:commentEx w15:paraId="7902D4B0" w15:done="0"/>
  <w15:commentEx w15:paraId="7E6EE678" w15:done="0"/>
  <w15:commentEx w15:paraId="28451937" w15:done="0"/>
  <w15:commentEx w15:paraId="45A8C4E6" w15:done="0"/>
  <w15:commentEx w15:paraId="741F7B9B" w15:done="0"/>
  <w15:commentEx w15:paraId="347BBE47" w15:done="0"/>
  <w15:commentEx w15:paraId="05CEF7D5" w15:done="0"/>
  <w15:commentEx w15:paraId="606709B2" w15:done="0"/>
  <w15:commentEx w15:paraId="394E1A9B" w15:done="0"/>
  <w15:commentEx w15:paraId="112E3988" w15:done="0"/>
  <w15:commentEx w15:paraId="27FE40A0" w15:done="0"/>
  <w15:commentEx w15:paraId="59A8405C" w15:done="0"/>
  <w15:commentEx w15:paraId="26AD38A2" w15:done="0"/>
  <w15:commentEx w15:paraId="7CF72176" w15:done="0"/>
  <w15:commentEx w15:paraId="58ADDE97" w15:done="0"/>
  <w15:commentEx w15:paraId="79623F3E" w15:done="0"/>
  <w15:commentEx w15:paraId="3D75891D" w15:done="0"/>
  <w15:commentEx w15:paraId="7818457C" w15:done="0"/>
  <w15:commentEx w15:paraId="4C6837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4DC6" w16cex:dateUtc="2021-03-01T16:25:00Z"/>
  <w16cex:commentExtensible w16cex:durableId="23E74E34" w16cex:dateUtc="2021-03-01T16:27:00Z"/>
  <w16cex:commentExtensible w16cex:durableId="23E7508D" w16cex:dateUtc="2021-03-01T16:37:00Z"/>
  <w16cex:commentExtensible w16cex:durableId="23E74E73" w16cex:dateUtc="2021-03-01T16:28:00Z"/>
  <w16cex:commentExtensible w16cex:durableId="23E750D7" w16cex:dateUtc="2021-03-01T16:39:00Z"/>
  <w16cex:commentExtensible w16cex:durableId="23E75194" w16cex:dateUtc="2021-03-01T16:42:00Z"/>
  <w16cex:commentExtensible w16cex:durableId="23E751A3" w16cex:dateUtc="2021-03-01T16:42:00Z"/>
  <w16cex:commentExtensible w16cex:durableId="23E75165" w16cex:dateUtc="2021-03-01T16:41:00Z"/>
  <w16cex:commentExtensible w16cex:durableId="23E751C2" w16cex:dateUtc="2021-03-01T16:42:00Z"/>
  <w16cex:commentExtensible w16cex:durableId="23E75243" w16cex:dateUtc="2021-03-01T16:45:00Z"/>
  <w16cex:commentExtensible w16cex:durableId="23E75297" w16cex:dateUtc="2021-03-01T16:46:00Z"/>
  <w16cex:commentExtensible w16cex:durableId="23E752ED" w16cex:dateUtc="2021-03-01T16:47:00Z"/>
  <w16cex:commentExtensible w16cex:durableId="24056BF1" w16cex:dateUtc="2021-03-24T11:42:00Z"/>
  <w16cex:commentExtensible w16cex:durableId="23E75493" w16cex:dateUtc="2021-03-01T16:54:00Z"/>
  <w16cex:commentExtensible w16cex:durableId="23E754ED" w16cex:dateUtc="2021-03-01T16:56:00Z"/>
  <w16cex:commentExtensible w16cex:durableId="23E7555B" w16cex:dateUtc="2021-03-01T16:58:00Z"/>
  <w16cex:commentExtensible w16cex:durableId="23E755CC" w16cex:dateUtc="2021-03-01T17:00:00Z"/>
  <w16cex:commentExtensible w16cex:durableId="23E75620" w16cex:dateUtc="2021-03-01T17:01:00Z"/>
  <w16cex:commentExtensible w16cex:durableId="23E75659" w16cex:dateUtc="2021-03-01T17:02:00Z"/>
  <w16cex:commentExtensible w16cex:durableId="23E7579D" w16cex:dateUtc="2021-03-01T17:07:00Z"/>
  <w16cex:commentExtensible w16cex:durableId="23E75853" w16cex:dateUtc="2021-03-01T17:10:00Z"/>
  <w16cex:commentExtensible w16cex:durableId="23E758AA" w16cex:dateUtc="2021-03-01T17:12:00Z"/>
  <w16cex:commentExtensible w16cex:durableId="23E758F4" w16cex:dateUtc="2021-03-01T17:13:00Z"/>
  <w16cex:commentExtensible w16cex:durableId="23E759BC" w16cex:dateUtc="2021-03-01T17:17:00Z"/>
  <w16cex:commentExtensible w16cex:durableId="23E75BD5" w16cex:dateUtc="2021-03-01T17:25:00Z"/>
  <w16cex:commentExtensible w16cex:durableId="24059766" w16cex:dateUtc="2021-03-24T14:48:00Z"/>
  <w16cex:commentExtensible w16cex:durableId="240597B4" w16cex:dateUtc="2021-03-24T14:49:00Z"/>
  <w16cex:commentExtensible w16cex:durableId="23E75CEF" w16cex:dateUtc="2021-03-01T17:30:00Z"/>
  <w16cex:commentExtensible w16cex:durableId="23E75D5F" w16cex:dateUtc="2021-03-01T17:32:00Z"/>
  <w16cex:commentExtensible w16cex:durableId="23E75D85" w16cex:dateUtc="2021-03-01T17:33:00Z"/>
  <w16cex:commentExtensible w16cex:durableId="23E75DC0" w16cex:dateUtc="2021-03-01T17:34:00Z"/>
  <w16cex:commentExtensible w16cex:durableId="23E75E18" w16cex:dateUtc="2021-03-01T17:35:00Z"/>
  <w16cex:commentExtensible w16cex:durableId="23E75E4D" w16cex:dateUtc="2021-03-01T17:36:00Z"/>
  <w16cex:commentExtensible w16cex:durableId="23E75FB3" w16cex:dateUtc="2021-03-01T17:42:00Z"/>
  <w16cex:commentExtensible w16cex:durableId="23E7605E" w16cex:dateUtc="2021-03-01T17:45:00Z"/>
  <w16cex:commentExtensible w16cex:durableId="23E760B8" w16cex:dateUtc="2021-03-01T17:46:00Z"/>
  <w16cex:commentExtensible w16cex:durableId="23E760ED" w16cex:dateUtc="2021-03-01T17:47:00Z"/>
  <w16cex:commentExtensible w16cex:durableId="23E760FF" w16cex:dateUtc="2021-03-01T17:47:00Z"/>
  <w16cex:commentExtensible w16cex:durableId="23E761BF" w16cex:dateUtc="2021-03-01T17:51:00Z"/>
  <w16cex:commentExtensible w16cex:durableId="23E761DD" w16cex:dateUtc="2021-03-01T17:51:00Z"/>
  <w16cex:commentExtensible w16cex:durableId="23E761F0" w16cex:dateUtc="2021-03-01T17:52:00Z"/>
  <w16cex:commentExtensible w16cex:durableId="23E7621C" w16cex:dateUtc="2021-03-01T17:52:00Z"/>
  <w16cex:commentExtensible w16cex:durableId="23E7623F" w16cex:dateUtc="2021-03-01T17:53:00Z"/>
  <w16cex:commentExtensible w16cex:durableId="23E7624D" w16cex:dateUtc="2021-03-01T17:53:00Z"/>
  <w16cex:commentExtensible w16cex:durableId="23E76310" w16cex:dateUtc="2021-03-01T17:56:00Z"/>
  <w16cex:commentExtensible w16cex:durableId="23E7635A" w16cex:dateUtc="2021-03-01T17:58:00Z"/>
  <w16cex:commentExtensible w16cex:durableId="23E76383" w16cex:dateUtc="2021-03-01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819E8C" w16cid:durableId="23E74DC6"/>
  <w16cid:commentId w16cid:paraId="249B0198" w16cid:durableId="23E74E34"/>
  <w16cid:commentId w16cid:paraId="129D15D8" w16cid:durableId="23E7508D"/>
  <w16cid:commentId w16cid:paraId="25D21ED6" w16cid:durableId="23E74E73"/>
  <w16cid:commentId w16cid:paraId="419E4879" w16cid:durableId="23E750D7"/>
  <w16cid:commentId w16cid:paraId="3391F225" w16cid:durableId="23E75194"/>
  <w16cid:commentId w16cid:paraId="7E4BE408" w16cid:durableId="23E751A3"/>
  <w16cid:commentId w16cid:paraId="01D8ABAA" w16cid:durableId="23E75165"/>
  <w16cid:commentId w16cid:paraId="1FDFD2CC" w16cid:durableId="23E751C2"/>
  <w16cid:commentId w16cid:paraId="21A95145" w16cid:durableId="23E75243"/>
  <w16cid:commentId w16cid:paraId="5972A378" w16cid:durableId="23E75297"/>
  <w16cid:commentId w16cid:paraId="273309F9" w16cid:durableId="23E752ED"/>
  <w16cid:commentId w16cid:paraId="0680B7EB" w16cid:durableId="24056BF1"/>
  <w16cid:commentId w16cid:paraId="64DF4DF2" w16cid:durableId="23E75493"/>
  <w16cid:commentId w16cid:paraId="04DB4FFC" w16cid:durableId="23E754ED"/>
  <w16cid:commentId w16cid:paraId="4D757656" w16cid:durableId="23E7555B"/>
  <w16cid:commentId w16cid:paraId="506C7B32" w16cid:durableId="23E755CC"/>
  <w16cid:commentId w16cid:paraId="3E597F42" w16cid:durableId="23E75620"/>
  <w16cid:commentId w16cid:paraId="57EBAA30" w16cid:durableId="23E75659"/>
  <w16cid:commentId w16cid:paraId="4F4AB0A4" w16cid:durableId="23E7579D"/>
  <w16cid:commentId w16cid:paraId="5D5079C7" w16cid:durableId="23E75853"/>
  <w16cid:commentId w16cid:paraId="61D9434F" w16cid:durableId="23E758AA"/>
  <w16cid:commentId w16cid:paraId="687047D1" w16cid:durableId="23E758F4"/>
  <w16cid:commentId w16cid:paraId="388939C4" w16cid:durableId="23E759BC"/>
  <w16cid:commentId w16cid:paraId="5830260B" w16cid:durableId="23E75BD5"/>
  <w16cid:commentId w16cid:paraId="68D72160" w16cid:durableId="24059766"/>
  <w16cid:commentId w16cid:paraId="494CFCF4" w16cid:durableId="240597B4"/>
  <w16cid:commentId w16cid:paraId="06868906" w16cid:durableId="23E75CEF"/>
  <w16cid:commentId w16cid:paraId="7902D4B0" w16cid:durableId="23E75D5F"/>
  <w16cid:commentId w16cid:paraId="7E6EE678" w16cid:durableId="23E75D85"/>
  <w16cid:commentId w16cid:paraId="28451937" w16cid:durableId="23E75DC0"/>
  <w16cid:commentId w16cid:paraId="45A8C4E6" w16cid:durableId="23E75E18"/>
  <w16cid:commentId w16cid:paraId="741F7B9B" w16cid:durableId="23E75E4D"/>
  <w16cid:commentId w16cid:paraId="347BBE47" w16cid:durableId="23E75FB3"/>
  <w16cid:commentId w16cid:paraId="05CEF7D5" w16cid:durableId="23E7605E"/>
  <w16cid:commentId w16cid:paraId="606709B2" w16cid:durableId="23E760B8"/>
  <w16cid:commentId w16cid:paraId="394E1A9B" w16cid:durableId="23E760ED"/>
  <w16cid:commentId w16cid:paraId="112E3988" w16cid:durableId="23E760FF"/>
  <w16cid:commentId w16cid:paraId="27FE40A0" w16cid:durableId="23E761BF"/>
  <w16cid:commentId w16cid:paraId="59A8405C" w16cid:durableId="23E761DD"/>
  <w16cid:commentId w16cid:paraId="26AD38A2" w16cid:durableId="23E761F0"/>
  <w16cid:commentId w16cid:paraId="7CF72176" w16cid:durableId="23E7621C"/>
  <w16cid:commentId w16cid:paraId="58ADDE97" w16cid:durableId="23E7623F"/>
  <w16cid:commentId w16cid:paraId="79623F3E" w16cid:durableId="23E7624D"/>
  <w16cid:commentId w16cid:paraId="3D75891D" w16cid:durableId="23E76310"/>
  <w16cid:commentId w16cid:paraId="7818457C" w16cid:durableId="23E7635A"/>
  <w16cid:commentId w16cid:paraId="4C683785" w16cid:durableId="23E763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E8B7C" w14:textId="77777777" w:rsidR="006151BB" w:rsidRDefault="006151BB">
      <w:pPr>
        <w:spacing w:after="0"/>
      </w:pPr>
      <w:r>
        <w:separator/>
      </w:r>
    </w:p>
  </w:endnote>
  <w:endnote w:type="continuationSeparator" w:id="0">
    <w:p w14:paraId="583338B5" w14:textId="77777777" w:rsidR="006151BB" w:rsidRDefault="006151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47393" w14:textId="77777777" w:rsidR="006151BB" w:rsidRDefault="006151BB">
      <w:r>
        <w:separator/>
      </w:r>
    </w:p>
  </w:footnote>
  <w:footnote w:type="continuationSeparator" w:id="0">
    <w:p w14:paraId="5288EA25" w14:textId="77777777" w:rsidR="006151BB" w:rsidRDefault="00615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3CA"/>
    <w:rsid w:val="00011C8B"/>
    <w:rsid w:val="00016851"/>
    <w:rsid w:val="00047802"/>
    <w:rsid w:val="000F40BA"/>
    <w:rsid w:val="00126FE4"/>
    <w:rsid w:val="001B4B40"/>
    <w:rsid w:val="00203012"/>
    <w:rsid w:val="00257FB9"/>
    <w:rsid w:val="00277144"/>
    <w:rsid w:val="002A01A8"/>
    <w:rsid w:val="00331C8C"/>
    <w:rsid w:val="003C7642"/>
    <w:rsid w:val="0046040F"/>
    <w:rsid w:val="00497FDE"/>
    <w:rsid w:val="004B308F"/>
    <w:rsid w:val="004E29B3"/>
    <w:rsid w:val="0057791B"/>
    <w:rsid w:val="00590D07"/>
    <w:rsid w:val="00614EF0"/>
    <w:rsid w:val="006151BB"/>
    <w:rsid w:val="006A58D7"/>
    <w:rsid w:val="006D035F"/>
    <w:rsid w:val="007002C9"/>
    <w:rsid w:val="00702CDC"/>
    <w:rsid w:val="00721994"/>
    <w:rsid w:val="00745011"/>
    <w:rsid w:val="00784D58"/>
    <w:rsid w:val="0080670A"/>
    <w:rsid w:val="00830E65"/>
    <w:rsid w:val="00867780"/>
    <w:rsid w:val="00876151"/>
    <w:rsid w:val="008920D3"/>
    <w:rsid w:val="00897F3B"/>
    <w:rsid w:val="008A7016"/>
    <w:rsid w:val="008D6863"/>
    <w:rsid w:val="00932162"/>
    <w:rsid w:val="009C563F"/>
    <w:rsid w:val="00A9081F"/>
    <w:rsid w:val="00AD652F"/>
    <w:rsid w:val="00B12B8C"/>
    <w:rsid w:val="00B86B75"/>
    <w:rsid w:val="00BC48D5"/>
    <w:rsid w:val="00BF2CA9"/>
    <w:rsid w:val="00C04FCA"/>
    <w:rsid w:val="00C1691B"/>
    <w:rsid w:val="00C20749"/>
    <w:rsid w:val="00C36279"/>
    <w:rsid w:val="00CC4DA5"/>
    <w:rsid w:val="00CE409E"/>
    <w:rsid w:val="00CF3654"/>
    <w:rsid w:val="00D637A1"/>
    <w:rsid w:val="00DE2887"/>
    <w:rsid w:val="00E315A3"/>
    <w:rsid w:val="00F02B10"/>
    <w:rsid w:val="00FA27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E7026A"/>
  <w15:docId w15:val="{F2E0AAAB-5BF2-D548-8710-362508A7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46040F"/>
    <w:rPr>
      <w:sz w:val="16"/>
      <w:szCs w:val="16"/>
    </w:rPr>
  </w:style>
  <w:style w:type="paragraph" w:styleId="CommentText">
    <w:name w:val="annotation text"/>
    <w:basedOn w:val="Normal"/>
    <w:link w:val="CommentTextChar"/>
    <w:semiHidden/>
    <w:unhideWhenUsed/>
    <w:rsid w:val="0046040F"/>
    <w:rPr>
      <w:sz w:val="20"/>
      <w:szCs w:val="20"/>
    </w:rPr>
  </w:style>
  <w:style w:type="character" w:customStyle="1" w:styleId="CommentTextChar">
    <w:name w:val="Comment Text Char"/>
    <w:basedOn w:val="DefaultParagraphFont"/>
    <w:link w:val="CommentText"/>
    <w:semiHidden/>
    <w:rsid w:val="0046040F"/>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6040F"/>
    <w:rPr>
      <w:b/>
      <w:bCs/>
    </w:rPr>
  </w:style>
  <w:style w:type="character" w:customStyle="1" w:styleId="CommentSubjectChar">
    <w:name w:val="Comment Subject Char"/>
    <w:basedOn w:val="CommentTextChar"/>
    <w:link w:val="CommentSubject"/>
    <w:semiHidden/>
    <w:rsid w:val="0046040F"/>
    <w:rPr>
      <w:rFonts w:ascii="Palatino Linotype" w:hAnsi="Palatino Linotype"/>
      <w:b/>
      <w:bCs/>
      <w:sz w:val="20"/>
      <w:szCs w:val="20"/>
    </w:rPr>
  </w:style>
  <w:style w:type="character" w:styleId="UnresolvedMention">
    <w:name w:val="Unresolved Mention"/>
    <w:basedOn w:val="DefaultParagraphFont"/>
    <w:uiPriority w:val="99"/>
    <w:semiHidden/>
    <w:unhideWhenUsed/>
    <w:rsid w:val="0046040F"/>
    <w:rPr>
      <w:color w:val="605E5C"/>
      <w:shd w:val="clear" w:color="auto" w:fill="E1DFDD"/>
    </w:rPr>
  </w:style>
  <w:style w:type="character" w:customStyle="1" w:styleId="apple-converted-space">
    <w:name w:val="apple-converted-space"/>
    <w:basedOn w:val="DefaultParagraphFont"/>
    <w:rsid w:val="00C20749"/>
  </w:style>
  <w:style w:type="character" w:styleId="Strong">
    <w:name w:val="Strong"/>
    <w:basedOn w:val="DefaultParagraphFont"/>
    <w:uiPriority w:val="22"/>
    <w:qFormat/>
    <w:rsid w:val="0057791B"/>
    <w:rPr>
      <w:b/>
      <w:bCs/>
    </w:rPr>
  </w:style>
  <w:style w:type="character" w:styleId="Emphasis">
    <w:name w:val="Emphasis"/>
    <w:basedOn w:val="DefaultParagraphFont"/>
    <w:uiPriority w:val="20"/>
    <w:qFormat/>
    <w:rsid w:val="0057791B"/>
    <w:rPr>
      <w:i/>
      <w:iCs/>
    </w:rPr>
  </w:style>
  <w:style w:type="character" w:styleId="FollowedHyperlink">
    <w:name w:val="FollowedHyperlink"/>
    <w:basedOn w:val="DefaultParagraphFont"/>
    <w:semiHidden/>
    <w:unhideWhenUsed/>
    <w:rsid w:val="004B308F"/>
    <w:rPr>
      <w:color w:val="800080" w:themeColor="followedHyperlink"/>
      <w:u w:val="single"/>
    </w:rPr>
  </w:style>
  <w:style w:type="paragraph" w:styleId="Revision">
    <w:name w:val="Revision"/>
    <w:hidden/>
    <w:semiHidden/>
    <w:rsid w:val="00721994"/>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562937">
      <w:bodyDiv w:val="1"/>
      <w:marLeft w:val="0"/>
      <w:marRight w:val="0"/>
      <w:marTop w:val="0"/>
      <w:marBottom w:val="0"/>
      <w:divBdr>
        <w:top w:val="none" w:sz="0" w:space="0" w:color="auto"/>
        <w:left w:val="none" w:sz="0" w:space="0" w:color="auto"/>
        <w:bottom w:val="none" w:sz="0" w:space="0" w:color="auto"/>
        <w:right w:val="none" w:sz="0" w:space="0" w:color="auto"/>
      </w:divBdr>
    </w:div>
    <w:div w:id="2011566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naturalarea.org/journal.asp" TargetMode="External"/><Relationship Id="rId7" Type="http://schemas.openxmlformats.org/officeDocument/2006/relationships/hyperlink" Target="http://eprints.whiterose.ac.uk/165394/" TargetMode="External"/><Relationship Id="rId2" Type="http://schemas.openxmlformats.org/officeDocument/2006/relationships/hyperlink" Target="https://journals.sagepub.com/doi/abs/10.1191/095968399667128516?casa_token=1rHH0aR-irwAAAAA:XweiDq7gscRX3DOtruixz_hcIqFslnUhMDM-fW9qv_peJcZbRZub69LWNVYoXfQAHbCa_OoNOx_7" TargetMode="External"/><Relationship Id="rId1" Type="http://schemas.openxmlformats.org/officeDocument/2006/relationships/hyperlink" Target="https://journals.plos.org/plosone/article?id=10.1371/journal.pone.0022813" TargetMode="External"/><Relationship Id="rId6" Type="http://schemas.openxmlformats.org/officeDocument/2006/relationships/hyperlink" Target="https://onlinelibrary.wiley.com/doi/abs/10.1111/gcb.15491" TargetMode="External"/><Relationship Id="rId5" Type="http://schemas.openxmlformats.org/officeDocument/2006/relationships/hyperlink" Target="https://dmartinbenito.files.wordpress.com/2018/06/martin-benito_2018_geb_climate-sensitivity-in-colchic-forests.pdf" TargetMode="External"/><Relationship Id="rId4" Type="http://schemas.openxmlformats.org/officeDocument/2006/relationships/hyperlink" Target="https://rdcu.be/5QRz"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neilpederson/0manuscripts/TeixeiraForestGEOdendro/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neilpederson/0manuscripts/TeixeiraForestGEOdendro/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neilpederson/0manuscripts/TeixeiraForestGEOdendro/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neilpederson/0manuscripts/TeixeiraForestGEOdendro/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neilpederson/0manuscripts/TeixeiraForestGEOdendro/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38</Pages>
  <Words>14950</Words>
  <Characters>85218</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Teixeira, Kristina A.</cp:lastModifiedBy>
  <cp:revision>45</cp:revision>
  <dcterms:created xsi:type="dcterms:W3CDTF">2021-03-01T16:21:00Z</dcterms:created>
  <dcterms:modified xsi:type="dcterms:W3CDTF">2021-03-24T14:50:00Z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