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B6DE9" w14:textId="77777777" w:rsidR="00711348" w:rsidRDefault="00AC6E63">
      <w:pPr>
        <w:pStyle w:val="FirstParagraph"/>
      </w:pPr>
      <w:r>
        <w:rPr>
          <w:b/>
        </w:rPr>
        <w:t>Title:</w:t>
      </w:r>
      <w:r>
        <w:t xml:space="preserve"> Using tree-ring records to simultaneously characterize the influence of climate, tree size, and slowly changing environmental drivers on annual growth</w:t>
      </w:r>
    </w:p>
    <w:p w14:paraId="00A448F5" w14:textId="77777777" w:rsidR="00711348" w:rsidRDefault="00AC6E63">
      <w:pPr>
        <w:pStyle w:val="BodyText"/>
      </w:pPr>
      <w:r>
        <w:rPr>
          <w:b/>
        </w:rPr>
        <w:t>Authors:</w:t>
      </w:r>
    </w:p>
    <w:p w14:paraId="398F9328" w14:textId="129A702A" w:rsidR="00711348" w:rsidRDefault="00AC6E63">
      <w:pPr>
        <w:pStyle w:val="BodyText"/>
      </w:pPr>
      <w:r>
        <w:fldChar w:fldCharType="begin"/>
      </w:r>
      <w:ins w:id="0" w:author="Gonzalez, Erika B." w:date="2021-02-22T17:32:00Z">
        <w:r w:rsidR="000C4F63">
          <w:instrText xml:space="preserve">HYPERLINK "C:\\Users\\erikab\\Dropbox (Smithsonian)\\PAPERS\\MEE_tree_rings\\0000-0001-8461-9713" \h </w:instrText>
        </w:r>
      </w:ins>
      <w:del w:id="1" w:author="Gonzalez, Erika B." w:date="2021-02-22T17:32:00Z">
        <w:r w:rsidDel="000C4F63">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2" w:author="Gonzalez, Erika B." w:date="2021-02-22T17:32:00Z">
        <w:r w:rsidR="000C4F63">
          <w:instrText xml:space="preserve">HYPERLINK "C:\\Users\\erikab\\Dropbox (Smithsonian)\\PAPERS\\MEE_tree_rings\\0000-0003-1780-6310" \h </w:instrText>
        </w:r>
      </w:ins>
      <w:del w:id="3" w:author="Gonzalez, Erika B." w:date="2021-02-22T17:32:00Z">
        <w:r w:rsidDel="000C4F63">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4" w:author="Gonzalez, Erika B." w:date="2021-02-22T17:32:00Z">
        <w:r w:rsidR="000C4F63">
          <w:instrText xml:space="preserve">HYPERLINK "C:\\Users\\erikab\\Dropbox (Smithsonian)\\PAPERS\\MEE_tree_rings\\0000-0002-2560-0710" \h </w:instrText>
        </w:r>
      </w:ins>
      <w:del w:id="5" w:author="Gonzalez, Erika B." w:date="2021-02-22T17:32:00Z">
        <w:r w:rsidDel="000C4F63">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6" w:author="Gonzalez, Erika B." w:date="2021-02-22T17:32:00Z">
        <w:r w:rsidR="000C4F63">
          <w:instrText xml:space="preserve">HYPERLINK "C:\\Users\\erikab\\Dropbox (Smithsonian)\\PAPERS\\MEE_tree_rings\\0000-0002-7722-8797" \h </w:instrText>
        </w:r>
      </w:ins>
      <w:del w:id="7" w:author="Gonzalez, Erika B." w:date="2021-02-22T17:32:00Z">
        <w:r w:rsidDel="000C4F63">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8" w:author="Gonzalez, Erika B." w:date="2021-02-22T17:32:00Z">
        <w:r w:rsidR="000C4F63">
          <w:instrText xml:space="preserve">HYPERLINK "C:\\Users\\erikab\\Dropbox (Smithsonian)\\PAPERS\\MEE_tree_rings\\0000-0002-6070-5956" \h </w:instrText>
        </w:r>
      </w:ins>
      <w:del w:id="9" w:author="Gonzalez, Erika B." w:date="2021-02-22T17:32:00Z">
        <w:r w:rsidDel="000C4F63">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540D2931" w14:textId="77777777" w:rsidR="00711348" w:rsidRDefault="00AC6E63">
      <w:pPr>
        <w:pStyle w:val="BodyText"/>
      </w:pPr>
      <w:r>
        <w:rPr>
          <w:b/>
        </w:rPr>
        <w:t>Author Affiliations:</w:t>
      </w:r>
    </w:p>
    <w:p w14:paraId="17F222EE" w14:textId="77777777" w:rsidR="00711348" w:rsidRDefault="00AC6E63">
      <w:pPr>
        <w:numPr>
          <w:ilvl w:val="0"/>
          <w:numId w:val="10"/>
        </w:numPr>
      </w:pPr>
      <w:r>
        <w:t>Conservation Ecology Center; Smithsonian Conservation Biology Institute; Front Royal, Virginia 22630, USA</w:t>
      </w:r>
    </w:p>
    <w:p w14:paraId="3F32CE0A" w14:textId="77777777" w:rsidR="00711348" w:rsidRDefault="00AC6E63">
      <w:pPr>
        <w:numPr>
          <w:ilvl w:val="0"/>
          <w:numId w:val="10"/>
        </w:numPr>
      </w:pPr>
      <w:r>
        <w:t>Center for Tropical Forest Science-Forest Global Earth Observatory; Smithsonian Tropical Research Institute; Panama, Republic of Panama</w:t>
      </w:r>
    </w:p>
    <w:p w14:paraId="1B173DB6" w14:textId="77777777" w:rsidR="00711348" w:rsidRDefault="00AC6E63">
      <w:pPr>
        <w:numPr>
          <w:ilvl w:val="0"/>
          <w:numId w:val="10"/>
        </w:numPr>
      </w:pPr>
      <w:r>
        <w:t>The Morton Arboretum, Center for Tree Science, Lisle, Illinois 60532 USA</w:t>
      </w:r>
    </w:p>
    <w:p w14:paraId="65A72E0E" w14:textId="77777777" w:rsidR="00711348" w:rsidRDefault="00AC6E63">
      <w:pPr>
        <w:numPr>
          <w:ilvl w:val="0"/>
          <w:numId w:val="10"/>
        </w:numPr>
      </w:pPr>
      <w:r>
        <w:t>Harvard University, Petersham, Massachusetts 01366 USA</w:t>
      </w:r>
    </w:p>
    <w:p w14:paraId="599EBF1A" w14:textId="77777777" w:rsidR="00711348" w:rsidRDefault="00AC6E63">
      <w:pPr>
        <w:numPr>
          <w:ilvl w:val="0"/>
          <w:numId w:val="10"/>
        </w:numPr>
      </w:pPr>
      <w:r>
        <w:t>Midwest Dendro LLC, Naperville, Illinois 60565 USA</w:t>
      </w:r>
    </w:p>
    <w:p w14:paraId="3A16377D" w14:textId="77777777" w:rsidR="00711348" w:rsidRDefault="00AC6E63">
      <w:pPr>
        <w:numPr>
          <w:ilvl w:val="0"/>
          <w:numId w:val="10"/>
        </w:numPr>
      </w:pPr>
      <w:r>
        <w:t>U.S. Geological Survey, Fort Collins Science Center, Jemez Mountains Field Station, Los Alamos, NM 87544, USA</w:t>
      </w:r>
    </w:p>
    <w:p w14:paraId="015B9799" w14:textId="77777777" w:rsidR="00711348" w:rsidRDefault="00AC6E63">
      <w:pPr>
        <w:numPr>
          <w:ilvl w:val="0"/>
          <w:numId w:val="10"/>
        </w:numPr>
      </w:pPr>
      <w:r>
        <w:t>Biology Department, Wilfrid Laurier University, 75 University Ave W, Waterloo, ON, N2L 3C5</w:t>
      </w:r>
    </w:p>
    <w:p w14:paraId="31D36C40" w14:textId="77777777" w:rsidR="00711348" w:rsidRDefault="00AC6E63">
      <w:pPr>
        <w:numPr>
          <w:ilvl w:val="0"/>
          <w:numId w:val="10"/>
        </w:numPr>
      </w:pPr>
      <w:r>
        <w:t>School of Natural Resources, University of Nebraska-Lincoln, Lincoln, NE 68583, USA</w:t>
      </w:r>
    </w:p>
    <w:p w14:paraId="16EC986A" w14:textId="77777777" w:rsidR="00711348" w:rsidRDefault="00AC6E63">
      <w:pPr>
        <w:numPr>
          <w:ilvl w:val="0"/>
          <w:numId w:val="10"/>
        </w:numPr>
      </w:pPr>
      <w:r>
        <w:t>School of Biological Sciences, Monash University, Clayton, Victoria 3800, Australia</w:t>
      </w:r>
    </w:p>
    <w:p w14:paraId="0D9FCC3A" w14:textId="77777777" w:rsidR="00711348" w:rsidRDefault="00AC6E63">
      <w:pPr>
        <w:numPr>
          <w:ilvl w:val="0"/>
          <w:numId w:val="10"/>
        </w:numPr>
      </w:pPr>
      <w:r>
        <w:t>National Parks Wildlife and Plant Conservation Department, Chatuchak, Bangkok 10900, Thailand</w:t>
      </w:r>
    </w:p>
    <w:p w14:paraId="466A8142" w14:textId="77777777" w:rsidR="00711348" w:rsidRDefault="00AC6E63">
      <w:pPr>
        <w:numPr>
          <w:ilvl w:val="0"/>
          <w:numId w:val="10"/>
        </w:numPr>
      </w:pPr>
      <w:r>
        <w:t>Swiss Federal Institute for Forest, Snow and Landscape Research, CH-8903 Birmensdorf, Switzerland</w:t>
      </w:r>
    </w:p>
    <w:p w14:paraId="7EED9B4D" w14:textId="77777777" w:rsidR="00711348" w:rsidRDefault="00AC6E63">
      <w:pPr>
        <w:numPr>
          <w:ilvl w:val="0"/>
          <w:numId w:val="10"/>
        </w:numPr>
      </w:pPr>
      <w:r>
        <w:t>University of Alberta; Edmonton, Alberta, Canada</w:t>
      </w:r>
    </w:p>
    <w:p w14:paraId="7C6BC4B7" w14:textId="77777777" w:rsidR="00711348" w:rsidRDefault="00AC6E63">
      <w:pPr>
        <w:numPr>
          <w:ilvl w:val="0"/>
          <w:numId w:val="10"/>
        </w:numPr>
      </w:pPr>
      <w:r>
        <w:t>Department of Forestry, Purdue University, West Lafayette, IN 47907, USA</w:t>
      </w:r>
    </w:p>
    <w:p w14:paraId="4D66A87A" w14:textId="77777777" w:rsidR="00711348" w:rsidRDefault="00AC6E63">
      <w:pPr>
        <w:numPr>
          <w:ilvl w:val="0"/>
          <w:numId w:val="10"/>
        </w:numPr>
      </w:pPr>
      <w:r>
        <w:lastRenderedPageBreak/>
        <w:t>Department of Forest Ecology, The Silva Tarouca Research Institute for Landscape and Ornamental Gardening, Lidická 25/27, 602 00 Brno, Czech Republic</w:t>
      </w:r>
    </w:p>
    <w:p w14:paraId="765A1DDE" w14:textId="77777777" w:rsidR="00711348" w:rsidRDefault="00AC6E63">
      <w:pPr>
        <w:numPr>
          <w:ilvl w:val="0"/>
          <w:numId w:val="10"/>
        </w:numPr>
      </w:pPr>
      <w:r>
        <w:t>S. J. &amp; Jessie E. Quinney College of Natural Resources and the Ecology Center, Utah State University, Logan, UT 84322, USA</w:t>
      </w:r>
    </w:p>
    <w:p w14:paraId="7A38CDC6" w14:textId="77777777" w:rsidR="00711348" w:rsidRDefault="00AC6E63">
      <w:pPr>
        <w:numPr>
          <w:ilvl w:val="0"/>
          <w:numId w:val="10"/>
        </w:numPr>
      </w:pPr>
      <w:r>
        <w:t>Department of Geography, Indiana University, Bloomington, Indiana, USA</w:t>
      </w:r>
    </w:p>
    <w:p w14:paraId="703B1625" w14:textId="77777777" w:rsidR="00711348" w:rsidRDefault="00AC6E63">
      <w:pPr>
        <w:numPr>
          <w:ilvl w:val="0"/>
          <w:numId w:val="10"/>
        </w:numPr>
      </w:pPr>
      <w:r>
        <w:t>Smithsonian Environmental Research Center, Edgewater, MD, USA</w:t>
      </w:r>
    </w:p>
    <w:p w14:paraId="25CD74F7" w14:textId="77777777" w:rsidR="00711348" w:rsidRDefault="00AC6E63">
      <w:pPr>
        <w:numPr>
          <w:ilvl w:val="0"/>
          <w:numId w:val="10"/>
        </w:numPr>
      </w:pPr>
      <w:r>
        <w:t>CIRAD, Montpellier, France</w:t>
      </w:r>
    </w:p>
    <w:p w14:paraId="560CF462" w14:textId="77777777" w:rsidR="00711348" w:rsidRDefault="00AC6E63">
      <w:pPr>
        <w:numPr>
          <w:ilvl w:val="0"/>
          <w:numId w:val="10"/>
        </w:numPr>
      </w:pPr>
      <w:r>
        <w:t>Canadian Forest Service, Northern Forestry Centre, Edmonton, Alberta, Canada</w:t>
      </w:r>
    </w:p>
    <w:p w14:paraId="4A082679" w14:textId="77777777" w:rsidR="00711348" w:rsidRDefault="00AC6E63">
      <w:pPr>
        <w:numPr>
          <w:ilvl w:val="0"/>
          <w:numId w:val="10"/>
        </w:numPr>
      </w:pPr>
      <w:r>
        <w:t>Forest Ecology and Forest Management Group, Wageningen; Wageningen, The Netherlands</w:t>
      </w:r>
    </w:p>
    <w:p w14:paraId="35B8C5C0" w14:textId="77777777" w:rsidR="00711348" w:rsidRDefault="00AC6E63">
      <w:pPr>
        <w:pStyle w:val="FirstParagraph"/>
      </w:pPr>
      <w:r>
        <w:t xml:space="preserve">*corresponding author: </w:t>
      </w:r>
      <w:hyperlink r:id="rId7">
        <w:r>
          <w:rPr>
            <w:rStyle w:val="Hyperlink"/>
          </w:rPr>
          <w:t>teixeirak@si.edu</w:t>
        </w:r>
      </w:hyperlink>
      <w:r>
        <w:t>; +1 540 635 6546</w:t>
      </w:r>
    </w:p>
    <w:p w14:paraId="0C872FC5" w14:textId="77777777" w:rsidR="00711348" w:rsidRDefault="00AC6E63">
      <w:pPr>
        <w:pStyle w:val="BodyText"/>
      </w:pPr>
      <w:r>
        <w:rPr>
          <w:b/>
        </w:rPr>
        <w:t>Running headline:</w:t>
      </w:r>
      <w:r>
        <w:t xml:space="preserve"> [45 chars]</w:t>
      </w:r>
    </w:p>
    <w:p w14:paraId="394043F3" w14:textId="77777777" w:rsidR="00711348" w:rsidRDefault="00AC6E63">
      <w:r>
        <w:br w:type="page"/>
      </w:r>
    </w:p>
    <w:p w14:paraId="717BA1A2" w14:textId="77777777" w:rsidR="00711348" w:rsidRDefault="00AC6E63">
      <w:pPr>
        <w:pStyle w:val="Heading1"/>
      </w:pPr>
      <w:bookmarkStart w:id="10" w:name="Abstract"/>
      <w:r>
        <w:lastRenderedPageBreak/>
        <w:t>Abstract</w:t>
      </w:r>
    </w:p>
    <w:p w14:paraId="2EF4B452" w14:textId="70F3F3D2" w:rsidR="00711348" w:rsidRDefault="00AC6E63">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w:t>
      </w:r>
      <w:ins w:id="11" w:author="Gonzalez, Erika B." w:date="2021-02-22T17:27:00Z">
        <w:r w:rsidR="00BF43CD">
          <w:t>response</w:t>
        </w:r>
      </w:ins>
      <w:ins w:id="12" w:author="Gonzalez, Erika B." w:date="2021-02-22T17:28:00Z">
        <w:r w:rsidR="00BF43CD">
          <w:t xml:space="preserve">s to </w:t>
        </w:r>
      </w:ins>
      <w:r>
        <w:t>global change</w:t>
      </w:r>
      <w:del w:id="13" w:author="Gonzalez, Erika B." w:date="2021-02-22T17:28:00Z">
        <w:r w:rsidDel="00BF43CD">
          <w:delText xml:space="preserve"> responses</w:delText>
        </w:r>
      </w:del>
      <w:r>
        <w:t xml:space="preserve">. Here, we develop a new method to simultaneously model non-linear effects of objectively </w:t>
      </w:r>
      <w:r w:rsidRPr="009B6CE3">
        <w:rPr>
          <w:highlight w:val="yellow"/>
          <w:rPrChange w:id="14" w:author="Teixeira, Kristina A." w:date="2021-03-03T09:17:00Z">
            <w:rPr/>
          </w:rPrChange>
        </w:rPr>
        <w:t xml:space="preserve">determined </w:t>
      </w:r>
      <w:del w:id="15" w:author="Gonzalez, Erika B." w:date="2021-02-22T17:30:00Z">
        <w:r w:rsidRPr="009B6CE3" w:rsidDel="000C4F63">
          <w:rPr>
            <w:highlight w:val="yellow"/>
            <w:rPrChange w:id="16" w:author="Teixeira, Kristina A." w:date="2021-03-03T09:17:00Z">
              <w:rPr/>
            </w:rPrChange>
          </w:rPr>
          <w:delText>principle</w:delText>
        </w:r>
      </w:del>
      <w:ins w:id="17" w:author="Gonzalez, Erika B." w:date="2021-02-22T17:30:00Z">
        <w:r w:rsidR="000C4F63" w:rsidRPr="009B6CE3">
          <w:rPr>
            <w:highlight w:val="yellow"/>
            <w:rPrChange w:id="18" w:author="Teixeira, Kristina A." w:date="2021-03-03T09:17:00Z">
              <w:rPr/>
            </w:rPrChange>
          </w:rPr>
          <w:t>principal</w:t>
        </w:r>
      </w:ins>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w:t>
      </w:r>
      <w:commentRangeStart w:id="19"/>
      <w:commentRangeStart w:id="20"/>
      <w:r>
        <w:t>These trends were largely attributable to successional stand dynamics as cohorts and stands age, which remain challenging to parse from global change drivers</w:t>
      </w:r>
      <w:commentRangeEnd w:id="19"/>
      <w:r w:rsidR="00200C35">
        <w:rPr>
          <w:rStyle w:val="CommentReference"/>
        </w:rPr>
        <w:commentReference w:id="19"/>
      </w:r>
      <w:commentRangeEnd w:id="20"/>
      <w:r w:rsidR="008D3942">
        <w:rPr>
          <w:rStyle w:val="CommentReference"/>
        </w:rPr>
        <w:commentReference w:id="20"/>
      </w:r>
      <w:r>
        <w:t xml:space="preserve">.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CB679FD" w14:textId="15258829" w:rsidR="00711348" w:rsidRDefault="00AC6E63">
      <w:pPr>
        <w:pStyle w:val="BodyText"/>
      </w:pPr>
      <w:r>
        <w:rPr>
          <w:b/>
        </w:rPr>
        <w:t>Keywords</w:t>
      </w:r>
      <w:r>
        <w:t xml:space="preserve">: climate sensitivity; </w:t>
      </w:r>
      <w:ins w:id="21" w:author="Gonzalez, Erika B." w:date="2021-02-22T21:46:00Z">
        <w:r w:rsidR="00200C35" w:rsidRPr="008D3942">
          <w:rPr>
            <w:highlight w:val="yellow"/>
            <w:rPrChange w:id="22" w:author="Teixeira, Kristina A." w:date="2021-03-23T08:43:00Z">
              <w:rPr/>
            </w:rPrChange>
          </w:rPr>
          <w:t>tree</w:t>
        </w:r>
        <w:r w:rsidR="00200C35">
          <w:t xml:space="preserve"> </w:t>
        </w:r>
      </w:ins>
      <w:r>
        <w:t>diameter; environmental change; Forest Global Earth Observatory (ForestGEO); generalized least squares (GLS); nonlinear; tree-ring</w:t>
      </w:r>
    </w:p>
    <w:p w14:paraId="7F72D4B2" w14:textId="77777777" w:rsidR="00711348" w:rsidRDefault="00AC6E63">
      <w:r>
        <w:br w:type="page"/>
      </w:r>
    </w:p>
    <w:p w14:paraId="73569F2E" w14:textId="77777777" w:rsidR="00711348" w:rsidRDefault="00AC6E63">
      <w:pPr>
        <w:pStyle w:val="Heading1"/>
      </w:pPr>
      <w:bookmarkStart w:id="23" w:name="Introduction"/>
      <w:bookmarkEnd w:id="10"/>
      <w:r>
        <w:lastRenderedPageBreak/>
        <w:t>Introduction</w:t>
      </w:r>
    </w:p>
    <w:p w14:paraId="5D25A4EA" w14:textId="344492BD" w:rsidR="00711348" w:rsidRDefault="00AC6E63">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w:t>
      </w:r>
      <w:del w:id="24" w:author="Gonzalez, Erika B." w:date="2021-02-26T22:42:00Z">
        <w:r w:rsidDel="00E4767F">
          <w:delText xml:space="preserve">by far </w:delText>
        </w:r>
      </w:del>
      <w:r>
        <w:t xml:space="preserve">the most robust method for characterization of the interannual climate sensitivity of tree growth (Bräker, 2002; Fritts, 1976) and how it is changing (Babst et al., 2019; Maxwell et al., 2016; Sniderhan &amp; Baltzer, 2016; Wilmking et al., 2020). Combined with forest censuses, </w:t>
      </w:r>
      <w:del w:id="25" w:author="Gonzalez, Erika B." w:date="2021-02-26T22:43:00Z">
        <w:r w:rsidDel="00E4767F">
          <w:delText xml:space="preserve">they </w:delText>
        </w:r>
      </w:del>
      <w:ins w:id="26" w:author="Gonzalez, Erika B." w:date="2021-02-26T22:43:00Z">
        <w:r w:rsidR="00E4767F">
          <w:t xml:space="preserve">tree rings </w:t>
        </w:r>
      </w:ins>
      <w:r>
        <w:t xml:space="preserve">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They also provide </w:t>
      </w:r>
      <w:del w:id="27" w:author="Gonzalez, Erika B." w:date="2021-02-26T22:44:00Z">
        <w:r w:rsidDel="00E4767F">
          <w:delText xml:space="preserve">the </w:delText>
        </w:r>
      </w:del>
      <w:ins w:id="28" w:author="Gonzalez, Erika B." w:date="2021-02-26T22:44:00Z">
        <w:r w:rsidR="00E4767F">
          <w:t xml:space="preserve">a </w:t>
        </w:r>
      </w:ins>
      <w:r>
        <w:t xml:space="preserve">long-term </w:t>
      </w:r>
      <w:ins w:id="29" w:author="Gonzalez, Erika B." w:date="2021-02-26T22:47:00Z">
        <w:r w:rsidR="00E4767F">
          <w:t xml:space="preserve">record  </w:t>
        </w:r>
      </w:ins>
      <w:del w:id="30" w:author="Gonzalez, Erika B." w:date="2021-02-26T22:44:00Z">
        <w:r w:rsidDel="00E4767F">
          <w:delText xml:space="preserve">perspective </w:delText>
        </w:r>
      </w:del>
      <w:del w:id="31" w:author="Gonzalez, Erika B." w:date="2021-02-26T22:47:00Z">
        <w:r w:rsidDel="00E4767F">
          <w:delText>critical to understanding</w:delText>
        </w:r>
      </w:del>
      <w:r>
        <w:t xml:space="preserve"> </w:t>
      </w:r>
      <w:ins w:id="32" w:author="Gonzalez, Erika B." w:date="2021-02-26T22:48:00Z">
        <w:r w:rsidR="00E4767F">
          <w:t>of</w:t>
        </w:r>
      </w:ins>
      <w:ins w:id="33" w:author="Gonzalez, Erika B." w:date="2021-02-26T22:47:00Z">
        <w:r w:rsidR="00E4767F">
          <w:t xml:space="preserve"> </w:t>
        </w:r>
      </w:ins>
      <w:r>
        <w:t>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083492EE" w14:textId="77777777" w:rsidR="00711348" w:rsidRDefault="00AC6E63">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analysis of species-level chronologies does not allow characterization of known variation in </w:t>
      </w:r>
      <w:r>
        <w:lastRenderedPageBreak/>
        <w:t>climate sensitivity in relation to tree size, canopy position, or microhabitat (e.g., Bennett et al., 2015; McGregor et al., 2020; Rollinson et al., 2021).</w:t>
      </w:r>
    </w:p>
    <w:p w14:paraId="63F579D8" w14:textId="0D112E3D" w:rsidR="00711348" w:rsidRDefault="00AC6E63">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 Over </w:t>
      </w:r>
      <w:r w:rsidRPr="0044411F">
        <w:rPr>
          <w:highlight w:val="yellow"/>
          <w:rPrChange w:id="34" w:author="Teixeira, Kristina A." w:date="2021-03-23T08:48:00Z">
            <w:rPr/>
          </w:rPrChange>
        </w:rPr>
        <w:t>time frames of seconds to days, photosynthesis and respiration display a unimodal relationship</w:t>
      </w:r>
      <w:del w:id="35" w:author="Gonzalez, Erika B." w:date="2021-02-26T22:51:00Z">
        <w:r w:rsidRPr="0044411F" w:rsidDel="006737A3">
          <w:rPr>
            <w:highlight w:val="yellow"/>
            <w:rPrChange w:id="36" w:author="Teixeira, Kristina A." w:date="2021-03-23T08:48:00Z">
              <w:rPr/>
            </w:rPrChange>
          </w:rPr>
          <w:delText>s</w:delText>
        </w:r>
      </w:del>
      <w:r w:rsidRPr="0044411F">
        <w:rPr>
          <w:highlight w:val="yellow"/>
          <w:rPrChange w:id="37" w:author="Teixeira, Kristina A." w:date="2021-03-23T08:48:00Z">
            <w:rPr/>
          </w:rPrChange>
        </w:rPr>
        <w:t xml:space="preserve"> t</w:t>
      </w:r>
      <w:r>
        <w:t>o temporal variation in temperature, typically peaking at temperatures reflective of the environment to which the plant is adapted</w:t>
      </w:r>
      <w:del w:id="38" w:author="Gonzalez, Erika B." w:date="2021-02-26T22:52:00Z">
        <w:r w:rsidDel="006737A3">
          <w:delText xml:space="preserve"> and acclimated</w:delText>
        </w:r>
      </w:del>
      <w:r>
        <w:t xml:space="preserve">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(dendro coauthors, does this ref work?)</w:t>
      </w:r>
      <w:r>
        <w:t xml:space="preserve">). </w:t>
      </w:r>
      <w:commentRangeStart w:id="39"/>
      <w:r>
        <w:t xml:space="preserve">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w:t>
      </w:r>
      <w:commentRangeEnd w:id="39"/>
      <w:r w:rsidR="006737A3">
        <w:rPr>
          <w:rStyle w:val="CommentReference"/>
        </w:rPr>
        <w:commentReference w:id="39"/>
      </w:r>
      <w:r>
        <w:t>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5B5034F3" w14:textId="2FD2546A" w:rsidR="00711348" w:rsidRDefault="00AC6E63">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w:t>
      </w:r>
      <w:ins w:id="40" w:author="Gonzalez, Erika B." w:date="2021-02-26T22:58:00Z">
        <w:r w:rsidR="006737A3">
          <w:t xml:space="preserve">trees in the </w:t>
        </w:r>
      </w:ins>
      <w:r>
        <w:t>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commentRangeStart w:id="41"/>
      <w:r>
        <w:t xml:space="preserve"> </w:t>
      </w:r>
      <m:oMath>
        <m:r>
          <w:rPr>
            <w:rFonts w:ascii="Cambria Math" w:hAnsi="Cambria Math"/>
          </w:rPr>
          <m:t>RW</m:t>
        </m:r>
      </m:oMath>
      <w:r>
        <w:t xml:space="preserve"> </w:t>
      </w:r>
      <w:commentRangeEnd w:id="41"/>
      <w:r w:rsidR="007615BA">
        <w:rPr>
          <w:rStyle w:val="CommentReference"/>
        </w:rPr>
        <w:commentReference w:id="41"/>
      </w:r>
      <w:r>
        <w:t xml:space="preserve">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w:t>
      </w:r>
      <w:r>
        <w:lastRenderedPageBreak/>
        <w:t xml:space="preserve">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w:t>
      </w:r>
      <w:commentRangeStart w:id="42"/>
      <w:r>
        <w:t xml:space="preserve">tree-rings </w:t>
      </w:r>
      <w:commentRangeEnd w:id="42"/>
      <w:r w:rsidR="007615BA">
        <w:rPr>
          <w:rStyle w:val="CommentReference"/>
        </w:rPr>
        <w:commentReference w:id="42"/>
      </w:r>
      <w:r>
        <w:t xml:space="preserve">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2F0C342E" w14:textId="2A3C549C" w:rsidR="00711348" w:rsidRDefault="00AC6E63">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w:t>
      </w:r>
      <w:r w:rsidRPr="0044411F">
        <w:rPr>
          <w:highlight w:val="yellow"/>
          <w:rPrChange w:id="43" w:author="Teixeira, Kristina A." w:date="2021-03-23T08:50:00Z">
            <w:rPr/>
          </w:rPrChange>
        </w:rPr>
        <w:t xml:space="preserve">forest stands </w:t>
      </w:r>
      <w:del w:id="44" w:author="Gonzalez, Erika B." w:date="2021-02-26T23:10:00Z">
        <w:r w:rsidRPr="0044411F" w:rsidDel="000D639C">
          <w:rPr>
            <w:highlight w:val="yellow"/>
            <w:rPrChange w:id="45" w:author="Teixeira, Kristina A." w:date="2021-03-23T08:50:00Z">
              <w:rPr/>
            </w:rPrChange>
          </w:rPr>
          <w:delText xml:space="preserve">stands </w:delText>
        </w:r>
      </w:del>
      <w:r w:rsidRPr="0044411F">
        <w:rPr>
          <w:highlight w:val="yellow"/>
          <w:rPrChange w:id="46" w:author="Teixeira, Kristina A." w:date="2021-03-23T08:50:00Z">
            <w:rPr/>
          </w:rPrChange>
        </w:rPr>
        <w:t>age (</w:t>
      </w:r>
      <w:proofErr w:type="spellStart"/>
      <w:r w:rsidRPr="0044411F">
        <w:rPr>
          <w:highlight w:val="yellow"/>
          <w:rPrChange w:id="47" w:author="Teixeira, Kristina A." w:date="2021-03-23T08:50:00Z">
            <w:rPr/>
          </w:rPrChange>
        </w:rPr>
        <w:t>Goulden</w:t>
      </w:r>
      <w:proofErr w:type="spellEnd"/>
      <w:r>
        <w:t xml:space="preserve">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023AA3C1" w14:textId="6BA1A5FB" w:rsidR="00711348" w:rsidRDefault="00AC6E63">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w:commentRangeStart w:id="48"/>
      <m:oMath>
        <m:r>
          <w:rPr>
            <w:rFonts w:ascii="Cambria Math" w:hAnsi="Cambria Math"/>
          </w:rPr>
          <m:t>BAI</m:t>
        </m:r>
        <w:commentRangeEnd w:id="48"/>
        <m:r>
          <m:rPr>
            <m:sty m:val="p"/>
          </m:rPr>
          <w:rPr>
            <w:rStyle w:val="CommentReference"/>
          </w:rPr>
          <w:commentReference w:id="48"/>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1EA8CAD4" w14:textId="77777777" w:rsidR="00711348" w:rsidRDefault="00AC6E63">
      <w:pPr>
        <w:pStyle w:val="Heading1"/>
      </w:pPr>
      <w:bookmarkStart w:id="49" w:name="Materials"/>
      <w:bookmarkEnd w:id="23"/>
      <w:r>
        <w:t>Materials and Methods</w:t>
      </w:r>
    </w:p>
    <w:p w14:paraId="4C79E4D5" w14:textId="77777777" w:rsidR="00711348" w:rsidRDefault="00AC6E63">
      <w:pPr>
        <w:pStyle w:val="Heading2"/>
      </w:pPr>
      <w:r>
        <w:t>Data sources and preparation</w:t>
      </w:r>
    </w:p>
    <w:p w14:paraId="7B4CAA99" w14:textId="786D85BC" w:rsidR="00711348" w:rsidRDefault="00AC6E63">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of </w:t>
      </w:r>
      <w:ins w:id="50" w:author="Gonzalez, Erika B." w:date="2021-02-22T22:12:00Z">
        <w:r w:rsidR="003866F5">
          <w:t xml:space="preserve">various </w:t>
        </w:r>
      </w:ins>
      <w:r>
        <w:t xml:space="preserve">species represented within the </w:t>
      </w:r>
      <w:r>
        <w:lastRenderedPageBreak/>
        <w:t xml:space="preserve">ForestGEO plots were cored within </w:t>
      </w:r>
      <w:del w:id="51" w:author="Gonzalez, Erika B." w:date="2021-02-22T22:50:00Z">
        <w:r w:rsidDel="00E201D7">
          <w:delText xml:space="preserve">the </w:delText>
        </w:r>
      </w:del>
      <w:ins w:id="52" w:author="Gonzalez, Erika B." w:date="2021-02-22T22:50:00Z">
        <w:r w:rsidR="00E201D7">
          <w:t xml:space="preserve">a </w:t>
        </w:r>
      </w:ins>
      <w:r>
        <w:t xml:space="preserve">plot (n=5) and/or nearby within similar forest types </w:t>
      </w:r>
      <w:del w:id="53" w:author="Gonzalez, Erika B." w:date="2021-02-22T22:50:00Z">
        <w:r w:rsidDel="00E201D7">
          <w:delText>(n=5)</w:delText>
        </w:r>
      </w:del>
      <w:r>
        <w:t xml:space="preserve">, following a variety of sampling protocols designed to meet the </w:t>
      </w:r>
      <w:del w:id="54" w:author="Gonzalez, Erika B." w:date="2021-02-22T22:50:00Z">
        <w:r w:rsidDel="00E201D7">
          <w:delText xml:space="preserve">varied </w:delText>
        </w:r>
      </w:del>
      <w:r>
        <w:t xml:space="preserve">objectives of the original studies (Tables S1, S3). There </w:t>
      </w:r>
      <w:del w:id="55" w:author="Gonzalez, Erika B." w:date="2021-02-22T22:51:00Z">
        <w:r w:rsidDel="00E201D7">
          <w:delText xml:space="preserve">was </w:delText>
        </w:r>
      </w:del>
      <w:ins w:id="56" w:author="Gonzalez, Erika B." w:date="2021-02-22T22:51:00Z">
        <w:r w:rsidR="00E201D7">
          <w:t xml:space="preserve">is, therefore, a </w:t>
        </w:r>
      </w:ins>
      <w:r>
        <w:t xml:space="preserve">wide variation in the distribution of record start years, which </w:t>
      </w:r>
      <w:proofErr w:type="spellStart"/>
      <w:r>
        <w:t>reflect</w:t>
      </w:r>
      <w:del w:id="57" w:author="Gonzalez, Erika B." w:date="2021-02-22T22:51:00Z">
        <w:r w:rsidDel="00E201D7">
          <w:delText>–with some error–</w:delText>
        </w:r>
      </w:del>
      <w:r>
        <w:t>the</w:t>
      </w:r>
      <w:proofErr w:type="spellEnd"/>
      <w:r>
        <w:t xml:space="preserve"> age distribution of trees cored (Figs. S1-S10). In using this diversity of data sources, we ensured that our approach was able to handle challenges presented by </w:t>
      </w:r>
      <w:ins w:id="58" w:author="Gonzalez, Erika B." w:date="2021-02-22T22:56:00Z">
        <w:r w:rsidR="00E201D7">
          <w:t xml:space="preserve">the </w:t>
        </w:r>
      </w:ins>
      <w:r>
        <w:t>varying methodologies and forest types.</w:t>
      </w:r>
    </w:p>
    <w:p w14:paraId="4739AD03" w14:textId="77777777" w:rsidR="00711348" w:rsidRDefault="00AC6E63">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6779BA0" wp14:editId="3599FC3A">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0AAF28A1" w14:textId="36D1AB98" w:rsidR="00711348" w:rsidRDefault="00AC6E63">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w:t>
      </w:r>
      <w:r w:rsidRPr="0044411F">
        <w:rPr>
          <w:highlight w:val="yellow"/>
          <w:rPrChange w:id="59" w:author="Teixeira, Kristina A." w:date="2021-03-23T08:54:00Z">
            <w:rPr/>
          </w:rPrChange>
        </w:rPr>
        <w:t xml:space="preserve">detected </w:t>
      </w:r>
      <w:ins w:id="60" w:author="Gonzalez, Erika B." w:date="2021-02-22T21:58:00Z">
        <w:r w:rsidRPr="0044411F">
          <w:rPr>
            <w:highlight w:val="yellow"/>
            <w:rPrChange w:id="61" w:author="Teixeira, Kristina A." w:date="2021-03-23T08:54:00Z">
              <w:rPr/>
            </w:rPrChange>
          </w:rPr>
          <w:t>technical</w:t>
        </w:r>
      </w:ins>
      <w:ins w:id="62" w:author="Gonzalez, Erika B." w:date="2021-02-22T21:56:00Z">
        <w:r>
          <w:t xml:space="preserve"> </w:t>
        </w:r>
      </w:ins>
      <w:r>
        <w:t xml:space="preserve">errors (e.g., labeling inconsistencies, obvious dating </w:t>
      </w:r>
      <w:del w:id="63" w:author="Gonzalez, Erika B." w:date="2021-02-22T21:58:00Z">
        <w:r w:rsidDel="00AC6E63">
          <w:delText>errors</w:delText>
        </w:r>
      </w:del>
      <w:ins w:id="64" w:author="Gonzalez, Erika B." w:date="2021-02-22T21:58:00Z">
        <w:r>
          <w:t xml:space="preserve"> incongruences</w:t>
        </w:r>
      </w:ins>
      <w:r>
        <w:t xml:space="preserve">) that could not be resolved before finalizing the analysis. We also excluded records </w:t>
      </w:r>
      <w:del w:id="65" w:author="Gonzalez, Erika B." w:date="2021-02-22T21:50:00Z">
        <w:r w:rsidDel="00AC6E63">
          <w:delText>that had to be excluded due to</w:delText>
        </w:r>
      </w:del>
      <w:ins w:id="66" w:author="Gonzalez, Erika B." w:date="2021-02-22T21:50:00Z">
        <w:r>
          <w:t xml:space="preserve"> with</w:t>
        </w:r>
      </w:ins>
      <w:r>
        <w:t xml:space="preserve"> insufficient</w:t>
      </w:r>
      <w:del w:id="67" w:author="Gonzalez, Erika B." w:date="2021-02-22T21:53:00Z">
        <w:r w:rsidDel="00AC6E63">
          <w:delText xml:space="preserve"> sample size or anomalous growth patterns</w:delText>
        </w:r>
      </w:del>
      <w:ins w:id="68" w:author="Gonzalez, Erika B." w:date="2021-02-22T21:55:00Z">
        <w:r>
          <w:t xml:space="preserve"> </w:t>
        </w:r>
      </w:ins>
      <w:ins w:id="69" w:author="Gonzalez, Erika B." w:date="2021-02-22T21:53:00Z">
        <w:r>
          <w:t>data</w:t>
        </w:r>
      </w:ins>
      <w:r>
        <w:t xml:space="preserve">, </w:t>
      </w:r>
      <w:del w:id="70" w:author="Gonzalez, Erika B." w:date="2021-02-22T22:00:00Z">
        <w:r w:rsidDel="00AC6E63">
          <w:delText xml:space="preserve">including </w:delText>
        </w:r>
      </w:del>
      <w:ins w:id="71" w:author="Gonzalez, Erika B." w:date="2021-02-22T22:00:00Z">
        <w:r>
          <w:t xml:space="preserve">such as </w:t>
        </w:r>
      </w:ins>
      <w:r>
        <w:t>(1)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w:t>
      </w:r>
      <w:r w:rsidRPr="0044411F">
        <w:rPr>
          <w:highlight w:val="yellow"/>
          <w:rPrChange w:id="72" w:author="Teixeira, Kristina A." w:date="2021-03-23T08:54:00Z">
            <w:rPr/>
          </w:rPrChange>
        </w:rPr>
        <w:t xml:space="preserve">death </w:t>
      </w:r>
      <w:del w:id="73" w:author="Gonzalez, Erika B." w:date="2021-02-22T22:01:00Z">
        <w:r w:rsidRPr="0044411F" w:rsidDel="00321F13">
          <w:rPr>
            <w:highlight w:val="yellow"/>
            <w:rPrChange w:id="74" w:author="Teixeira, Kristina A." w:date="2021-03-23T08:54:00Z">
              <w:rPr/>
            </w:rPrChange>
          </w:rPr>
          <w:delText xml:space="preserve">of </w:delText>
        </w:r>
      </w:del>
      <w:ins w:id="75" w:author="Gonzalez, Erika B." w:date="2021-02-22T22:01:00Z">
        <w:r w:rsidR="00321F13" w:rsidRPr="0044411F">
          <w:rPr>
            <w:highlight w:val="yellow"/>
            <w:rPrChange w:id="76" w:author="Teixeira, Kristina A." w:date="2021-03-23T08:54:00Z">
              <w:rPr/>
            </w:rPrChange>
          </w:rPr>
          <w:t xml:space="preserve">for </w:t>
        </w:r>
      </w:ins>
      <w:r w:rsidRPr="0044411F">
        <w:rPr>
          <w:highlight w:val="yellow"/>
          <w:rPrChange w:id="77" w:author="Teixeira, Kristina A." w:date="2021-03-23T08:54:00Z">
            <w:rPr/>
          </w:rPrChange>
        </w:rPr>
        <w:t>trees</w:t>
      </w:r>
      <w:r>
        <w:t xml:space="preserve">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7CB66879" w14:textId="2ABC3760" w:rsidR="00711348" w:rsidRDefault="00AC6E63">
      <w:pPr>
        <w:pStyle w:val="BodyText"/>
      </w:pPr>
      <w:r>
        <w:lastRenderedPageBreak/>
        <w:t xml:space="preserve">For each year in the tree-ring records, we reconstructed </w:t>
      </w:r>
      <m:oMath>
        <m:r>
          <w:rPr>
            <w:rFonts w:ascii="Cambria Math" w:hAnsi="Cambria Math"/>
          </w:rPr>
          <m:t>DBH</m:t>
        </m:r>
      </m:oMath>
      <w:r>
        <w:t xml:space="preserve">, as detailed in Appendix S2. We </w:t>
      </w:r>
      <w:del w:id="78" w:author="Gonzalez, Erika B." w:date="2021-02-22T22:05:00Z">
        <w:r w:rsidRPr="0044411F" w:rsidDel="00321F13">
          <w:rPr>
            <w:highlight w:val="yellow"/>
            <w:rPrChange w:id="79" w:author="Teixeira, Kristina A." w:date="2021-03-23T08:54:00Z">
              <w:rPr/>
            </w:rPrChange>
          </w:rPr>
          <w:delText xml:space="preserve">used </w:delText>
        </w:r>
      </w:del>
      <w:ins w:id="80" w:author="Gonzalez, Erika B." w:date="2021-02-22T22:05:00Z">
        <w:r w:rsidR="00321F13" w:rsidRPr="0044411F">
          <w:rPr>
            <w:highlight w:val="yellow"/>
            <w:rPrChange w:id="81" w:author="Teixeira, Kristina A." w:date="2021-03-23T08:54:00Z">
              <w:rPr/>
            </w:rPrChange>
          </w:rPr>
          <w:t xml:space="preserve">applied </w:t>
        </w:r>
      </w:ins>
      <w:r w:rsidRPr="0044411F">
        <w:rPr>
          <w:highlight w:val="yellow"/>
          <w:rPrChange w:id="82" w:author="Teixeira, Kristina A." w:date="2021-03-23T08:54:00Z">
            <w:rPr/>
          </w:rPrChange>
        </w:rPr>
        <w:t>allometric</w:t>
      </w:r>
      <w:r>
        <w:t xml:space="preserve"> equations </w:t>
      </w:r>
      <w:del w:id="83" w:author="Gonzalez, Erika B." w:date="2021-02-22T22:05:00Z">
        <w:r w:rsidDel="00321F13">
          <w:delText xml:space="preserve">between </w:delText>
        </w:r>
      </w:del>
      <m:oMath>
        <m:r>
          <w:del w:id="84" w:author="Gonzalez, Erika B." w:date="2021-02-22T22:05:00Z">
            <w:rPr>
              <w:rFonts w:ascii="Cambria Math" w:hAnsi="Cambria Math"/>
            </w:rPr>
            <m:t>DBH</m:t>
          </w:del>
        </m:r>
      </m:oMath>
      <w:del w:id="85" w:author="Gonzalez, Erika B." w:date="2021-02-22T22:05:00Z">
        <w:r w:rsidDel="00321F13">
          <w:delText xml:space="preserve"> and bark thickness </w:delText>
        </w:r>
      </w:del>
      <w:r>
        <w:t>to account for changes in bark thickness as the tree grew (Appendix S2; Tables S2, S4).</w:t>
      </w:r>
    </w:p>
    <w:p w14:paraId="7CD2EECD" w14:textId="37986995" w:rsidR="00711348" w:rsidRDefault="00AC6E63">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w:t>
      </w:r>
      <w:del w:id="86" w:author="Gonzalez, Erika B." w:date="2021-02-22T22:06:00Z">
        <w:r w:rsidDel="00321F13">
          <w:delText xml:space="preserve">get </w:delText>
        </w:r>
      </w:del>
      <w:ins w:id="87" w:author="Gonzalez, Erika B." w:date="2021-02-22T22:06:00Z">
        <w:r w:rsidR="00321F13">
          <w:t xml:space="preserve">obtain </w:t>
        </w:r>
      </w:ins>
      <w:r>
        <w:t>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w:t>
      </w:r>
      <w:r w:rsidRPr="00F64B61">
        <w:rPr>
          <w:highlight w:val="yellow"/>
          <w:rPrChange w:id="88" w:author="Teixeira, Kristina A." w:date="2021-03-23T08:57:00Z">
            <w:rPr/>
          </w:rPrChange>
        </w:rPr>
        <w:t xml:space="preserve">allometries for temperate and tropical species were calculated using the R packages </w:t>
      </w:r>
      <w:commentRangeStart w:id="89"/>
      <w:proofErr w:type="spellStart"/>
      <w:r w:rsidRPr="00F64B61">
        <w:rPr>
          <w:i/>
          <w:highlight w:val="yellow"/>
          <w:rPrChange w:id="90" w:author="Teixeira, Kristina A." w:date="2021-03-23T08:57:00Z">
            <w:rPr>
              <w:i/>
            </w:rPr>
          </w:rPrChange>
        </w:rPr>
        <w:t>allo</w:t>
      </w:r>
      <w:del w:id="91" w:author="Gonzalez, Erika B." w:date="2021-02-22T22:06:00Z">
        <w:r w:rsidRPr="00F64B61" w:rsidDel="00321F13">
          <w:rPr>
            <w:i/>
            <w:highlight w:val="yellow"/>
            <w:rPrChange w:id="92" w:author="Teixeira, Kristina A." w:date="2021-03-23T08:57:00Z">
              <w:rPr>
                <w:i/>
              </w:rPr>
            </w:rPrChange>
          </w:rPr>
          <w:delText>-</w:delText>
        </w:r>
      </w:del>
      <w:r w:rsidRPr="00F64B61">
        <w:rPr>
          <w:i/>
          <w:highlight w:val="yellow"/>
          <w:rPrChange w:id="93" w:author="Teixeira, Kristina A." w:date="2021-03-23T08:57:00Z">
            <w:rPr>
              <w:i/>
            </w:rPr>
          </w:rPrChange>
        </w:rPr>
        <w:t>db</w:t>
      </w:r>
      <w:proofErr w:type="spellEnd"/>
      <w:r w:rsidRPr="00F64B61">
        <w:rPr>
          <w:highlight w:val="yellow"/>
          <w:rPrChange w:id="94" w:author="Teixeira, Kristina A." w:date="2021-03-23T08:57:00Z">
            <w:rPr/>
          </w:rPrChange>
        </w:rPr>
        <w:t xml:space="preserve"> </w:t>
      </w:r>
      <w:commentRangeEnd w:id="89"/>
      <w:r w:rsidR="00321F13" w:rsidRPr="00F64B61">
        <w:rPr>
          <w:rStyle w:val="CommentReference"/>
          <w:highlight w:val="yellow"/>
          <w:rPrChange w:id="95" w:author="Teixeira, Kristina A." w:date="2021-03-23T08:57:00Z">
            <w:rPr>
              <w:rStyle w:val="CommentReference"/>
            </w:rPr>
          </w:rPrChange>
        </w:rPr>
        <w:commentReference w:id="89"/>
      </w:r>
      <w:r w:rsidRPr="00F64B61">
        <w:rPr>
          <w:highlight w:val="yellow"/>
          <w:rPrChange w:id="96" w:author="Teixeira, Kristina A." w:date="2021-03-23T08:57:00Z">
            <w:rPr/>
          </w:rPrChange>
        </w:rPr>
        <w:t>(Gonzalez-</w:t>
      </w:r>
      <w:proofErr w:type="spellStart"/>
      <w:r w:rsidRPr="00F64B61">
        <w:rPr>
          <w:highlight w:val="yellow"/>
          <w:rPrChange w:id="97" w:author="Teixeira, Kristina A." w:date="2021-03-23T08:57:00Z">
            <w:rPr/>
          </w:rPrChange>
        </w:rPr>
        <w:t>Akre</w:t>
      </w:r>
      <w:proofErr w:type="spellEnd"/>
      <w:r w:rsidRPr="00F64B61">
        <w:rPr>
          <w:highlight w:val="yellow"/>
          <w:rPrChange w:id="98" w:author="Teixeira, Kristina A." w:date="2021-03-23T08:57:00Z">
            <w:rPr/>
          </w:rPrChange>
        </w:rPr>
        <w:t xml:space="preserve"> et al. in revision) and </w:t>
      </w:r>
      <w:commentRangeStart w:id="99"/>
      <w:r w:rsidRPr="00F64B61">
        <w:rPr>
          <w:i/>
          <w:highlight w:val="yellow"/>
          <w:rPrChange w:id="100" w:author="Teixeira, Kristina A." w:date="2021-03-23T08:57:00Z">
            <w:rPr>
              <w:i/>
            </w:rPr>
          </w:rPrChange>
        </w:rPr>
        <w:t>biomass</w:t>
      </w:r>
      <w:r w:rsidRPr="00F64B61">
        <w:rPr>
          <w:highlight w:val="yellow"/>
          <w:rPrChange w:id="101" w:author="Teixeira, Kristina A." w:date="2021-03-23T08:57:00Z">
            <w:rPr/>
          </w:rPrChange>
        </w:rPr>
        <w:t xml:space="preserve"> </w:t>
      </w:r>
      <w:commentRangeEnd w:id="99"/>
      <w:r w:rsidR="00321F13" w:rsidRPr="00F64B61">
        <w:rPr>
          <w:rStyle w:val="CommentReference"/>
          <w:highlight w:val="yellow"/>
          <w:rPrChange w:id="102" w:author="Teixeira, Kristina A." w:date="2021-03-23T08:57:00Z">
            <w:rPr>
              <w:rStyle w:val="CommentReference"/>
            </w:rPr>
          </w:rPrChange>
        </w:rPr>
        <w:commentReference w:id="99"/>
      </w:r>
      <w:r w:rsidRPr="00F64B61">
        <w:rPr>
          <w:highlight w:val="yellow"/>
          <w:rPrChange w:id="103" w:author="Teixeira, Kristina A." w:date="2021-03-23T08:57:00Z">
            <w:rPr/>
          </w:rPrChange>
        </w:rPr>
        <w:t>(</w:t>
      </w:r>
      <w:proofErr w:type="spellStart"/>
      <w:r w:rsidRPr="00F64B61">
        <w:rPr>
          <w:highlight w:val="yellow"/>
          <w:rPrChange w:id="104" w:author="Teixeira, Kristina A." w:date="2021-03-23T08:57:00Z">
            <w:rPr/>
          </w:rPrChange>
        </w:rPr>
        <w:t>Réjou-Méchain</w:t>
      </w:r>
      <w:proofErr w:type="spellEnd"/>
      <w:r w:rsidRPr="00F64B61">
        <w:rPr>
          <w:highlight w:val="yellow"/>
          <w:rPrChange w:id="105" w:author="Teixeira, Kristina A." w:date="2021-03-23T08:57:00Z">
            <w:rPr/>
          </w:rPrChange>
        </w:rPr>
        <w:t xml:space="preserve"> et al., 2017), respectively.</w:t>
      </w:r>
    </w:p>
    <w:p w14:paraId="432030A0" w14:textId="24B0B917" w:rsidR="00711348" w:rsidRDefault="00AC6E63">
      <w:pPr>
        <w:pStyle w:val="BodyText"/>
      </w:pPr>
      <w:r>
        <w:t xml:space="preserve">Monthly climate data for 1901-2019 were obtained from CRU v.4.04 (I. Harris et al., 2014; Ian Harris et al., 2020), and in a few cases corrected based </w:t>
      </w:r>
      <w:r w:rsidRPr="00F64B61">
        <w:rPr>
          <w:highlight w:val="yellow"/>
          <w:rPrChange w:id="106" w:author="Teixeira, Kristina A." w:date="2021-03-23T08:59:00Z">
            <w:rPr/>
          </w:rPrChange>
        </w:rPr>
        <w:t xml:space="preserve">on </w:t>
      </w:r>
      <w:del w:id="107" w:author="Gonzalez, Erika B." w:date="2021-02-22T22:59:00Z">
        <w:r w:rsidRPr="00F64B61" w:rsidDel="00E201D7">
          <w:rPr>
            <w:highlight w:val="yellow"/>
            <w:rPrChange w:id="108" w:author="Teixeira, Kristina A." w:date="2021-03-23T08:59:00Z">
              <w:rPr/>
            </w:rPrChange>
          </w:rPr>
          <w:delText xml:space="preserve">more </w:delText>
        </w:r>
      </w:del>
      <w:r w:rsidRPr="00F64B61">
        <w:rPr>
          <w:highlight w:val="yellow"/>
          <w:rPrChange w:id="109" w:author="Teixeira, Kristina A." w:date="2021-03-23T08:59:00Z">
            <w:rPr/>
          </w:rPrChange>
        </w:rPr>
        <w:t>local</w:t>
      </w:r>
      <w:r>
        <w:t xml:space="preserve">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44F6313B" w14:textId="77777777" w:rsidR="00711348" w:rsidRDefault="00AC6E63">
      <w:pPr>
        <w:pStyle w:val="Heading2"/>
      </w:pPr>
      <w:bookmarkStart w:id="110" w:name="Analysis"/>
      <w:r>
        <w:t>Analysis methods</w:t>
      </w:r>
    </w:p>
    <w:p w14:paraId="33CB8CBC" w14:textId="0704A8CF" w:rsidR="00711348" w:rsidRDefault="00AC6E63">
      <w:pPr>
        <w:pStyle w:val="FirstParagraph"/>
      </w:pPr>
      <w:r>
        <w:t xml:space="preserve">Our analysis consisted of two main steps: (1) identification of the most important climate drivers and the time window over which they operate, and (2) </w:t>
      </w:r>
      <w:del w:id="111" w:author="Gonzalez, Erika B." w:date="2021-02-22T23:00:00Z">
        <w:r w:rsidDel="009D346D">
          <w:delText xml:space="preserve">combining </w:delText>
        </w:r>
      </w:del>
      <w:ins w:id="112" w:author="Gonzalez, Erika B." w:date="2021-02-22T23:00:00Z">
        <w:r w:rsidR="009D346D">
          <w:t xml:space="preserve">combination of </w:t>
        </w:r>
      </w:ins>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22E2DC25" w14:textId="77777777" w:rsidR="00711348" w:rsidRDefault="00AC6E63">
      <w:pPr>
        <w:pStyle w:val="CaptionedFigure"/>
      </w:pPr>
      <w:r>
        <w:rPr>
          <w:noProof/>
        </w:rPr>
        <w:lastRenderedPageBreak/>
        <w:drawing>
          <wp:inline distT="0" distB="0" distL="0" distR="0" wp14:anchorId="6F6E1243" wp14:editId="6CBF8255">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742434BB" w14:textId="77777777" w:rsidR="00711348" w:rsidRDefault="00AC6E63">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C07DA1A" w14:textId="77777777" w:rsidR="00711348" w:rsidRDefault="00AC6E63">
      <w:pPr>
        <w:pStyle w:val="Heading3"/>
      </w:pPr>
      <w:r>
        <w:lastRenderedPageBreak/>
        <w:t>Climate variable selection</w:t>
      </w:r>
    </w:p>
    <w:p w14:paraId="4446EE23" w14:textId="1192502F" w:rsidR="00711348" w:rsidRDefault="00AC6E63">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w:t>
      </w:r>
      <w:r w:rsidRPr="00F64B61">
        <w:rPr>
          <w:highlight w:val="yellow"/>
          <w:rPrChange w:id="113" w:author="Teixeira, Kristina A." w:date="2021-03-23T09:00:00Z">
            <w:rPr/>
          </w:rPrChange>
        </w:rPr>
        <w:t>(GAM, function</w:t>
      </w:r>
      <w:ins w:id="114" w:author="Gonzalez, Erika B." w:date="2021-02-24T22:46:00Z">
        <w:r w:rsidR="00DF0FD5" w:rsidRPr="00F64B61">
          <w:rPr>
            <w:highlight w:val="yellow"/>
            <w:rPrChange w:id="115" w:author="Teixeira, Kristina A." w:date="2021-03-23T09:00:00Z">
              <w:rPr/>
            </w:rPrChange>
          </w:rPr>
          <w:t>s</w:t>
        </w:r>
      </w:ins>
      <w:r w:rsidRPr="00F64B61">
        <w:rPr>
          <w:highlight w:val="yellow"/>
          <w:rPrChange w:id="116" w:author="Teixeira, Kristina A." w:date="2021-03-23T09:00:00Z">
            <w:rPr/>
          </w:rPrChange>
        </w:rPr>
        <w:t xml:space="preserve"> </w:t>
      </w:r>
      <w:r w:rsidRPr="00F64B61">
        <w:rPr>
          <w:i/>
          <w:highlight w:val="yellow"/>
          <w:rPrChange w:id="117" w:author="Teixeira, Kristina A." w:date="2021-03-23T09:00:00Z">
            <w:rPr>
              <w:i/>
            </w:rPr>
          </w:rPrChange>
        </w:rPr>
        <w:t>gam</w:t>
      </w:r>
      <w:r w:rsidRPr="00F64B61">
        <w:rPr>
          <w:highlight w:val="yellow"/>
          <w:rPrChange w:id="118" w:author="Teixeira, Kristina A." w:date="2021-03-23T09:00:00Z">
            <w:rPr/>
          </w:rPrChange>
        </w:rPr>
        <w:t xml:space="preserve"> and </w:t>
      </w:r>
      <w:r w:rsidRPr="00F64B61">
        <w:rPr>
          <w:i/>
          <w:highlight w:val="yellow"/>
          <w:rPrChange w:id="119" w:author="Teixeira, Kristina A." w:date="2021-03-23T09:00:00Z">
            <w:rPr>
              <w:i/>
            </w:rPr>
          </w:rPrChange>
        </w:rPr>
        <w:t>s</w:t>
      </w:r>
      <w:r w:rsidRPr="00F64B61">
        <w:rPr>
          <w:highlight w:val="yellow"/>
          <w:rPrChange w:id="120" w:author="Teixeira, Kristina A." w:date="2021-03-23T09:00:00Z">
            <w:rPr/>
          </w:rPrChange>
        </w:rPr>
        <w:t xml:space="preserve"> in </w:t>
      </w:r>
      <w:ins w:id="121" w:author="Gonzalez, Erika B." w:date="2021-02-24T22:46:00Z">
        <w:r w:rsidR="00DF0FD5" w:rsidRPr="00F64B61">
          <w:rPr>
            <w:highlight w:val="yellow"/>
            <w:rPrChange w:id="122" w:author="Teixeira, Kristina A." w:date="2021-03-23T09:00:00Z">
              <w:rPr/>
            </w:rPrChange>
          </w:rPr>
          <w:t xml:space="preserve">the </w:t>
        </w:r>
      </w:ins>
      <w:r w:rsidRPr="00F64B61">
        <w:rPr>
          <w:highlight w:val="yellow"/>
          <w:rPrChange w:id="123" w:author="Teixeira, Kristina A." w:date="2021-03-23T09:00:00Z">
            <w:rPr/>
          </w:rPrChange>
        </w:rPr>
        <w:t xml:space="preserve">R </w:t>
      </w:r>
      <w:del w:id="124" w:author="Gonzalez, Erika B." w:date="2021-02-24T22:47:00Z">
        <w:r w:rsidRPr="00F64B61" w:rsidDel="00DF0FD5">
          <w:rPr>
            <w:highlight w:val="yellow"/>
            <w:rPrChange w:id="125" w:author="Teixeira, Kristina A." w:date="2021-03-23T09:00:00Z">
              <w:rPr/>
            </w:rPrChange>
          </w:rPr>
          <w:delText>P</w:delText>
        </w:r>
      </w:del>
      <w:ins w:id="126" w:author="Gonzalez, Erika B." w:date="2021-02-24T22:47:00Z">
        <w:r w:rsidR="00DF0FD5" w:rsidRPr="00F64B61">
          <w:rPr>
            <w:highlight w:val="yellow"/>
            <w:rPrChange w:id="127" w:author="Teixeira, Kristina A." w:date="2021-03-23T09:00:00Z">
              <w:rPr/>
            </w:rPrChange>
          </w:rPr>
          <w:t>p</w:t>
        </w:r>
      </w:ins>
      <w:r w:rsidRPr="00F64B61">
        <w:rPr>
          <w:highlight w:val="yellow"/>
          <w:rPrChange w:id="128" w:author="Teixeira, Kristina A." w:date="2021-03-23T09:00:00Z">
            <w:rPr/>
          </w:rPrChange>
        </w:rPr>
        <w:t xml:space="preserve">ackage </w:t>
      </w:r>
      <w:proofErr w:type="spellStart"/>
      <w:r w:rsidRPr="00F64B61">
        <w:rPr>
          <w:i/>
          <w:highlight w:val="yellow"/>
          <w:rPrChange w:id="129" w:author="Teixeira, Kristina A." w:date="2021-03-23T09:00:00Z">
            <w:rPr>
              <w:i/>
            </w:rPr>
          </w:rPrChange>
        </w:rPr>
        <w:t>mgcv</w:t>
      </w:r>
      <w:proofErr w:type="spellEnd"/>
      <w:r w:rsidRPr="00F64B61">
        <w:rPr>
          <w:highlight w:val="yellow"/>
          <w:rPrChange w:id="130" w:author="Teixeira, Kristina A." w:date="2021-03-23T09:00:00Z">
            <w:rPr/>
          </w:rPrChange>
        </w:rPr>
        <w:t>, Wood,</w:t>
      </w:r>
      <w:r>
        <w:t xml:space="preserve">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702A949F" w14:textId="77777777" w:rsidR="00711348" w:rsidRDefault="00AC6E63">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2C9484C9" w14:textId="77777777" w:rsidR="00711348" w:rsidRDefault="00AC6E63">
      <w:pPr>
        <w:pStyle w:val="Heading3"/>
      </w:pPr>
      <w:bookmarkStart w:id="131" w:name="Combining"/>
      <w:r>
        <w:t>Combining drivers in GLS model</w:t>
      </w:r>
    </w:p>
    <w:p w14:paraId="58B6D195" w14:textId="01A8C98A" w:rsidR="00711348" w:rsidRDefault="00AC6E63">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w:t>
      </w:r>
      <w:ins w:id="132" w:author="Gonzalez, Erika B." w:date="2021-02-24T22:50:00Z">
        <w:r w:rsidR="00DF0FD5" w:rsidRPr="00F64B61">
          <w:rPr>
            <w:highlight w:val="yellow"/>
            <w:rPrChange w:id="133" w:author="Teixeira, Kristina A." w:date="2021-03-23T09:06:00Z">
              <w:rPr/>
            </w:rPrChange>
          </w:rPr>
          <w:t>the</w:t>
        </w:r>
        <w:r w:rsidR="00DF0FD5">
          <w:t xml:space="preserve"> </w:t>
        </w:r>
      </w:ins>
      <w:r>
        <w:t xml:space="preserve">R package </w:t>
      </w:r>
      <w:commentRangeStart w:id="134"/>
      <w:proofErr w:type="spellStart"/>
      <w:r>
        <w:rPr>
          <w:i/>
        </w:rPr>
        <w:t>nlme</w:t>
      </w:r>
      <w:commentRangeEnd w:id="134"/>
      <w:proofErr w:type="spellEnd"/>
      <w:r w:rsidR="00DF0FD5">
        <w:rPr>
          <w:rStyle w:val="CommentReference"/>
        </w:rPr>
        <w:commentReference w:id="134"/>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789334AA" w14:textId="77777777" w:rsidR="00711348" w:rsidRDefault="00AC6E63">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42586168" w14:textId="77777777" w:rsidR="00711348" w:rsidRDefault="00AC6E63">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39DB22A" w14:textId="77777777" w:rsidR="00711348" w:rsidRDefault="00AC6E63">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63C8D7DD" w14:textId="77777777" w:rsidR="00711348" w:rsidRDefault="00AC6E63">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B0E14A0" w14:textId="77777777" w:rsidR="00711348" w:rsidRDefault="00AC6E63">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563A01B6" w14:textId="77777777" w:rsidR="00711348" w:rsidRDefault="00AC6E63">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0A6076D1" w14:textId="77777777" w:rsidR="00711348" w:rsidRDefault="00AC6E63">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1BADF48" w14:textId="77777777" w:rsidR="00711348" w:rsidRDefault="00AC6E63">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69149F33" w14:textId="77777777" w:rsidR="00711348" w:rsidRDefault="00AC6E63">
      <w:pPr>
        <w:pStyle w:val="Heading1"/>
      </w:pPr>
      <w:bookmarkStart w:id="135" w:name="Results"/>
      <w:bookmarkEnd w:id="49"/>
      <w:bookmarkEnd w:id="110"/>
      <w:bookmarkEnd w:id="131"/>
      <w:r>
        <w:t>Results</w:t>
      </w:r>
    </w:p>
    <w:p w14:paraId="572C63C2" w14:textId="77777777" w:rsidR="00711348" w:rsidRDefault="00AC6E63">
      <w:pPr>
        <w:pStyle w:val="Heading2"/>
      </w:pPr>
      <w:r>
        <w:t>Climate sensitivity</w:t>
      </w:r>
    </w:p>
    <w:p w14:paraId="5CFBE975" w14:textId="77777777" w:rsidR="00711348" w:rsidRDefault="00AC6E63">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738217E" w14:textId="77777777" w:rsidR="00711348" w:rsidRDefault="00AC6E63">
      <w:pPr>
        <w:pStyle w:val="CaptionedFigure"/>
      </w:pPr>
      <w:r>
        <w:rPr>
          <w:noProof/>
        </w:rPr>
        <w:lastRenderedPageBreak/>
        <w:drawing>
          <wp:inline distT="0" distB="0" distL="0" distR="0" wp14:anchorId="09F7E999" wp14:editId="06C949A8">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4F69BF81" w14:textId="7C5D6E96" w:rsidR="00711348" w:rsidRDefault="00AC6E63">
      <w:pPr>
        <w:pStyle w:val="ImageCaption"/>
      </w:pPr>
      <w:r>
        <w:rPr>
          <w:b/>
        </w:rPr>
        <w:t xml:space="preserve">Figure 2 | </w:t>
      </w:r>
      <w:del w:id="136" w:author="Gonzalez, Erika B." w:date="2021-02-26T23:17:00Z">
        <w:r w:rsidDel="004D5899">
          <w:rPr>
            <w:b/>
          </w:rPr>
          <w:delText xml:space="preserve">Example comparison of </w:delText>
        </w:r>
      </w:del>
      <w:ins w:id="137" w:author="Gonzalez, Erika B." w:date="2021-02-26T23:17:00Z">
        <w:r w:rsidR="004D5899">
          <w:rPr>
            <w:b/>
          </w:rPr>
          <w:t xml:space="preserve">Exemplification of the </w:t>
        </w:r>
      </w:ins>
      <w:r>
        <w:rPr>
          <w:b/>
        </w:rPr>
        <w:t>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w:t>
      </w:r>
      <w:r w:rsidRPr="00F66847">
        <w:rPr>
          <w:highlight w:val="yellow"/>
          <w:rPrChange w:id="138" w:author="Teixeira, Kristina A." w:date="2021-03-23T09:07:00Z">
            <w:rPr/>
          </w:rPrChange>
        </w:rPr>
        <w:t>correlation of individual-level residuals to PET, with the function fit in climwin. Finally, panel (</w:t>
      </w:r>
      <w:r w:rsidRPr="00F66847">
        <w:rPr>
          <w:b/>
          <w:highlight w:val="yellow"/>
          <w:rPrChange w:id="139" w:author="Teixeira, Kristina A." w:date="2021-03-23T09:07:00Z">
            <w:rPr>
              <w:b/>
            </w:rPr>
          </w:rPrChange>
        </w:rPr>
        <w:t>f</w:t>
      </w:r>
      <w:r w:rsidRPr="00F66847">
        <w:rPr>
          <w:highlight w:val="yellow"/>
          <w:rPrChange w:id="140" w:author="Teixeira, Kristina A." w:date="2021-03-23T09:07:00Z">
            <w:rPr/>
          </w:rPrChange>
        </w:rPr>
        <w:t xml:space="preserve">) shows </w:t>
      </w:r>
      <w:ins w:id="141" w:author="Gonzalez, Erika B." w:date="2021-02-26T23:18:00Z">
        <w:r w:rsidR="004D5899" w:rsidRPr="00F66847">
          <w:rPr>
            <w:highlight w:val="yellow"/>
            <w:rPrChange w:id="142" w:author="Teixeira, Kristina A." w:date="2021-03-23T09:07:00Z">
              <w:rPr/>
            </w:rPrChange>
          </w:rPr>
          <w:t xml:space="preserve">the </w:t>
        </w:r>
      </w:ins>
      <w:r w:rsidRPr="00F66847">
        <w:rPr>
          <w:highlight w:val="yellow"/>
          <w:rPrChange w:id="143" w:author="Teixeira, Kristina A." w:date="2021-03-23T09:07:00Z">
            <w:rPr/>
          </w:rPrChange>
        </w:rPr>
        <w:t>GLS m</w:t>
      </w:r>
      <w:r>
        <w:t xml:space="preserve">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26E4A4D0" w14:textId="77777777" w:rsidR="00711348" w:rsidRDefault="00AC6E63">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2C937716" w14:textId="528911B2" w:rsidR="00711348" w:rsidRDefault="00AC6E63">
      <w:pPr>
        <w:pStyle w:val="BodyText"/>
      </w:pPr>
      <w:r>
        <w:t xml:space="preserve">Within the context of the GLS model, which tested for first- and negative second- order linear effects of both a precipitation and a temperature variable, both </w:t>
      </w:r>
      <w:del w:id="144" w:author="Gonzalez, Erika B." w:date="2021-02-26T23:21:00Z">
        <w:r w:rsidDel="00334C96">
          <w:delText xml:space="preserve">a precipitation and a temperature variable </w:delText>
        </w:r>
      </w:del>
      <w:r>
        <w:t>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304C5153" w14:textId="77777777" w:rsidR="00711348" w:rsidRDefault="00AC6E63">
      <w:pPr>
        <w:pStyle w:val="CaptionedFigure"/>
      </w:pPr>
      <w:commentRangeStart w:id="145"/>
      <w:r>
        <w:rPr>
          <w:noProof/>
        </w:rPr>
        <w:lastRenderedPageBreak/>
        <w:drawing>
          <wp:inline distT="0" distB="0" distL="0" distR="0" wp14:anchorId="731B78E9" wp14:editId="7D0FD4B2">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commentRangeEnd w:id="145"/>
      <w:r w:rsidR="006342B2">
        <w:rPr>
          <w:rStyle w:val="CommentReference"/>
        </w:rPr>
        <w:commentReference w:id="145"/>
      </w:r>
    </w:p>
    <w:p w14:paraId="7AD897D1" w14:textId="635FB92E" w:rsidR="00711348" w:rsidRDefault="00AC6E63">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w:t>
      </w:r>
      <w:del w:id="146" w:author="Gonzalez, Erika B." w:date="2021-02-27T00:03:00Z">
        <w:r w:rsidDel="00255919">
          <w:delText xml:space="preserve">as the climate variable name </w:delText>
        </w:r>
      </w:del>
      <w:r>
        <w:t>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24535BE" w14:textId="1FD9103A" w:rsidR="00711348" w:rsidRDefault="00AC6E63">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w:t>
      </w:r>
      <w:r w:rsidRPr="00F66847">
        <w:rPr>
          <w:highlight w:val="yellow"/>
          <w:rPrChange w:id="147" w:author="Teixeira, Kristina A." w:date="2021-03-23T09:15:00Z">
            <w:rPr/>
          </w:rPrChange>
        </w:rPr>
        <w:t xml:space="preserve">one </w:t>
      </w:r>
      <w:del w:id="148" w:author="Gonzalez, Erika B." w:date="2021-02-27T00:06:00Z">
        <w:r w:rsidRPr="00F66847" w:rsidDel="00243CB1">
          <w:rPr>
            <w:highlight w:val="yellow"/>
            <w:rPrChange w:id="149" w:author="Teixeira, Kristina A." w:date="2021-03-23T09:15:00Z">
              <w:rPr/>
            </w:rPrChange>
          </w:rPr>
          <w:delText>of these,</w:delText>
        </w:r>
      </w:del>
      <w:ins w:id="150" w:author="Gonzalez, Erika B." w:date="2021-02-27T00:06:00Z">
        <w:r w:rsidR="00243CB1" w:rsidRPr="00F66847">
          <w:rPr>
            <w:highlight w:val="yellow"/>
            <w:rPrChange w:id="151" w:author="Teixeira, Kristina A." w:date="2021-03-23T09:15:00Z">
              <w:rPr/>
            </w:rPrChange>
          </w:rPr>
          <w:t>site</w:t>
        </w:r>
      </w:ins>
      <w:r w:rsidRPr="00F66847">
        <w:rPr>
          <w:highlight w:val="yellow"/>
          <w:rPrChange w:id="152" w:author="Teixeira, Kristina A." w:date="2021-03-23T09:15:00Z">
            <w:rPr/>
          </w:rPrChange>
        </w:rPr>
        <w:t xml:space="preserve"> NIO),</w:t>
      </w:r>
      <w:r>
        <w:t xml:space="preserve">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142BADF1" w14:textId="4B976F0C" w:rsidR="00711348" w:rsidRDefault="00AC6E63">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sidRPr="00F66847">
        <w:rPr>
          <w:i/>
          <w:highlight w:val="yellow"/>
          <w:rPrChange w:id="153" w:author="Teixeira, Kristina A." w:date="2021-03-23T09:16:00Z">
            <w:rPr>
              <w:i/>
            </w:rPr>
          </w:rPrChange>
        </w:rPr>
        <w:t xml:space="preserve">Tsuga </w:t>
      </w:r>
      <w:ins w:id="154" w:author="Gonzalez, Erika B." w:date="2021-02-27T00:11:00Z">
        <w:r w:rsidR="00D00FC0" w:rsidRPr="00F66847">
          <w:rPr>
            <w:i/>
            <w:highlight w:val="yellow"/>
            <w:rPrChange w:id="155" w:author="Teixeira, Kristina A." w:date="2021-03-23T09:16:00Z">
              <w:rPr>
                <w:i/>
              </w:rPr>
            </w:rPrChange>
          </w:rPr>
          <w:t>c</w:t>
        </w:r>
      </w:ins>
      <w:del w:id="156" w:author="Gonzalez, Erika B." w:date="2021-02-27T00:11:00Z">
        <w:r w:rsidRPr="00F66847" w:rsidDel="00D00FC0">
          <w:rPr>
            <w:i/>
            <w:highlight w:val="yellow"/>
            <w:rPrChange w:id="157" w:author="Teixeira, Kristina A." w:date="2021-03-23T09:16:00Z">
              <w:rPr>
                <w:i/>
              </w:rPr>
            </w:rPrChange>
          </w:rPr>
          <w:delText>C</w:delText>
        </w:r>
      </w:del>
      <w:r w:rsidRPr="00F66847">
        <w:rPr>
          <w:i/>
          <w:highlight w:val="yellow"/>
          <w:rPrChange w:id="158" w:author="Teixeira, Kristina A." w:date="2021-03-23T09:16:00Z">
            <w:rPr>
              <w:i/>
            </w:rPr>
          </w:rPrChange>
        </w:rPr>
        <w:t>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6ABCA9F3" w14:textId="77777777" w:rsidR="00711348" w:rsidRDefault="00AC6E63">
      <w:pPr>
        <w:pStyle w:val="Heading2"/>
      </w:pPr>
      <w:bookmarkStart w:id="159" w:name="Influence"/>
      <w:r>
        <w:lastRenderedPageBreak/>
        <w:t>Influence of DBH</w:t>
      </w:r>
    </w:p>
    <w:p w14:paraId="62D0C058" w14:textId="06057126" w:rsidR="00711348" w:rsidRDefault="00AC6E63">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w:t>
      </w:r>
      <w:r w:rsidRPr="00F66847">
        <w:rPr>
          <w:highlight w:val="yellow"/>
          <w:rPrChange w:id="160" w:author="Teixeira, Kristina A." w:date="2021-03-23T09:16:00Z">
            <w:rPr/>
          </w:rPrChange>
        </w:rPr>
        <w:t xml:space="preserve">spp. at SCBI and </w:t>
      </w:r>
      <w:del w:id="161" w:author="Gonzalez, Erika B." w:date="2021-02-27T00:14:00Z">
        <w:r w:rsidRPr="00F66847" w:rsidDel="00D00FC0">
          <w:rPr>
            <w:highlight w:val="yellow"/>
            <w:rPrChange w:id="162" w:author="Teixeira, Kristina A." w:date="2021-03-23T09:16:00Z">
              <w:rPr/>
            </w:rPrChange>
          </w:rPr>
          <w:delText>Žofín</w:delText>
        </w:r>
      </w:del>
      <w:ins w:id="163" w:author="Gonzalez, Erika B." w:date="2021-02-27T00:14:00Z">
        <w:r w:rsidR="00D00FC0" w:rsidRPr="00F66847">
          <w:rPr>
            <w:highlight w:val="yellow"/>
            <w:rPrChange w:id="164" w:author="Teixeira, Kristina A." w:date="2021-03-23T09:16:00Z">
              <w:rPr/>
            </w:rPrChange>
          </w:rPr>
          <w:t>ZOF</w:t>
        </w:r>
      </w:ins>
      <w:r w:rsidRPr="00F66847">
        <w:rPr>
          <w:highlight w:val="yellow"/>
          <w:rPrChange w:id="165" w:author="Teixeira, Kristina A." w:date="2021-03-23T09:16:00Z">
            <w:rPr/>
          </w:rPrChange>
        </w:rPr>
        <w:t xml:space="preserve">, </w:t>
      </w:r>
      <w:r w:rsidRPr="00F66847">
        <w:rPr>
          <w:i/>
          <w:highlight w:val="yellow"/>
          <w:rPrChange w:id="166" w:author="Teixeira, Kristina A." w:date="2021-03-23T09:16:00Z">
            <w:rPr>
              <w:i/>
            </w:rPr>
          </w:rPrChange>
        </w:rPr>
        <w:t>Acer saccharum</w:t>
      </w:r>
      <w:r w:rsidRPr="00F66847">
        <w:rPr>
          <w:highlight w:val="yellow"/>
          <w:rPrChange w:id="167" w:author="Teixeira, Kristina A." w:date="2021-03-23T09:16:00Z">
            <w:rPr/>
          </w:rPrChange>
        </w:rPr>
        <w:t xml:space="preserve"> at LDW, </w:t>
      </w:r>
      <w:r w:rsidRPr="00F66847">
        <w:rPr>
          <w:i/>
          <w:highlight w:val="yellow"/>
          <w:rPrChange w:id="168" w:author="Teixeira, Kristina A." w:date="2021-03-23T09:16:00Z">
            <w:rPr>
              <w:i/>
            </w:rPr>
          </w:rPrChange>
        </w:rPr>
        <w:t>Picea</w:t>
      </w:r>
      <w:r w:rsidRPr="00F66847">
        <w:rPr>
          <w:highlight w:val="yellow"/>
          <w:rPrChange w:id="169" w:author="Teixeira, Kristina A." w:date="2021-03-23T09:16:00Z">
            <w:rPr/>
          </w:rPrChange>
        </w:rPr>
        <w:t xml:space="preserve"> spp. at </w:t>
      </w:r>
      <w:del w:id="170" w:author="Gonzalez, Erika B." w:date="2021-02-27T00:14:00Z">
        <w:r w:rsidRPr="00F66847" w:rsidDel="00D00FC0">
          <w:rPr>
            <w:highlight w:val="yellow"/>
            <w:rPrChange w:id="171" w:author="Teixeira, Kristina A." w:date="2021-03-23T09:16:00Z">
              <w:rPr/>
            </w:rPrChange>
          </w:rPr>
          <w:delText xml:space="preserve">Žofín </w:delText>
        </w:r>
      </w:del>
      <w:ins w:id="172" w:author="Gonzalez, Erika B." w:date="2021-02-27T00:14:00Z">
        <w:r w:rsidR="00D00FC0" w:rsidRPr="00F66847">
          <w:rPr>
            <w:highlight w:val="yellow"/>
            <w:rPrChange w:id="173" w:author="Teixeira, Kristina A." w:date="2021-03-23T09:16:00Z">
              <w:rPr/>
            </w:rPrChange>
          </w:rPr>
          <w:t xml:space="preserve">ZOF </w:t>
        </w:r>
      </w:ins>
      <w:r w:rsidRPr="00F66847">
        <w:rPr>
          <w:highlight w:val="yellow"/>
          <w:rPrChange w:id="174" w:author="Teixeira, Kristina A." w:date="2021-03-23T09:16:00Z">
            <w:rPr/>
          </w:rPrChange>
        </w:rPr>
        <w:t>and CB; Table S2).</w:t>
      </w:r>
    </w:p>
    <w:p w14:paraId="7D6FCD7A" w14:textId="77777777" w:rsidR="00711348" w:rsidRDefault="00AC6E63">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52AB589" w14:textId="77777777" w:rsidR="00711348" w:rsidRDefault="00AC6E63">
      <w:pPr>
        <w:pStyle w:val="CaptionedFigure"/>
      </w:pPr>
      <w:r>
        <w:rPr>
          <w:noProof/>
        </w:rPr>
        <w:lastRenderedPageBreak/>
        <w:drawing>
          <wp:inline distT="0" distB="0" distL="0" distR="0" wp14:anchorId="47835BB3" wp14:editId="1561CB9B">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1283181F" w14:textId="77777777" w:rsidR="00711348" w:rsidRDefault="00AC6E63">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A411E73" w14:textId="77777777" w:rsidR="00711348" w:rsidRDefault="00AC6E63">
      <w:pPr>
        <w:pStyle w:val="Heading2"/>
      </w:pPr>
      <w:bookmarkStart w:id="175" w:name="Additive"/>
      <w:bookmarkEnd w:id="159"/>
      <w:r>
        <w:t>Additive and interactive effects of climate and DBH</w:t>
      </w:r>
    </w:p>
    <w:p w14:paraId="3F39FCAA" w14:textId="77777777" w:rsidR="00711348" w:rsidRDefault="00AC6E63">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E9EEC43" w14:textId="77777777" w:rsidR="00711348" w:rsidRDefault="00AC6E63">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1DA8C66" w14:textId="77777777" w:rsidR="00711348" w:rsidRDefault="00AC6E63">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848F886" w14:textId="77777777" w:rsidR="00711348" w:rsidRDefault="00AC6E63">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027313DC" w14:textId="77777777" w:rsidR="00711348" w:rsidRDefault="00AC6E63">
      <w:pPr>
        <w:pStyle w:val="CaptionedFigure"/>
      </w:pPr>
      <w:r>
        <w:rPr>
          <w:noProof/>
        </w:rPr>
        <w:lastRenderedPageBreak/>
        <w:drawing>
          <wp:inline distT="0" distB="0" distL="0" distR="0" wp14:anchorId="63CCAA29" wp14:editId="3DA8D138">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13CD96F9" w14:textId="77777777" w:rsidR="00711348" w:rsidRDefault="00AC6E63">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51257CD7" w14:textId="77777777" w:rsidR="00711348" w:rsidRDefault="00AC6E63">
      <w:pPr>
        <w:pStyle w:val="Heading2"/>
      </w:pPr>
      <w:bookmarkStart w:id="176" w:name="Effects"/>
      <w:bookmarkEnd w:id="175"/>
      <w:r>
        <w:t>Effects of year</w:t>
      </w:r>
    </w:p>
    <w:p w14:paraId="26331F4C" w14:textId="77777777" w:rsidR="00711348" w:rsidRDefault="00AC6E63">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w:t>
      </w:r>
      <w:r w:rsidRPr="00F66847">
        <w:rPr>
          <w:i/>
          <w:iCs/>
          <w:highlight w:val="yellow"/>
          <w:rPrChange w:id="177" w:author="Teixeira, Kristina A." w:date="2021-03-23T09:17:00Z">
            <w:rPr/>
          </w:rPrChange>
        </w:rPr>
        <w:t>DBH</w:t>
      </w:r>
      <w:r>
        <w:t xml:space="preserve">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12445C43" w14:textId="70B6222B" w:rsidR="00711348" w:rsidRDefault="00AC6E63">
      <w:pPr>
        <w:pStyle w:val="BodyText"/>
      </w:pPr>
      <w:r>
        <w:t xml:space="preserve">Effects of year and </w:t>
      </w:r>
      <m:oMath>
        <m:r>
          <w:rPr>
            <w:rFonts w:ascii="Cambria Math" w:hAnsi="Cambria Math"/>
          </w:rPr>
          <m:t>DBH</m:t>
        </m:r>
      </m:oMath>
      <w:r>
        <w:t xml:space="preserve"> interacted such that inclusion of </w:t>
      </w:r>
      <w:r w:rsidRPr="00555310">
        <w:rPr>
          <w:highlight w:val="yellow"/>
          <w:rPrChange w:id="178" w:author="Teixeira, Kristina A." w:date="2021-03-23T09:17:00Z">
            <w:rPr/>
          </w:rPrChange>
        </w:rPr>
        <w:t>year in</w:t>
      </w:r>
      <w:del w:id="179" w:author="Gonzalez, Erika B." w:date="2021-02-27T22:20:00Z">
        <w:r w:rsidRPr="00555310" w:rsidDel="00DF139A">
          <w:rPr>
            <w:highlight w:val="yellow"/>
            <w:rPrChange w:id="180" w:author="Teixeira, Kristina A." w:date="2021-03-23T09:17:00Z">
              <w:rPr/>
            </w:rPrChange>
          </w:rPr>
          <w:delText xml:space="preserve"> in</w:delText>
        </w:r>
      </w:del>
      <w:r w:rsidRPr="00555310">
        <w:rPr>
          <w:highlight w:val="yellow"/>
          <w:rPrChange w:id="181" w:author="Teixeira, Kristina A." w:date="2021-03-23T09:17:00Z">
            <w:rPr/>
          </w:rPrChange>
        </w:rPr>
        <w:t xml:space="preserve"> models</w:t>
      </w:r>
      <w:r>
        <w:t xml:space="preserve">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3942BE9" w14:textId="77777777" w:rsidR="00711348" w:rsidRDefault="00AC6E63">
      <w:pPr>
        <w:pStyle w:val="CaptionedFigure"/>
      </w:pPr>
      <w:r>
        <w:rPr>
          <w:noProof/>
        </w:rPr>
        <w:lastRenderedPageBreak/>
        <w:drawing>
          <wp:inline distT="0" distB="0" distL="0" distR="0" wp14:anchorId="106F2185" wp14:editId="1265AC6F">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466584FA" w14:textId="77777777" w:rsidR="00711348" w:rsidRDefault="00AC6E63">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FAB43E9" w14:textId="77777777" w:rsidR="00711348" w:rsidRDefault="00AC6E63">
      <w:pPr>
        <w:pStyle w:val="Heading1"/>
      </w:pPr>
      <w:bookmarkStart w:id="182" w:name="Discussion"/>
      <w:bookmarkEnd w:id="135"/>
      <w:bookmarkEnd w:id="176"/>
      <w:r>
        <w:t>Discussion</w:t>
      </w:r>
    </w:p>
    <w:p w14:paraId="28591A5D" w14:textId="674B3968" w:rsidR="00711348" w:rsidRDefault="00AC6E63">
      <w:pPr>
        <w:pStyle w:val="FirstParagraph"/>
      </w:pPr>
      <w:r>
        <w:t>Our new tree-ring analysis method allows simultaneous consideration of the effects of dominant climate drivers</w:t>
      </w:r>
      <w:r w:rsidRPr="00555310">
        <w:rPr>
          <w:highlight w:val="yellow"/>
          <w:rPrChange w:id="183" w:author="Teixeira, Kristina A." w:date="2021-03-23T09:20:00Z">
            <w:rPr/>
          </w:rPrChange>
        </w:rPr>
        <w:t xml:space="preserve">, tree size, and slowly changing environmental conditions on annual </w:t>
      </w:r>
      <w:ins w:id="184" w:author="Gonzalez, Erika B." w:date="2021-02-27T22:21:00Z">
        <w:r w:rsidR="00DF139A" w:rsidRPr="00555310">
          <w:rPr>
            <w:highlight w:val="yellow"/>
            <w:rPrChange w:id="185" w:author="Teixeira, Kristina A." w:date="2021-03-23T09:20:00Z">
              <w:rPr/>
            </w:rPrChange>
          </w:rPr>
          <w:lastRenderedPageBreak/>
          <w:t xml:space="preserve">tree </w:t>
        </w:r>
      </w:ins>
      <w:r w:rsidRPr="00555310">
        <w:rPr>
          <w:highlight w:val="yellow"/>
          <w:rPrChange w:id="186" w:author="Teixeira, Kristina A." w:date="2021-03-23T09:20:00Z">
            <w:rPr/>
          </w:rPrChange>
        </w:rPr>
        <w:t xml:space="preserve">growth (Fig. 1), yielding results that are consistent with those that would be obtained using conventional methods (Figs. 2, S11-S14; Table S5) </w:t>
      </w:r>
      <w:del w:id="187" w:author="Gonzalez, Erika B." w:date="2021-02-27T22:24:00Z">
        <w:r w:rsidRPr="00555310" w:rsidDel="00DF139A">
          <w:rPr>
            <w:highlight w:val="yellow"/>
            <w:rPrChange w:id="188" w:author="Teixeira, Kristina A." w:date="2021-03-23T09:20:00Z">
              <w:rPr/>
            </w:rPrChange>
          </w:rPr>
          <w:delText xml:space="preserve">while </w:delText>
        </w:r>
      </w:del>
      <w:ins w:id="189" w:author="Gonzalez, Erika B." w:date="2021-02-27T22:24:00Z">
        <w:r w:rsidR="00DF139A" w:rsidRPr="00555310">
          <w:rPr>
            <w:highlight w:val="yellow"/>
            <w:rPrChange w:id="190" w:author="Teixeira, Kristina A." w:date="2021-03-23T09:20:00Z">
              <w:rPr/>
            </w:rPrChange>
          </w:rPr>
          <w:t xml:space="preserve">but </w:t>
        </w:r>
      </w:ins>
      <w:r w:rsidRPr="00555310">
        <w:rPr>
          <w:highlight w:val="yellow"/>
          <w:rPrChange w:id="191" w:author="Teixeira, Kristina A." w:date="2021-03-23T09:20:00Z">
            <w:rPr/>
          </w:rPrChange>
        </w:rPr>
        <w:t>offering a fuller</w:t>
      </w:r>
      <w:r>
        <w:t xml:space="preserve"> picture of the drivers </w:t>
      </w:r>
      <w:del w:id="192" w:author="Gonzalez, Erika B." w:date="2021-02-27T22:22:00Z">
        <w:r w:rsidDel="00DF139A">
          <w:delText xml:space="preserve">of </w:delText>
        </w:r>
      </w:del>
      <w:ins w:id="193" w:author="Gonzalez, Erika B." w:date="2021-02-27T22:22:00Z">
        <w:r w:rsidR="00DF139A">
          <w:t xml:space="preserve">that affect </w:t>
        </w:r>
      </w:ins>
      <w:r>
        <w:t>tree growth in an era of global change. Below, we summarize how our results on the effects of climate, tree size, and year corroborate current understanding of the drivers of tree growth while yielding new insights made possible by the</w:t>
      </w:r>
      <w:ins w:id="194" w:author="Gonzalez, Erika B." w:date="2021-02-27T22:26:00Z">
        <w:r w:rsidR="00257738">
          <w:t xml:space="preserve"> suggested</w:t>
        </w:r>
      </w:ins>
      <w:r>
        <w:t xml:space="preserve"> approach.</w:t>
      </w:r>
    </w:p>
    <w:p w14:paraId="7D5517A8" w14:textId="77777777" w:rsidR="00711348" w:rsidRDefault="00AC6E63">
      <w:pPr>
        <w:pStyle w:val="Heading2"/>
      </w:pPr>
      <w:bookmarkStart w:id="195" w:name="Climate"/>
      <w:r>
        <w:t>Climate sensitivity</w:t>
      </w:r>
    </w:p>
    <w:p w14:paraId="447978E0" w14:textId="21EAB9EB" w:rsidR="00711348" w:rsidRDefault="00AC6E63">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del w:id="196" w:author="Gonzalez, Erika B." w:date="2021-02-27T22:27:00Z">
        <w:r w:rsidDel="00257738">
          <w:delText>–at least up until the long-term mean–</w:delText>
        </w:r>
      </w:del>
      <w:r>
        <w:t xml:space="preserve">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w:t>
      </w:r>
      <w:del w:id="197" w:author="Gonzalez, Erika B." w:date="2021-02-27T22:28:00Z">
        <w:r w:rsidDel="00257738">
          <w:delText xml:space="preserve">generally </w:delText>
        </w:r>
      </w:del>
      <w:r>
        <w:t xml:space="preserve">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w:t>
      </w:r>
      <w:ins w:id="198" w:author="Gonzalez, Erika B." w:date="2021-02-27T22:29:00Z">
        <w:r w:rsidR="00257738">
          <w:t>f</w:t>
        </w:r>
      </w:ins>
      <w:r>
        <w:t>our species at HF (Fig. 3). However, the predominantly negative temperature responses (Fig. 3) imply that in most forests, tree growth is likely to be reduced by warming temperatures.</w:t>
      </w:r>
    </w:p>
    <w:p w14:paraId="031EF222" w14:textId="3CDDE37A" w:rsidR="00711348" w:rsidRDefault="00AC6E63">
      <w:pPr>
        <w:pStyle w:val="BodyText"/>
      </w:pPr>
      <w:commentRangeStart w:id="199"/>
      <w:r>
        <w:rPr>
          <w:b/>
        </w:rPr>
        <w:t>(should I remove this paragraph?)</w:t>
      </w:r>
      <w:r>
        <w:t xml:space="preserve"> </w:t>
      </w:r>
      <w:commentRangeEnd w:id="199"/>
      <w:r w:rsidR="00E66B4C">
        <w:rPr>
          <w:rStyle w:val="CommentReference"/>
        </w:rPr>
        <w:commentReference w:id="199"/>
      </w:r>
      <w:r>
        <w:t xml:space="preserve">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w:t>
      </w:r>
      <w:r w:rsidRPr="00555310">
        <w:rPr>
          <w:highlight w:val="yellow"/>
          <w:rPrChange w:id="200" w:author="Teixeira, Kristina A." w:date="2021-03-23T09:22:00Z">
            <w:rPr/>
          </w:rPrChange>
        </w:rPr>
        <w:t xml:space="preserve">individually </w:t>
      </w:r>
      <w:del w:id="201" w:author="Gonzalez, Erika B." w:date="2021-02-27T22:33:00Z">
        <w:r w:rsidRPr="00555310" w:rsidDel="00E66B4C">
          <w:rPr>
            <w:highlight w:val="yellow"/>
            <w:rPrChange w:id="202" w:author="Teixeira, Kristina A." w:date="2021-03-23T09:22:00Z">
              <w:rPr/>
            </w:rPrChange>
          </w:rPr>
          <w:delText xml:space="preserve">be </w:delText>
        </w:r>
      </w:del>
      <w:ins w:id="203" w:author="Gonzalez, Erika B." w:date="2021-02-27T22:33:00Z">
        <w:r w:rsidR="00E66B4C" w:rsidRPr="00555310">
          <w:rPr>
            <w:highlight w:val="yellow"/>
            <w:rPrChange w:id="204" w:author="Teixeira, Kristina A." w:date="2021-03-23T09:22:00Z">
              <w:rPr/>
            </w:rPrChange>
          </w:rPr>
          <w:t xml:space="preserve">by </w:t>
        </w:r>
      </w:ins>
      <w:r w:rsidRPr="00555310">
        <w:rPr>
          <w:highlight w:val="yellow"/>
          <w:rPrChange w:id="205" w:author="Teixeira, Kristina A." w:date="2021-03-23T09:22:00Z">
            <w:rPr/>
          </w:rPrChange>
        </w:rPr>
        <w:t>species</w:t>
      </w:r>
      <w:r>
        <w:t>.</w:t>
      </w:r>
    </w:p>
    <w:p w14:paraId="553BC423" w14:textId="18335BAB" w:rsidR="00711348" w:rsidRDefault="00AC6E63">
      <w:pPr>
        <w:pStyle w:val="BodyText"/>
      </w:pPr>
      <w:r>
        <w:t xml:space="preserve">Another way in which our analysis differed fundamentally from most conventional approaches was in testing for non-linear responses of growth to climate, finding that nonlinear responses were </w:t>
      </w:r>
      <w:r w:rsidRPr="00555310">
        <w:rPr>
          <w:highlight w:val="yellow"/>
          <w:rPrChange w:id="206" w:author="Teixeira, Kristina A." w:date="2021-03-23T09:23:00Z">
            <w:rPr/>
          </w:rPrChange>
        </w:rPr>
        <w:t xml:space="preserve">prevalent </w:t>
      </w:r>
      <w:ins w:id="207" w:author="Gonzalez, Erika B." w:date="2021-02-27T23:09:00Z">
        <w:r w:rsidR="001F4B19" w:rsidRPr="00555310">
          <w:rPr>
            <w:highlight w:val="yellow"/>
            <w:rPrChange w:id="208" w:author="Teixeira, Kristina A." w:date="2021-03-23T09:23:00Z">
              <w:rPr/>
            </w:rPrChange>
          </w:rPr>
          <w:t>(</w:t>
        </w:r>
      </w:ins>
      <w:r w:rsidRPr="00555310">
        <w:rPr>
          <w:highlight w:val="yellow"/>
          <w:rPrChange w:id="209" w:author="Teixeira, Kristina A." w:date="2021-03-23T09:23:00Z">
            <w:rPr/>
          </w:rPrChange>
        </w:rPr>
        <w:t>Fig</w:t>
      </w:r>
      <w:r>
        <w:t>.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70E05EFC" w14:textId="77BB1B10" w:rsidR="00711348" w:rsidRDefault="00AC6E63">
      <w:pPr>
        <w:pStyle w:val="BodyText"/>
      </w:pPr>
      <w:commentRangeStart w:id="210"/>
      <w:r>
        <w:t xml:space="preserve">Finally, our analysis </w:t>
      </w:r>
      <w:del w:id="211" w:author="Gonzalez, Erika B." w:date="2021-02-27T23:10:00Z">
        <w:r w:rsidDel="001F4B19">
          <w:delText xml:space="preserve">differed from conventional approaches in the </w:delText>
        </w:r>
      </w:del>
      <w:r>
        <w:t xml:space="preserve">use </w:t>
      </w:r>
      <w:del w:id="212" w:author="Gonzalez, Erika B." w:date="2021-02-27T23:10:00Z">
        <w:r w:rsidDel="001F4B19">
          <w:delText xml:space="preserve">of </w:delText>
        </w:r>
      </w:del>
      <w:r>
        <w:t xml:space="preserve">GLS models to simultaneously quantify the effects of climate, </w:t>
      </w:r>
      <m:oMath>
        <m:r>
          <w:rPr>
            <w:rFonts w:ascii="Cambria Math" w:hAnsi="Cambria Math"/>
          </w:rPr>
          <m:t>DBH</m:t>
        </m:r>
      </m:oMath>
      <w:r>
        <w:t xml:space="preserve">, and year, while accounting for idiosyncratic growth trends of individual trees through an </w:t>
      </w:r>
      <w:r>
        <w:lastRenderedPageBreak/>
        <w:t xml:space="preserve">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t>
      </w:r>
      <w:commentRangeEnd w:id="210"/>
      <w:r w:rsidR="001F4B19">
        <w:rPr>
          <w:rStyle w:val="CommentReference"/>
        </w:rPr>
        <w:commentReference w:id="210"/>
      </w:r>
      <w:r>
        <w:t xml:space="preserve">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w:t>
      </w:r>
      <w:r w:rsidRPr="001F4B19">
        <w:rPr>
          <w:i/>
          <w:iCs/>
          <w:rPrChange w:id="213" w:author="Gonzalez, Erika B." w:date="2021-02-27T23:14:00Z">
            <w:rPr/>
          </w:rPrChange>
        </w:rPr>
        <w:t>DBH</w:t>
      </w:r>
      <w:r>
        <w:t xml:space="preserve">-climate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6AA8EC72" w14:textId="77777777" w:rsidR="00711348" w:rsidRDefault="00AC6E63">
      <w:pPr>
        <w:pStyle w:val="Heading2"/>
      </w:pPr>
      <w:bookmarkStart w:id="214" w:name="Variation"/>
      <w:bookmarkEnd w:id="195"/>
      <w:r>
        <w:t xml:space="preserve">Variation with </w:t>
      </w:r>
      <m:oMath>
        <m:r>
          <m:rPr>
            <m:sty m:val="bi"/>
          </m:rPr>
          <w:rPr>
            <w:rFonts w:ascii="Cambria Math" w:hAnsi="Cambria Math"/>
          </w:rPr>
          <m:t>DBH</m:t>
        </m:r>
      </m:oMath>
    </w:p>
    <w:p w14:paraId="6D83B7D7" w14:textId="77777777" w:rsidR="00711348" w:rsidRDefault="00AC6E63">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7130988E" w14:textId="11143727" w:rsidR="00711348" w:rsidRDefault="00AC6E63">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w:t>
      </w:r>
      <w:r>
        <w:lastRenderedPageBreak/>
        <w:t xml:space="preserve">structure, climate change). Notably, inclusion of year in the GLS models tended to reduce the </w:t>
      </w:r>
      <w:r w:rsidRPr="00555310">
        <w:rPr>
          <w:highlight w:val="yellow"/>
          <w:rPrChange w:id="215" w:author="Teixeira, Kristina A." w:date="2021-03-23T09:24:00Z">
            <w:rPr/>
          </w:rPrChange>
        </w:rPr>
        <w:t xml:space="preserve">magnitude of </w:t>
      </w:r>
      <m:oMath>
        <m:r>
          <w:rPr>
            <w:rFonts w:ascii="Cambria Math" w:hAnsi="Cambria Math"/>
            <w:highlight w:val="yellow"/>
            <w:rPrChange w:id="216" w:author="Teixeira, Kristina A." w:date="2021-03-23T09:24:00Z">
              <w:rPr>
                <w:rFonts w:ascii="Cambria Math" w:hAnsi="Cambria Math"/>
              </w:rPr>
            </w:rPrChange>
          </w:rPr>
          <m:t>BAI</m:t>
        </m:r>
      </m:oMath>
      <w:r w:rsidRPr="00555310">
        <w:rPr>
          <w:highlight w:val="yellow"/>
          <w:rPrChange w:id="217" w:author="Teixeira, Kristina A." w:date="2021-03-23T09:24:00Z">
            <w:rPr/>
          </w:rPrChange>
        </w:rPr>
        <w:t xml:space="preserve"> and </w:t>
      </w:r>
      <m:oMath>
        <m:r>
          <w:rPr>
            <w:rFonts w:ascii="Cambria Math" w:hAnsi="Cambria Math"/>
            <w:highlight w:val="yellow"/>
            <w:rPrChange w:id="218" w:author="Teixeira, Kristina A." w:date="2021-03-23T09:24:00Z">
              <w:rPr>
                <w:rFonts w:ascii="Cambria Math" w:hAnsi="Cambria Math"/>
              </w:rPr>
            </w:rPrChange>
          </w:rPr>
          <m:t>ΔAGB</m:t>
        </m:r>
      </m:oMath>
      <w:r w:rsidRPr="00555310">
        <w:rPr>
          <w:highlight w:val="yellow"/>
          <w:rPrChange w:id="219" w:author="Teixeira, Kristina A." w:date="2021-03-23T09:24:00Z">
            <w:rPr/>
          </w:rPrChange>
        </w:rPr>
        <w:t xml:space="preserve"> declines at larger </w:t>
      </w:r>
      <m:oMath>
        <m:r>
          <w:rPr>
            <w:rFonts w:ascii="Cambria Math" w:hAnsi="Cambria Math"/>
            <w:highlight w:val="yellow"/>
            <w:rPrChange w:id="220" w:author="Teixeira, Kristina A." w:date="2021-03-23T09:24:00Z">
              <w:rPr>
                <w:rFonts w:ascii="Cambria Math" w:hAnsi="Cambria Math"/>
              </w:rPr>
            </w:rPrChange>
          </w:rPr>
          <m:t>DBH</m:t>
        </m:r>
      </m:oMath>
      <w:r w:rsidRPr="00555310">
        <w:rPr>
          <w:highlight w:val="yellow"/>
          <w:rPrChange w:id="221" w:author="Teixeira, Kristina A." w:date="2021-03-23T09:24:00Z">
            <w:rPr/>
          </w:rPrChange>
        </w:rPr>
        <w:t xml:space="preserve"> (Figs. S35-S54), suggesting that some of such declines </w:t>
      </w:r>
      <w:ins w:id="222" w:author="Gonzalez, Erika B." w:date="2021-02-27T23:17:00Z">
        <w:r w:rsidR="003242C5" w:rsidRPr="00555310">
          <w:rPr>
            <w:highlight w:val="yellow"/>
            <w:rPrChange w:id="223" w:author="Teixeira, Kristina A." w:date="2021-03-23T09:24:00Z">
              <w:rPr/>
            </w:rPrChange>
          </w:rPr>
          <w:t xml:space="preserve">(Fig. 4) </w:t>
        </w:r>
      </w:ins>
      <w:del w:id="224" w:author="Gonzalez, Erika B." w:date="2021-02-27T23:17:00Z">
        <w:r w:rsidRPr="00555310" w:rsidDel="003242C5">
          <w:rPr>
            <w:highlight w:val="yellow"/>
            <w:rPrChange w:id="225" w:author="Teixeira, Kristina A." w:date="2021-03-23T09:24:00Z">
              <w:rPr/>
            </w:rPrChange>
          </w:rPr>
          <w:delText xml:space="preserve">in Figure 4 </w:delText>
        </w:r>
      </w:del>
      <w:r w:rsidRPr="00555310">
        <w:rPr>
          <w:highlight w:val="yellow"/>
          <w:rPrChange w:id="226" w:author="Teixeira, Kristina A." w:date="2021-03-23T09:24:00Z">
            <w:rPr/>
          </w:rPrChange>
        </w:rPr>
        <w:t>are more properly</w:t>
      </w:r>
      <w:r>
        <w:t xml:space="preserve"> attributed to the effect of year than that of </w:t>
      </w:r>
      <m:oMath>
        <m:r>
          <w:rPr>
            <w:rFonts w:ascii="Cambria Math" w:hAnsi="Cambria Math"/>
          </w:rPr>
          <m:t>DBH</m:t>
        </m:r>
      </m:oMath>
      <w:r>
        <w:t>.</w:t>
      </w:r>
    </w:p>
    <w:p w14:paraId="70597DB0" w14:textId="77777777" w:rsidR="00711348" w:rsidRDefault="00AC6E63">
      <w:pPr>
        <w:pStyle w:val="Heading2"/>
      </w:pPr>
      <w:bookmarkStart w:id="227" w:name="Changing"/>
      <w:bookmarkEnd w:id="214"/>
      <w:r>
        <w:t>Changing growth rates</w:t>
      </w:r>
    </w:p>
    <w:p w14:paraId="3437BDC0" w14:textId="77777777" w:rsidR="00711348" w:rsidRDefault="00AC6E63">
      <w:pPr>
        <w:pStyle w:val="FirstParagraph"/>
      </w:pPr>
      <w:commentRangeStart w:id="228"/>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w:t>
      </w:r>
      <w:commentRangeEnd w:id="228"/>
      <w:r w:rsidR="003242C5">
        <w:rPr>
          <w:rStyle w:val="CommentReference"/>
        </w:rPr>
        <w:commentReference w:id="228"/>
      </w:r>
      <w:r>
        <w:t xml:space="preserve">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59774F7B" w14:textId="3F05B326" w:rsidR="00711348" w:rsidRDefault="00AC6E63">
      <w:pPr>
        <w:pStyle w:val="BodyText"/>
      </w:pPr>
      <w:r>
        <w:t>The majority of negative growth trends observed here (Fig. 6) are probably attributable to successional stand dynamics as cohorts and stands age. For species exhibiting a pulse of recruitment in the past</w:t>
      </w:r>
      <w:ins w:id="229" w:author="Gonzalez, Erika B." w:date="2021-02-27T23:19:00Z">
        <w:r w:rsidR="003242C5">
          <w:t>,</w:t>
        </w:r>
      </w:ins>
      <w:r>
        <w:t xml:space="preserve">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w:t>
      </w:r>
      <w:r>
        <w:lastRenderedPageBreak/>
        <w:t>(e.g.,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1310EA1" w14:textId="7D185B27" w:rsidR="00711348" w:rsidRDefault="00AC6E63">
      <w:pPr>
        <w:pStyle w:val="BodyText"/>
      </w:pPr>
      <w:r>
        <w:t xml:space="preserve">In a few instances, directional changes in growth are likely attributable to abiotic drivers. </w:t>
      </w:r>
      <w:del w:id="230" w:author="Gonzalez, Erika B." w:date="2021-02-28T11:16:00Z">
        <w:r w:rsidDel="002402F0">
          <w:delText>I</w:delText>
        </w:r>
      </w:del>
      <w:ins w:id="231" w:author="Gonzalez, Erika B." w:date="2021-02-28T11:16:00Z">
        <w:r w:rsidR="002402F0">
          <w:t>For example, i</w:t>
        </w:r>
      </w:ins>
      <w:r>
        <w:t xml:space="preserve">n the Czech Republic (ZOF), acid deposition dramatically reduced growth in the late 20th century, with peak influence between the 1970s and the early 1990s (Elling et al., 2009; Šamonil &amp; Vrška, 2008), as captured in our records (Fig. S63), and </w:t>
      </w:r>
      <w:del w:id="232" w:author="Gonzalez, Erika B." w:date="2021-02-28T11:17:00Z">
        <w:r w:rsidDel="002402F0">
          <w:delText>this influenced</w:delText>
        </w:r>
      </w:del>
      <w:ins w:id="233" w:author="Gonzalez, Erika B." w:date="2021-02-28T11:17:00Z">
        <w:r w:rsidR="002402F0">
          <w:t xml:space="preserve"> </w:t>
        </w:r>
      </w:ins>
      <w:ins w:id="234" w:author="Gonzalez, Erika B." w:date="2021-02-28T11:18:00Z">
        <w:r w:rsidR="002402F0">
          <w:t xml:space="preserve">reflected in the </w:t>
        </w:r>
      </w:ins>
      <w:del w:id="235" w:author="Gonzalez, Erika B." w:date="2021-02-28T11:18:00Z">
        <w:r w:rsidDel="002402F0">
          <w:delText xml:space="preserve"> </w:delText>
        </w:r>
      </w:del>
      <w:r>
        <w:t xml:space="preserve">linear growth trends of different species </w:t>
      </w:r>
      <w:del w:id="236" w:author="Gonzalez, Erika B." w:date="2021-02-28T11:15:00Z">
        <w:r w:rsidDel="002402F0">
          <w:delText xml:space="preserve">in differently </w:delText>
        </w:r>
      </w:del>
      <w:r>
        <w:t xml:space="preserve">within the GLS model. </w:t>
      </w:r>
      <w:del w:id="237" w:author="Gonzalez, Erika B." w:date="2021-02-27T23:29:00Z">
        <w:r w:rsidDel="000F3D60">
          <w:delText>In cases such as this</w:delText>
        </w:r>
      </w:del>
      <w:ins w:id="238" w:author="Gonzalez, Erika B." w:date="2021-02-27T23:29:00Z">
        <w:r w:rsidR="000F3D60">
          <w:t xml:space="preserve">In </w:t>
        </w:r>
      </w:ins>
      <w:ins w:id="239" w:author="Gonzalez, Erika B." w:date="2021-02-27T23:30:00Z">
        <w:r w:rsidR="00711C7C">
          <w:t>these cases</w:t>
        </w:r>
      </w:ins>
      <w:r>
        <w:t xml:space="preserve">, a non-linear response function to </w:t>
      </w:r>
      <m:oMath>
        <m:r>
          <w:rPr>
            <w:rFonts w:ascii="Cambria Math" w:hAnsi="Cambria Math"/>
          </w:rPr>
          <m:t>year</m:t>
        </m:r>
      </m:oMath>
      <w:r>
        <w:t xml:space="preserve">, or incorporation of data on pollution, would be needed to accurately capture changing growth trends, </w:t>
      </w:r>
      <w:del w:id="240" w:author="Gonzalez, Erika B." w:date="2021-02-27T23:30:00Z">
        <w:r w:rsidDel="00711C7C">
          <w:delText>but that</w:delText>
        </w:r>
      </w:del>
      <w:ins w:id="241" w:author="Gonzalez, Erika B." w:date="2021-02-27T23:30:00Z">
        <w:r w:rsidR="00711C7C">
          <w:t>which</w:t>
        </w:r>
      </w:ins>
      <w:r>
        <w:t xml:space="preserve"> is beyond the scope of the current analysis. In New Mexico (LT), where growth rates of </w:t>
      </w:r>
      <w:r>
        <w:rPr>
          <w:i/>
        </w:rPr>
        <w:t xml:space="preserve">Pinus </w:t>
      </w:r>
      <w:del w:id="242" w:author="Gonzalez, Erika B." w:date="2021-02-27T23:31:00Z">
        <w:r w:rsidDel="00711C7C">
          <w:rPr>
            <w:i/>
          </w:rPr>
          <w:delText>P</w:delText>
        </w:r>
      </w:del>
      <w:ins w:id="243" w:author="Gonzalez, Erika B." w:date="2021-02-27T23:31:00Z">
        <w:r w:rsidR="00711C7C">
          <w:rPr>
            <w:i/>
          </w:rPr>
          <w:t>p</w:t>
        </w:r>
      </w:ins>
      <w:r>
        <w:rPr>
          <w:i/>
        </w:rPr>
        <w:t>onderosa</w:t>
      </w:r>
      <w:r>
        <w:t xml:space="preserve"> declined, </w:t>
      </w:r>
      <w:del w:id="244" w:author="Gonzalez, Erika B." w:date="2021-02-28T11:22:00Z">
        <w:r w:rsidDel="002402F0">
          <w:delText xml:space="preserve">we suspect that </w:delText>
        </w:r>
      </w:del>
      <w:r>
        <w:t xml:space="preserve">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w:t>
      </w:r>
      <w:ins w:id="245" w:author="Gonzalez, Erika B." w:date="2021-02-28T11:22:00Z">
        <w:r w:rsidR="002402F0">
          <w:t xml:space="preserve">tree </w:t>
        </w:r>
      </w:ins>
      <w:r>
        <w:t xml:space="preserve">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620B145F" w14:textId="0A7D01C2" w:rsidR="00711348" w:rsidRDefault="00AC6E63">
      <w:pPr>
        <w:pStyle w:val="BodyText"/>
      </w:pPr>
      <w:r>
        <w:t>There is a notable lack of evidence that growth rates of any species benefited substantially from increasing CO</w:t>
      </w:r>
      <w:r>
        <w:rPr>
          <w:vertAlign w:val="subscript"/>
        </w:rPr>
        <w:t>2</w:t>
      </w:r>
      <w:r>
        <w:t>, corroborating previous analyses from HKK Brienen et al. (2017)</w:t>
      </w:r>
      <w:ins w:id="246" w:author="Gonzalez, Erika B." w:date="2021-02-28T11:23:00Z">
        <w:r w:rsidR="002402F0">
          <w:t>.</w:t>
        </w:r>
      </w:ins>
      <w:r>
        <w:t xml:space="preserve"> </w:t>
      </w:r>
      <w:r w:rsidRPr="00AB710A">
        <w:rPr>
          <w:highlight w:val="yellow"/>
          <w:rPrChange w:id="247" w:author="Teixeira, Kristina A." w:date="2021-03-23T09:32:00Z">
            <w:rPr/>
          </w:rPrChange>
        </w:rPr>
        <w:t xml:space="preserve">With a few </w:t>
      </w:r>
      <w:del w:id="248" w:author="Gonzalez, Erika B." w:date="2021-02-28T11:23:00Z">
        <w:r w:rsidRPr="00AB710A" w:rsidDel="002402F0">
          <w:rPr>
            <w:highlight w:val="yellow"/>
            <w:rPrChange w:id="249" w:author="Teixeira, Kristina A." w:date="2021-03-23T09:32:00Z">
              <w:rPr/>
            </w:rPrChange>
          </w:rPr>
          <w:delText xml:space="preserve">potential </w:delText>
        </w:r>
      </w:del>
      <w:r w:rsidRPr="00AB710A">
        <w:rPr>
          <w:highlight w:val="yellow"/>
          <w:rPrChange w:id="250" w:author="Teixeira, Kristina A." w:date="2021-03-23T09:32:00Z">
            <w:rPr/>
          </w:rPrChange>
        </w:rPr>
        <w:t>exceptions (</w:t>
      </w:r>
      <w:r w:rsidRPr="00AB710A">
        <w:rPr>
          <w:i/>
          <w:highlight w:val="yellow"/>
          <w:rPrChange w:id="251" w:author="Teixeira, Kristina A." w:date="2021-03-23T09:32:00Z">
            <w:rPr>
              <w:i/>
            </w:rPr>
          </w:rPrChange>
        </w:rPr>
        <w:t>Fagus sylvatica</w:t>
      </w:r>
      <w:r w:rsidRPr="00AB710A">
        <w:rPr>
          <w:highlight w:val="yellow"/>
          <w:rPrChange w:id="252" w:author="Teixeira, Kristina A." w:date="2021-03-23T09:32:00Z">
            <w:rPr/>
          </w:rPrChange>
        </w:rPr>
        <w:t xml:space="preserve"> at ZOF, </w:t>
      </w:r>
      <w:r w:rsidRPr="00AB710A">
        <w:rPr>
          <w:i/>
          <w:highlight w:val="yellow"/>
          <w:rPrChange w:id="253" w:author="Teixeira, Kristina A." w:date="2021-03-23T09:32:00Z">
            <w:rPr>
              <w:i/>
            </w:rPr>
          </w:rPrChange>
        </w:rPr>
        <w:t>Picea pungens</w:t>
      </w:r>
      <w:r w:rsidRPr="00AB710A">
        <w:rPr>
          <w:highlight w:val="yellow"/>
          <w:rPrChange w:id="254" w:author="Teixeira, Kristina A." w:date="2021-03-23T09:32:00Z">
            <w:rPr/>
          </w:rPrChange>
        </w:rPr>
        <w:t xml:space="preserve"> and </w:t>
      </w:r>
      <w:r w:rsidRPr="00AB710A">
        <w:rPr>
          <w:i/>
          <w:highlight w:val="yellow"/>
          <w:rPrChange w:id="255" w:author="Teixeira, Kristina A." w:date="2021-03-23T09:32:00Z">
            <w:rPr>
              <w:i/>
            </w:rPr>
          </w:rPrChange>
        </w:rPr>
        <w:t>Pinus flexili</w:t>
      </w:r>
      <w:r>
        <w:rPr>
          <w:i/>
        </w:rPr>
        <w:t>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w:t>
      </w:r>
      <w:ins w:id="256" w:author="Gonzalez, Erika B." w:date="2021-02-28T11:25:00Z">
        <w:r w:rsidR="00C031BB">
          <w:t xml:space="preserve">by </w:t>
        </w:r>
      </w:ins>
      <w:del w:id="257" w:author="Gonzalez, Erika B." w:date="2021-02-28T11:25:00Z">
        <w:r w:rsidDel="00C031BB">
          <w:delText xml:space="preserve">of </w:delText>
        </w:r>
      </w:del>
      <w:r>
        <w:t>CO</w:t>
      </w:r>
      <w:r>
        <w:rPr>
          <w:vertAlign w:val="subscript"/>
        </w:rPr>
        <w:t>2</w:t>
      </w:r>
      <w:r>
        <w:t xml:space="preserve"> </w:t>
      </w:r>
      <w:ins w:id="258" w:author="Gonzalez, Erika B." w:date="2021-02-28T11:25:00Z">
        <w:r w:rsidR="00C031BB">
          <w:t xml:space="preserve">increase </w:t>
        </w:r>
      </w:ins>
      <w:r>
        <w:t xml:space="preserve">is </w:t>
      </w:r>
      <w:del w:id="259" w:author="Gonzalez, Erika B." w:date="2021-02-28T11:25:00Z">
        <w:r w:rsidDel="00C031BB">
          <w:delText xml:space="preserve">potentially </w:delText>
        </w:r>
      </w:del>
      <w:r>
        <w:t>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E197134" w14:textId="77777777" w:rsidR="00711348" w:rsidRDefault="00AC6E63">
      <w:pPr>
        <w:pStyle w:val="Heading2"/>
      </w:pPr>
      <w:bookmarkStart w:id="260" w:name="Conclusions"/>
      <w:bookmarkEnd w:id="227"/>
      <w:r>
        <w:t>Conclusions</w:t>
      </w:r>
    </w:p>
    <w:p w14:paraId="1118B8ED" w14:textId="40DAF399" w:rsidR="00711348" w:rsidRDefault="00AC6E63">
      <w:pPr>
        <w:pStyle w:val="FirstParagraph"/>
      </w:pPr>
      <w:r>
        <w:t xml:space="preserve">Altogether, our analysis method reveals a much richer picture of the factors influencing tree growth than has previously been </w:t>
      </w:r>
      <w:del w:id="261" w:author="Gonzalez, Erika B." w:date="2021-02-28T11:27:00Z">
        <w:r w:rsidDel="00C031BB">
          <w:delText>possible</w:delText>
        </w:r>
      </w:del>
      <w:ins w:id="262" w:author="Gonzalez, Erika B." w:date="2021-02-28T11:27:00Z">
        <w:r w:rsidR="00C031BB">
          <w:t>available</w:t>
        </w:r>
      </w:ins>
      <w:r>
        <w:t xml:space="preserv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w:t>
      </w:r>
      <w:r>
        <w:lastRenderedPageBreak/>
        <w:t xml:space="preserve">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w:t>
      </w:r>
      <w:commentRangeStart w:id="263"/>
      <w:r>
        <w:t>REFS</w:t>
      </w:r>
      <w:commentRangeEnd w:id="263"/>
      <w:r w:rsidR="001C6811">
        <w:rPr>
          <w:rStyle w:val="CommentReference"/>
        </w:rPr>
        <w:commentReference w:id="263"/>
      </w:r>
      <w:r>
        <w:t>, McDowell et al., 2020), we expect that this approach will prove valuable to understanding drivers of tree growth and forest change.</w:t>
      </w:r>
    </w:p>
    <w:p w14:paraId="7C7B1830" w14:textId="77777777" w:rsidR="00711348" w:rsidRDefault="00AC6E63">
      <w:pPr>
        <w:pStyle w:val="Heading1"/>
      </w:pPr>
      <w:bookmarkStart w:id="264" w:name="Acknowledgements"/>
      <w:bookmarkEnd w:id="182"/>
      <w:bookmarkEnd w:id="260"/>
      <w:r>
        <w:t>Acknowledgements</w:t>
      </w:r>
    </w:p>
    <w:p w14:paraId="195BDD34" w14:textId="77777777" w:rsidR="00711348" w:rsidRDefault="00AC6E63">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7441DFCA" w14:textId="77777777" w:rsidR="00711348" w:rsidRDefault="00AC6E63">
      <w:pPr>
        <w:pStyle w:val="Heading1"/>
      </w:pPr>
      <w:bookmarkStart w:id="265" w:name="Authors"/>
      <w:bookmarkEnd w:id="264"/>
      <w:r>
        <w:t>Authors’ contributions</w:t>
      </w:r>
    </w:p>
    <w:p w14:paraId="1E3348AA" w14:textId="77777777" w:rsidR="00711348" w:rsidRDefault="00AC6E63">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0775409" w14:textId="77777777" w:rsidR="00711348" w:rsidRDefault="00AC6E63">
      <w:pPr>
        <w:pStyle w:val="Heading1"/>
      </w:pPr>
      <w:bookmarkStart w:id="266" w:name="Data"/>
      <w:bookmarkEnd w:id="265"/>
      <w:r>
        <w:t>Data availability</w:t>
      </w:r>
    </w:p>
    <w:p w14:paraId="6CDFB289" w14:textId="77777777" w:rsidR="00711348" w:rsidRDefault="00AC6E63">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 ; Rayback et al. (2020)] and or the International Tree-Ring Data Bank, ITRDB (CB; …).</w:t>
      </w:r>
    </w:p>
    <w:p w14:paraId="5CD126BB" w14:textId="77777777" w:rsidR="00711348" w:rsidRDefault="00AC6E63">
      <w:pPr>
        <w:pStyle w:val="Heading1"/>
      </w:pPr>
      <w:bookmarkStart w:id="267" w:name="Supplementary"/>
      <w:bookmarkEnd w:id="266"/>
      <w:r>
        <w:t>Supplementary files</w:t>
      </w:r>
    </w:p>
    <w:p w14:paraId="5EC7C29A" w14:textId="77777777" w:rsidR="00711348" w:rsidRDefault="00AC6E63">
      <w:pPr>
        <w:pStyle w:val="FirstParagraph"/>
      </w:pPr>
      <w:r>
        <w:t>Appendix S1. Site Details</w:t>
      </w:r>
    </w:p>
    <w:p w14:paraId="308172A6" w14:textId="77777777" w:rsidR="00711348" w:rsidRDefault="00AC6E63">
      <w:pPr>
        <w:pStyle w:val="BodyText"/>
      </w:pPr>
      <w:r>
        <w:t xml:space="preserve">Appendix S2. Methods for reconstruction of </w:t>
      </w:r>
      <m:oMath>
        <m:r>
          <w:rPr>
            <w:rFonts w:ascii="Cambria Math" w:hAnsi="Cambria Math"/>
          </w:rPr>
          <m:t>DBH</m:t>
        </m:r>
      </m:oMath>
    </w:p>
    <w:p w14:paraId="711828F0" w14:textId="77777777" w:rsidR="00711348" w:rsidRDefault="00AC6E63">
      <w:pPr>
        <w:pStyle w:val="BodyText"/>
      </w:pPr>
      <w:r>
        <w:t>Appendix S3. Methods for climate data evaluation and correction</w:t>
      </w:r>
    </w:p>
    <w:p w14:paraId="46E768D6" w14:textId="77777777" w:rsidR="00711348" w:rsidRDefault="00AC6E63">
      <w:pPr>
        <w:pStyle w:val="BodyText"/>
      </w:pPr>
      <w:r>
        <w:t>Appendix S4. Methods for comparing our approach with traditional methods</w:t>
      </w:r>
    </w:p>
    <w:p w14:paraId="36ADB814" w14:textId="77777777" w:rsidR="00711348" w:rsidRDefault="00AC6E63">
      <w:pPr>
        <w:pStyle w:val="BodyText"/>
      </w:pPr>
      <w:r>
        <w:lastRenderedPageBreak/>
        <w:t>Appendix S5. Dealing with rapidly changing climate and tree growth</w:t>
      </w:r>
    </w:p>
    <w:p w14:paraId="417BA50B" w14:textId="77777777" w:rsidR="00711348" w:rsidRDefault="00AC6E63">
      <w:pPr>
        <w:pStyle w:val="BodyText"/>
      </w:pPr>
      <w:r>
        <w:t>Table S1. Site Details.</w:t>
      </w:r>
    </w:p>
    <w:p w14:paraId="3F775F4D" w14:textId="77777777" w:rsidR="00711348" w:rsidRDefault="00AC6E63">
      <w:pPr>
        <w:pStyle w:val="BodyText"/>
      </w:pPr>
      <w:r>
        <w:t>Table S2. Species analyzed, their characteristics, and bark allometries applied.</w:t>
      </w:r>
    </w:p>
    <w:p w14:paraId="618FF1AD" w14:textId="77777777" w:rsidR="00711348" w:rsidRDefault="00AC6E63">
      <w:pPr>
        <w:pStyle w:val="BodyText"/>
      </w:pPr>
      <w:r>
        <w:t>Table S3. Sampling details for species by site.</w:t>
      </w:r>
    </w:p>
    <w:p w14:paraId="6A37587B" w14:textId="77777777" w:rsidR="00711348" w:rsidRDefault="00AC6E63">
      <w:pPr>
        <w:pStyle w:val="BodyText"/>
      </w:pPr>
      <w:r>
        <w:t>Table S4. Allometric equations for bark thickness.</w:t>
      </w:r>
    </w:p>
    <w:p w14:paraId="684A5055" w14:textId="77777777" w:rsidR="00711348" w:rsidRDefault="00AC6E63">
      <w:pPr>
        <w:pStyle w:val="BodyText"/>
      </w:pPr>
      <w:r>
        <w:t>Table S5. Qualtiative comparison of results from this study with previous studies employing conventional methods.</w:t>
      </w:r>
    </w:p>
    <w:p w14:paraId="05F8AB11" w14:textId="77777777" w:rsidR="00711348" w:rsidRDefault="00AC6E63">
      <w:pPr>
        <w:pStyle w:val="BodyText"/>
      </w:pPr>
      <w:r>
        <w:t>Figures S1-S10. Density plots of core record start years by species for all sites.</w:t>
      </w:r>
    </w:p>
    <w:p w14:paraId="2FC76B04" w14:textId="77777777" w:rsidR="00711348" w:rsidRDefault="00AC6E63">
      <w:pPr>
        <w:pStyle w:val="BodyText"/>
      </w:pPr>
      <w:r>
        <w:t>Figures S11-S14. Comparison of our approach with traditional methods of identifying climate signals for four species.</w:t>
      </w:r>
    </w:p>
    <w:p w14:paraId="10614901" w14:textId="77777777" w:rsidR="00711348" w:rsidRDefault="00AC6E63">
      <w:pPr>
        <w:pStyle w:val="BodyText"/>
      </w:pPr>
      <w:r>
        <w:t>Figures S15-S34. Climwin output for water and temperature variable groups at all sites.</w:t>
      </w:r>
    </w:p>
    <w:p w14:paraId="7F3A68F3" w14:textId="77777777" w:rsidR="00711348" w:rsidRDefault="00AC6E63">
      <w:pPr>
        <w:pStyle w:val="BodyText"/>
      </w:pPr>
      <w:r>
        <w:t>Figures S35-S54. Best GLS models models excluding and including year for all sites.</w:t>
      </w:r>
    </w:p>
    <w:p w14:paraId="7ED93E51" w14:textId="77777777" w:rsidR="00711348" w:rsidRDefault="00AC6E63">
      <w:pPr>
        <w:pStyle w:val="BodyText"/>
      </w:pPr>
      <w:r>
        <w:t>Figure S55. Climate responses at SC before and after 1970.</w:t>
      </w:r>
    </w:p>
    <w:p w14:paraId="6F3895FF" w14:textId="77777777" w:rsidR="00711348" w:rsidRDefault="00AC6E63">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68DF391E" w14:textId="77777777" w:rsidR="00711348" w:rsidRDefault="00AC6E63">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69F19E0" w14:textId="77777777" w:rsidR="00711348" w:rsidRDefault="00AC6E63">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30B08862" w14:textId="77777777" w:rsidR="00711348" w:rsidRDefault="00AC6E63">
      <w:pPr>
        <w:pStyle w:val="Heading1"/>
      </w:pPr>
      <w:bookmarkStart w:id="268" w:name="References"/>
      <w:bookmarkEnd w:id="267"/>
      <w:r>
        <w:t>References</w:t>
      </w:r>
    </w:p>
    <w:p w14:paraId="7F6CE18D" w14:textId="77777777" w:rsidR="00711348" w:rsidRDefault="00AC6E63">
      <w:pPr>
        <w:pStyle w:val="Bibliography"/>
      </w:pPr>
      <w:bookmarkStart w:id="269" w:name="ref-alexander_potential_2019"/>
      <w:bookmarkStart w:id="270"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0F15E925" w14:textId="77777777" w:rsidR="00711348" w:rsidRDefault="00AC6E63">
      <w:pPr>
        <w:pStyle w:val="Bibliography"/>
      </w:pPr>
      <w:bookmarkStart w:id="271" w:name="ref-alexander_relative_2018"/>
      <w:bookmarkEnd w:id="269"/>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569DDAED" w14:textId="77777777" w:rsidR="00711348" w:rsidRDefault="00AC6E63">
      <w:pPr>
        <w:pStyle w:val="Bibliography"/>
      </w:pPr>
      <w:bookmarkStart w:id="272" w:name="ref-alfaro-sanchez_growth_2017"/>
      <w:bookmarkEnd w:id="271"/>
      <w:r>
        <w:t xml:space="preserve">Alfaro-Sánchez, R., Muller-Landau, H. C., Wright, S. J., &amp; Camarero, J. J. (2017). Growth and reproduction respond differently to climate in three Neotropical tree species. </w:t>
      </w:r>
      <w:r>
        <w:rPr>
          <w:i/>
        </w:rPr>
        <w:t>Oecologia</w:t>
      </w:r>
      <w:r>
        <w:t xml:space="preserve">. </w:t>
      </w:r>
      <w:hyperlink r:id="rId22">
        <w:r>
          <w:rPr>
            <w:rStyle w:val="Hyperlink"/>
          </w:rPr>
          <w:t>https://doi.org/10.1007/s00442-017-3879-3</w:t>
        </w:r>
      </w:hyperlink>
    </w:p>
    <w:p w14:paraId="00E48F91" w14:textId="77777777" w:rsidR="00711348" w:rsidRDefault="00AC6E63">
      <w:pPr>
        <w:pStyle w:val="Bibliography"/>
      </w:pPr>
      <w:bookmarkStart w:id="273" w:name="ref-amoroso_dendroecology_2017"/>
      <w:bookmarkEnd w:id="272"/>
      <w:r>
        <w:t xml:space="preserve">Amoroso, M. M., Daniels, L., Baker, P. J., &amp; Camarero,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5B645C81" w14:textId="77777777" w:rsidR="00711348" w:rsidRDefault="00AC6E63">
      <w:pPr>
        <w:pStyle w:val="Bibliography"/>
      </w:pPr>
      <w:bookmarkStart w:id="274" w:name="X7472afe191c4e6f910d2bf0bfbf82e114a2f267"/>
      <w:bookmarkEnd w:id="273"/>
      <w:r>
        <w:lastRenderedPageBreak/>
        <w:t xml:space="preserve">Anderson-Teixeira, K., Gonzalez, B., ForestGEO, McGregor, I., Gonzalez-Akre, E., RHelcoski, Herrmann, V., Kim, A. Y., Terrell, A., &amp; Camerondow35. (2020). </w:t>
      </w:r>
      <w:r>
        <w:rPr>
          <w:i/>
        </w:rPr>
        <w:t>Forestgeo/Climate: Initial release</w:t>
      </w:r>
      <w:r>
        <w:t xml:space="preserve">. Zenodo. </w:t>
      </w:r>
      <w:hyperlink r:id="rId24">
        <w:r>
          <w:rPr>
            <w:rStyle w:val="Hyperlink"/>
          </w:rPr>
          <w:t>https://doi.org/10.5281/ZENODO.3958215</w:t>
        </w:r>
      </w:hyperlink>
    </w:p>
    <w:p w14:paraId="343DAEDC" w14:textId="77777777" w:rsidR="00711348" w:rsidRDefault="00AC6E63">
      <w:pPr>
        <w:pStyle w:val="Bibliography"/>
      </w:pPr>
      <w:bookmarkStart w:id="275" w:name="X004b0b0adcb3b0fd197baeba21c22fc647d3498"/>
      <w:bookmarkEnd w:id="274"/>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3D6A05BD" w14:textId="77777777" w:rsidR="00711348" w:rsidRDefault="00AC6E63">
      <w:pPr>
        <w:pStyle w:val="Bibliography"/>
      </w:pPr>
      <w:bookmarkStart w:id="276" w:name="ref-anderson-teixeira_size-related_2015"/>
      <w:bookmarkEnd w:id="275"/>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276AF901" w14:textId="77777777" w:rsidR="00711348" w:rsidRDefault="00AC6E63">
      <w:pPr>
        <w:pStyle w:val="Bibliography"/>
      </w:pPr>
      <w:bookmarkStart w:id="277" w:name="ref-babst_when_2018"/>
      <w:bookmarkEnd w:id="276"/>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4DDF70EE" w14:textId="77777777" w:rsidR="00711348" w:rsidRDefault="00AC6E63">
      <w:pPr>
        <w:pStyle w:val="Bibliography"/>
      </w:pPr>
      <w:bookmarkStart w:id="278" w:name="ref-babst_twentieth_2019"/>
      <w:bookmarkEnd w:id="277"/>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0FFC44F0" w14:textId="77777777" w:rsidR="00711348" w:rsidRDefault="00AC6E63">
      <w:pPr>
        <w:pStyle w:val="Bibliography"/>
      </w:pPr>
      <w:bookmarkStart w:id="279" w:name="ref-banbury_morgan_global_nodate"/>
      <w:bookmarkEnd w:id="278"/>
      <w:r>
        <w:t xml:space="preserve">Banbury Morgan, B., Herrmann, V., Kunert, N., Bond-Lamberty, B., Muller-Landau, H. C., &amp; Anderson-Teixeira, K. J. (in press). Global patterns of forest autotrophic carbon fluxes. </w:t>
      </w:r>
      <w:r>
        <w:rPr>
          <w:i/>
        </w:rPr>
        <w:t>Global Change Biology</w:t>
      </w:r>
      <w:r>
        <w:t>.</w:t>
      </w:r>
    </w:p>
    <w:p w14:paraId="5BED62EF" w14:textId="77777777" w:rsidR="00711348" w:rsidRDefault="00AC6E63">
      <w:pPr>
        <w:pStyle w:val="Bibliography"/>
      </w:pPr>
      <w:bookmarkStart w:id="280" w:name="ref-beedlow_importance_2013"/>
      <w:bookmarkEnd w:id="279"/>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3CF94A0F" w14:textId="77777777" w:rsidR="00711348" w:rsidRDefault="00AC6E63">
      <w:pPr>
        <w:pStyle w:val="Bibliography"/>
      </w:pPr>
      <w:bookmarkStart w:id="281" w:name="ref-bennett_larger_2015"/>
      <w:bookmarkEnd w:id="280"/>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429AF61E" w14:textId="77777777" w:rsidR="00711348" w:rsidRDefault="00AC6E63">
      <w:pPr>
        <w:pStyle w:val="Bibliography"/>
      </w:pPr>
      <w:bookmarkStart w:id="282" w:name="ref-biondi_theory-driven_2008"/>
      <w:bookmarkEnd w:id="281"/>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4DE0C07A" w14:textId="77777777" w:rsidR="00711348" w:rsidRDefault="00AC6E63">
      <w:pPr>
        <w:pStyle w:val="Bibliography"/>
      </w:pPr>
      <w:bookmarkStart w:id="283" w:name="ref-birch_birch_2020"/>
      <w:bookmarkEnd w:id="282"/>
      <w:r>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4244F185" w14:textId="77777777" w:rsidR="00711348" w:rsidRDefault="00AC6E63">
      <w:pPr>
        <w:pStyle w:val="Bibliography"/>
      </w:pPr>
      <w:bookmarkStart w:id="284" w:name="ref-birch_birch_2020-2"/>
      <w:bookmarkEnd w:id="283"/>
      <w:r>
        <w:lastRenderedPageBreak/>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69F2560D" w14:textId="77777777" w:rsidR="00711348" w:rsidRDefault="00AC6E63">
      <w:pPr>
        <w:pStyle w:val="Bibliography"/>
      </w:pPr>
      <w:bookmarkStart w:id="285" w:name="ref-birch_birch_2020-3"/>
      <w:bookmarkEnd w:id="284"/>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10DC2FA8" w14:textId="77777777" w:rsidR="00711348" w:rsidRDefault="00AC6E63">
      <w:pPr>
        <w:pStyle w:val="Bibliography"/>
      </w:pPr>
      <w:bookmarkStart w:id="286" w:name="ref-birch_birch_2020-4"/>
      <w:bookmarkEnd w:id="285"/>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6A1CE7F7" w14:textId="77777777" w:rsidR="00711348" w:rsidRDefault="00AC6E63">
      <w:pPr>
        <w:pStyle w:val="Bibliography"/>
      </w:pPr>
      <w:bookmarkStart w:id="287" w:name="ref-bowman_detecting_2013"/>
      <w:bookmarkEnd w:id="286"/>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71FBE7D0" w14:textId="77777777" w:rsidR="00711348" w:rsidRDefault="00AC6E63">
      <w:pPr>
        <w:pStyle w:val="Bibliography"/>
      </w:pPr>
      <w:bookmarkStart w:id="288" w:name="ref-braker_measuring_2002"/>
      <w:bookmarkEnd w:id="287"/>
      <w:r>
        <w:t xml:space="preserve">Bräker, O. U. (2002). Measuring and data processing in tree-ring research  a methodological introduction. </w:t>
      </w:r>
      <w:r>
        <w:rPr>
          <w:i/>
        </w:rPr>
        <w:t>Dendrochronologia</w:t>
      </w:r>
      <w:r>
        <w:t xml:space="preserve">, </w:t>
      </w:r>
      <w:r>
        <w:rPr>
          <w:i/>
        </w:rPr>
        <w:t>20</w:t>
      </w:r>
      <w:r>
        <w:t xml:space="preserve">(1), 203–216. </w:t>
      </w:r>
      <w:hyperlink r:id="rId37">
        <w:r>
          <w:rPr>
            <w:rStyle w:val="Hyperlink"/>
          </w:rPr>
          <w:t>https://doi.org/10.1078/1125-7865-00017</w:t>
        </w:r>
      </w:hyperlink>
    </w:p>
    <w:p w14:paraId="67F904C8" w14:textId="77777777" w:rsidR="00711348" w:rsidRDefault="00AC6E63">
      <w:pPr>
        <w:pStyle w:val="Bibliography"/>
      </w:pPr>
      <w:bookmarkStart w:id="289" w:name="ref-brienen_detecting_2012"/>
      <w:bookmarkEnd w:id="288"/>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57394DFD" w14:textId="77777777" w:rsidR="00711348" w:rsidRDefault="00AC6E63">
      <w:pPr>
        <w:pStyle w:val="Bibliography"/>
      </w:pPr>
      <w:bookmarkStart w:id="290" w:name="ref-brienen_tree_2017"/>
      <w:bookmarkEnd w:id="289"/>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4C71BAE0" w14:textId="77777777" w:rsidR="00711348" w:rsidRDefault="00AC6E63">
      <w:pPr>
        <w:pStyle w:val="Bibliography"/>
      </w:pPr>
      <w:bookmarkStart w:id="291" w:name="ref-bumann_assessing_2019"/>
      <w:bookmarkEnd w:id="290"/>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421B06A8" w14:textId="77777777" w:rsidR="00711348" w:rsidRDefault="00AC6E63">
      <w:pPr>
        <w:pStyle w:val="Bibliography"/>
      </w:pPr>
      <w:bookmarkStart w:id="292" w:name="ref-buntgen_2500_2011"/>
      <w:bookmarkEnd w:id="291"/>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21DB285C" w14:textId="77777777" w:rsidR="00711348" w:rsidRDefault="00AC6E63">
      <w:pPr>
        <w:pStyle w:val="Bibliography"/>
      </w:pPr>
      <w:bookmarkStart w:id="293" w:name="ref-cailleret_synthesis_2017"/>
      <w:bookmarkEnd w:id="292"/>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6FA81647" w14:textId="77777777" w:rsidR="00711348" w:rsidRDefault="00AC6E63">
      <w:pPr>
        <w:pStyle w:val="Bibliography"/>
      </w:pPr>
      <w:bookmarkStart w:id="294" w:name="ref-cavin_highest_2017"/>
      <w:bookmarkEnd w:id="293"/>
      <w:r>
        <w:lastRenderedPageBreak/>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1E6B9F3A" w14:textId="77777777" w:rsidR="00711348" w:rsidRDefault="00AC6E63">
      <w:pPr>
        <w:pStyle w:val="Bibliography"/>
      </w:pPr>
      <w:bookmarkStart w:id="295" w:name="ref-charney_observed_2016"/>
      <w:bookmarkEnd w:id="294"/>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21C82A3F" w14:textId="77777777" w:rsidR="00711348" w:rsidRDefault="00AC6E63">
      <w:pPr>
        <w:pStyle w:val="Bibliography"/>
      </w:pPr>
      <w:bookmarkStart w:id="296" w:name="ref-cherubini_potential_1998"/>
      <w:bookmarkEnd w:id="295"/>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170972E1" w14:textId="77777777" w:rsidR="00711348" w:rsidRDefault="00AC6E63">
      <w:pPr>
        <w:pStyle w:val="Bibliography"/>
      </w:pPr>
      <w:bookmarkStart w:id="297" w:name="ref-cook_climate_1989"/>
      <w:bookmarkEnd w:id="296"/>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6088D9DC" w14:textId="77777777" w:rsidR="00711348" w:rsidRDefault="00AC6E63">
      <w:pPr>
        <w:pStyle w:val="Bibliography"/>
      </w:pPr>
      <w:bookmarkStart w:id="298" w:name="ref-cook_calculating_1997"/>
      <w:bookmarkEnd w:id="297"/>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7D1AA8A1" w14:textId="77777777" w:rsidR="00711348" w:rsidRDefault="00AC6E63">
      <w:pPr>
        <w:pStyle w:val="Bibliography"/>
      </w:pPr>
      <w:bookmarkStart w:id="299" w:name="ref-davies_forestgeo_2021"/>
      <w:bookmarkEnd w:id="298"/>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02C43548" w14:textId="77777777" w:rsidR="00711348" w:rsidRDefault="00AC6E63">
      <w:pPr>
        <w:pStyle w:val="Bibliography"/>
      </w:pPr>
      <w:bookmarkStart w:id="300" w:name="ref-davis_forest_2009"/>
      <w:bookmarkEnd w:id="299"/>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3C3CCA52" w14:textId="77777777" w:rsidR="00711348" w:rsidRDefault="00AC6E63">
      <w:pPr>
        <w:pStyle w:val="Bibliography"/>
      </w:pPr>
      <w:bookmarkStart w:id="301" w:name="ref-dearborn_permafrost_2020"/>
      <w:bookmarkEnd w:id="300"/>
      <w:r>
        <w:t xml:space="preserve">Dearborn, K. D., Wallace, C. A., Patankar, R., &amp; Baltzer,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032A8A5B" w14:textId="77777777" w:rsidR="00711348" w:rsidRDefault="00AC6E63">
      <w:pPr>
        <w:pStyle w:val="Bibliography"/>
      </w:pPr>
      <w:bookmarkStart w:id="302" w:name="ref-desoto_low_2020"/>
      <w:bookmarkEnd w:id="301"/>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120A7205" w14:textId="77777777" w:rsidR="00711348" w:rsidRDefault="00AC6E63">
      <w:pPr>
        <w:pStyle w:val="Bibliography"/>
      </w:pPr>
      <w:bookmarkStart w:id="303" w:name="ref-dye_comparing_2016"/>
      <w:bookmarkEnd w:id="302"/>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35C4DCB2" w14:textId="77777777" w:rsidR="00711348" w:rsidRDefault="00AC6E63">
      <w:pPr>
        <w:pStyle w:val="Bibliography"/>
      </w:pPr>
      <w:bookmarkStart w:id="304" w:name="ref-elling_dendroecological_2009"/>
      <w:bookmarkEnd w:id="303"/>
      <w:r>
        <w:t xml:space="preserve">Elling, W., Dittmar, C., Pfaffelmoser, K., &amp; Rötzer, T. (2009). Dendroecological assessment of the complex causes of decline and recovery of the growth of silver fir (Abies alba Mill.) In Southern </w:t>
      </w:r>
      <w:r>
        <w:lastRenderedPageBreak/>
        <w:t xml:space="preserve">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5C536FF4" w14:textId="77777777" w:rsidR="00711348" w:rsidRDefault="00AC6E63">
      <w:pPr>
        <w:pStyle w:val="Bibliography"/>
      </w:pPr>
      <w:bookmarkStart w:id="305" w:name="ref-enquist_global_2002"/>
      <w:bookmarkEnd w:id="304"/>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07FAD4F0" w14:textId="77777777" w:rsidR="00711348" w:rsidRDefault="00AC6E63">
      <w:pPr>
        <w:pStyle w:val="Bibliography"/>
      </w:pPr>
      <w:bookmarkStart w:id="306" w:name="ref-esper_divergence_2009"/>
      <w:bookmarkEnd w:id="305"/>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3CC7A0E1" w14:textId="77777777" w:rsidR="00711348" w:rsidRDefault="00AC6E63">
      <w:pPr>
        <w:pStyle w:val="Bibliography"/>
      </w:pPr>
      <w:bookmarkStart w:id="307" w:name="ref-evans_fusing_2017"/>
      <w:bookmarkEnd w:id="306"/>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5173993A" w14:textId="77777777" w:rsidR="00711348" w:rsidRDefault="00AC6E63">
      <w:pPr>
        <w:pStyle w:val="Bibliography"/>
      </w:pPr>
      <w:bookmarkStart w:id="308" w:name="ref-finzi_carbon_2020"/>
      <w:bookmarkEnd w:id="307"/>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5ACA1678" w14:textId="77777777" w:rsidR="00711348" w:rsidRDefault="00AC6E63">
      <w:pPr>
        <w:pStyle w:val="Bibliography"/>
      </w:pPr>
      <w:bookmarkStart w:id="309" w:name="ref-forrester_does_2021"/>
      <w:bookmarkEnd w:id="308"/>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15CCCF9D" w14:textId="77777777" w:rsidR="00711348" w:rsidRDefault="00AC6E63">
      <w:pPr>
        <w:pStyle w:val="Bibliography"/>
      </w:pPr>
      <w:bookmarkStart w:id="310" w:name="ref-foster_predicting_2016"/>
      <w:bookmarkEnd w:id="309"/>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6D458197" w14:textId="77777777" w:rsidR="00711348" w:rsidRDefault="00AC6E63">
      <w:pPr>
        <w:pStyle w:val="Bibliography"/>
      </w:pPr>
      <w:bookmarkStart w:id="311" w:name="ref-friedlingstein_climatecarbon_2006"/>
      <w:bookmarkEnd w:id="310"/>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1E89699B" w14:textId="77777777" w:rsidR="00711348" w:rsidRDefault="00AC6E63">
      <w:pPr>
        <w:pStyle w:val="Bibliography"/>
      </w:pPr>
      <w:bookmarkStart w:id="312" w:name="ref-fritts_tree_1976"/>
      <w:bookmarkEnd w:id="311"/>
      <w:r>
        <w:t xml:space="preserve">Fritts, H. C. (1976). </w:t>
      </w:r>
      <w:r>
        <w:rPr>
          <w:i/>
        </w:rPr>
        <w:t>Tree rings and climate</w:t>
      </w:r>
      <w:r>
        <w:t>. Academic Press.</w:t>
      </w:r>
    </w:p>
    <w:p w14:paraId="18A51A94" w14:textId="77777777" w:rsidR="00711348" w:rsidRDefault="00AC6E63">
      <w:pPr>
        <w:pStyle w:val="Bibliography"/>
      </w:pPr>
      <w:bookmarkStart w:id="313" w:name="ref-fritts_dendroecology_1989"/>
      <w:bookmarkEnd w:id="312"/>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1">
        <w:r>
          <w:rPr>
            <w:rStyle w:val="Hyperlink"/>
          </w:rPr>
          <w:t>https://doi.org/10.1016/S0065-2504(08)60158-0</w:t>
        </w:r>
      </w:hyperlink>
    </w:p>
    <w:p w14:paraId="10F96D3F" w14:textId="77777777" w:rsidR="00711348" w:rsidRDefault="00AC6E63">
      <w:pPr>
        <w:pStyle w:val="Bibliography"/>
      </w:pPr>
      <w:bookmarkStart w:id="314" w:name="ref-gillerot_tree_2020"/>
      <w:bookmarkEnd w:id="313"/>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4BE0B652" w14:textId="77777777" w:rsidR="00711348" w:rsidRDefault="00AC6E63">
      <w:pPr>
        <w:pStyle w:val="Bibliography"/>
      </w:pPr>
      <w:bookmarkStart w:id="315" w:name="ref-girardin_no_2016"/>
      <w:bookmarkEnd w:id="314"/>
      <w:r>
        <w:t xml:space="preserve">Girardin, M. P., Bouriaud, O., Hogg, E. H., Kurz, W., Zimmermann, N. E., Metsaranta, J. M., de Jong, R., Frank, D. C., Esper, J., Büntgen, U., Guo, X. J., &amp; Bhatti, J. (2016). No growth </w:t>
      </w:r>
      <w:r>
        <w:lastRenderedPageBreak/>
        <w:t xml:space="preserve">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6BF369E" w14:textId="77777777" w:rsidR="00711348" w:rsidRDefault="00AC6E63">
      <w:pPr>
        <w:pStyle w:val="Bibliography"/>
      </w:pPr>
      <w:bookmarkStart w:id="316" w:name="X81070c8dded57796bffe4e046459a048702f082"/>
      <w:bookmarkEnd w:id="315"/>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4">
        <w:r>
          <w:rPr>
            <w:rStyle w:val="Hyperlink"/>
          </w:rPr>
          <w:t>https://doi.org/10.5281/ZENODO.4070038</w:t>
        </w:r>
      </w:hyperlink>
    </w:p>
    <w:p w14:paraId="709F022B" w14:textId="77777777" w:rsidR="00711348" w:rsidRDefault="00AC6E63">
      <w:pPr>
        <w:pStyle w:val="Bibliography"/>
      </w:pPr>
      <w:bookmarkStart w:id="317" w:name="ref-goulden_patterns_2011"/>
      <w:bookmarkEnd w:id="316"/>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1F23235C" w14:textId="77777777" w:rsidR="00711348" w:rsidRDefault="00AC6E63">
      <w:pPr>
        <w:pStyle w:val="Bibliography"/>
      </w:pPr>
      <w:bookmarkStart w:id="318" w:name="ref-graumlich_long-term_1989"/>
      <w:bookmarkEnd w:id="317"/>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22103E17" w14:textId="77777777" w:rsidR="00711348" w:rsidRDefault="00AC6E63">
      <w:pPr>
        <w:pStyle w:val="Bibliography"/>
      </w:pPr>
      <w:bookmarkStart w:id="319" w:name="ref-groenendijk_no_2015"/>
      <w:bookmarkEnd w:id="318"/>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642ABEA3" w14:textId="77777777" w:rsidR="00711348" w:rsidRDefault="00AC6E63">
      <w:pPr>
        <w:pStyle w:val="Bibliography"/>
      </w:pPr>
      <w:bookmarkStart w:id="320" w:name="ref-hacket-pain_consistent_2016"/>
      <w:bookmarkEnd w:id="319"/>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56E05B97" w14:textId="77777777" w:rsidR="00711348" w:rsidRDefault="00AC6E63">
      <w:pPr>
        <w:pStyle w:val="Bibliography"/>
      </w:pPr>
      <w:bookmarkStart w:id="321" w:name="ref-hararuk_tree_2019"/>
      <w:bookmarkEnd w:id="320"/>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78268AAA" w14:textId="77777777" w:rsidR="00711348" w:rsidRDefault="00AC6E63">
      <w:pPr>
        <w:pStyle w:val="Bibliography"/>
      </w:pPr>
      <w:bookmarkStart w:id="322" w:name="ref-harris_updated_2014"/>
      <w:bookmarkEnd w:id="321"/>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79A2A1A7" w14:textId="77777777" w:rsidR="00711348" w:rsidRDefault="00AC6E63">
      <w:pPr>
        <w:pStyle w:val="Bibliography"/>
      </w:pPr>
      <w:bookmarkStart w:id="323" w:name="ref-harris_version_2020"/>
      <w:bookmarkEnd w:id="322"/>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6F207448" w14:textId="77777777" w:rsidR="00711348" w:rsidRDefault="00AC6E63">
      <w:pPr>
        <w:pStyle w:val="Bibliography"/>
      </w:pPr>
      <w:bookmarkStart w:id="324" w:name="ref-helcoski_growing_2019"/>
      <w:bookmarkEnd w:id="323"/>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4B19EEA8" w14:textId="77777777" w:rsidR="00711348" w:rsidRDefault="00AC6E63">
      <w:pPr>
        <w:pStyle w:val="Bibliography"/>
      </w:pPr>
      <w:bookmarkStart w:id="325" w:name="ref-hember_tree_2019"/>
      <w:bookmarkEnd w:id="324"/>
      <w:r>
        <w:t xml:space="preserve">Hember, R. A., Kurz, W. A., &amp; Girardin, M. P. (2019). Tree Ring Reconstructions of Stemwood Biomass Indicate Increases in the Growth Rate of Black Spruce Trees Across Boreal Forests of </w:t>
      </w:r>
      <w:r>
        <w:lastRenderedPageBreak/>
        <w:t xml:space="preserve">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3CE590A7" w14:textId="77777777" w:rsidR="00711348" w:rsidRDefault="00AC6E63">
      <w:pPr>
        <w:pStyle w:val="Bibliography"/>
      </w:pPr>
      <w:bookmarkStart w:id="326" w:name="ref-kaspar_species-specific_nodate"/>
      <w:bookmarkEnd w:id="325"/>
      <w:r>
        <w:t xml:space="preserve">Kašpar, K., Tumajer, J., Vašíčková, I., &amp; Šamonil, P. (in review). </w:t>
      </w:r>
      <w:r>
        <w:rPr>
          <w:i/>
        </w:rPr>
        <w:t>Species-specific climate-growth interactions determine the future tree species dynamics of the mixed Central European mountain forests</w:t>
      </w:r>
      <w:r>
        <w:t>.</w:t>
      </w:r>
    </w:p>
    <w:p w14:paraId="4DEB268A" w14:textId="77777777" w:rsidR="00711348" w:rsidRDefault="00AC6E63">
      <w:pPr>
        <w:pStyle w:val="Bibliography"/>
      </w:pPr>
      <w:bookmarkStart w:id="327" w:name="ref-klesse_sampling_2018"/>
      <w:bookmarkEnd w:id="326"/>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51326E19" w14:textId="77777777" w:rsidR="00711348" w:rsidRDefault="00AC6E63">
      <w:pPr>
        <w:pStyle w:val="Bibliography"/>
      </w:pPr>
      <w:bookmarkStart w:id="328" w:name="ref-klesse_amplifying_2020"/>
      <w:bookmarkEnd w:id="327"/>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16B6997D" w14:textId="77777777" w:rsidR="00711348" w:rsidRDefault="00AC6E63">
      <w:pPr>
        <w:pStyle w:val="Bibliography"/>
      </w:pPr>
      <w:bookmarkStart w:id="329" w:name="ref-kumarathunge_acclimation_2019"/>
      <w:bookmarkEnd w:id="328"/>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762B132B" w14:textId="77777777" w:rsidR="00711348" w:rsidRDefault="00AC6E63">
      <w:pPr>
        <w:pStyle w:val="Bibliography"/>
      </w:pPr>
      <w:bookmarkStart w:id="330" w:name="ref-levesque_water_2017"/>
      <w:bookmarkEnd w:id="329"/>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6D8B52C0" w14:textId="77777777" w:rsidR="00711348" w:rsidRDefault="00AC6E63">
      <w:pPr>
        <w:pStyle w:val="Bibliography"/>
      </w:pPr>
      <w:bookmarkStart w:id="331" w:name="ref-ljungqvist_assessing_2020"/>
      <w:bookmarkEnd w:id="330"/>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14F292F4" w14:textId="77777777" w:rsidR="00711348" w:rsidRDefault="00AC6E63">
      <w:pPr>
        <w:pStyle w:val="Bibliography"/>
      </w:pPr>
      <w:bookmarkStart w:id="332" w:name="ref-mathias_disentangling_2018"/>
      <w:bookmarkEnd w:id="331"/>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38FC5037" w14:textId="77777777" w:rsidR="00711348" w:rsidRDefault="00AC6E63">
      <w:pPr>
        <w:pStyle w:val="Bibliography"/>
      </w:pPr>
      <w:bookmarkStart w:id="333" w:name="ref-maxwell_declining_2016"/>
      <w:bookmarkEnd w:id="33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429E22F3" w14:textId="77777777" w:rsidR="00711348" w:rsidRDefault="00AC6E63">
      <w:pPr>
        <w:pStyle w:val="Bibliography"/>
      </w:pPr>
      <w:bookmarkStart w:id="334" w:name="ref-mcdowell_pervasive_2020"/>
      <w:bookmarkEnd w:id="333"/>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47AF9D5E" w14:textId="77777777" w:rsidR="00711348" w:rsidRDefault="00AC6E63">
      <w:pPr>
        <w:pStyle w:val="Bibliography"/>
      </w:pPr>
      <w:bookmarkStart w:id="335" w:name="ref-mcgregor_tree_2020"/>
      <w:bookmarkEnd w:id="334"/>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3734F7DD" w14:textId="77777777" w:rsidR="00711348" w:rsidRDefault="00AC6E63">
      <w:pPr>
        <w:pStyle w:val="Bibliography"/>
      </w:pPr>
      <w:bookmarkStart w:id="336" w:name="ref-meakem_role_2018"/>
      <w:bookmarkEnd w:id="335"/>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0615B587" w14:textId="77777777" w:rsidR="00711348" w:rsidRDefault="00AC6E63">
      <w:pPr>
        <w:pStyle w:val="Bibliography"/>
      </w:pPr>
      <w:bookmarkStart w:id="337" w:name="ref-meko_seascorr_2011"/>
      <w:bookmarkEnd w:id="336"/>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09E1A029" w14:textId="77777777" w:rsidR="00711348" w:rsidRDefault="00AC6E63">
      <w:pPr>
        <w:pStyle w:val="Bibliography"/>
      </w:pPr>
      <w:bookmarkStart w:id="338" w:name="ref-muller-landau_testing_2006"/>
      <w:bookmarkEnd w:id="337"/>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2FCA0D80" w14:textId="77777777" w:rsidR="00711348" w:rsidRDefault="00AC6E63">
      <w:pPr>
        <w:pStyle w:val="Bibliography"/>
      </w:pPr>
      <w:bookmarkStart w:id="339" w:name="ref-naimi_where_2014"/>
      <w:bookmarkEnd w:id="338"/>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7574C1B6" w14:textId="77777777" w:rsidR="00711348" w:rsidRDefault="00AC6E63">
      <w:pPr>
        <w:pStyle w:val="Bibliography"/>
      </w:pPr>
      <w:bookmarkStart w:id="340" w:name="ref-nehrbassahles_influence_2014"/>
      <w:bookmarkEnd w:id="339"/>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1B3857A2" w14:textId="77777777" w:rsidR="00711348" w:rsidRDefault="00AC6E63">
      <w:pPr>
        <w:pStyle w:val="Bibliography"/>
      </w:pPr>
      <w:bookmarkStart w:id="341" w:name="ref-nock_longterm_2011"/>
      <w:bookmarkEnd w:id="340"/>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5B86A6B6" w14:textId="77777777" w:rsidR="00711348" w:rsidRDefault="00AC6E63">
      <w:pPr>
        <w:pStyle w:val="Bibliography"/>
      </w:pPr>
      <w:bookmarkStart w:id="342" w:name="ref-pederson_framework_2020"/>
      <w:bookmarkEnd w:id="341"/>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57B66B2F" w14:textId="77777777" w:rsidR="00711348" w:rsidRDefault="00AC6E63">
      <w:pPr>
        <w:pStyle w:val="Bibliography"/>
      </w:pPr>
      <w:bookmarkStart w:id="343" w:name="ref-peltier_tree_2020"/>
      <w:bookmarkEnd w:id="342"/>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C3AC677" w14:textId="77777777" w:rsidR="00711348" w:rsidRDefault="00AC6E63">
      <w:pPr>
        <w:pStyle w:val="Bibliography"/>
      </w:pPr>
      <w:bookmarkStart w:id="344" w:name="ref-peters_detecting_2015"/>
      <w:bookmarkEnd w:id="343"/>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45DC7548" w14:textId="77777777" w:rsidR="00711348" w:rsidRDefault="00AC6E63">
      <w:pPr>
        <w:pStyle w:val="Bibliography"/>
      </w:pPr>
      <w:bookmarkStart w:id="345" w:name="ref-pregitzer_carbon_2004"/>
      <w:bookmarkEnd w:id="344"/>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58C31E2" w14:textId="77777777" w:rsidR="00711348" w:rsidRDefault="00AC6E63">
      <w:pPr>
        <w:pStyle w:val="Bibliography"/>
      </w:pPr>
      <w:bookmarkStart w:id="346" w:name="ref-pretzsch_drought_2018"/>
      <w:bookmarkEnd w:id="345"/>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5E628610" w14:textId="77777777" w:rsidR="00711348" w:rsidRDefault="00AC6E63">
      <w:pPr>
        <w:pStyle w:val="Bibliography"/>
      </w:pPr>
      <w:bookmarkStart w:id="347" w:name="ref-rayback_dendroecological_2020"/>
      <w:bookmarkEnd w:id="346"/>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04BE0149" w14:textId="77777777" w:rsidR="00711348" w:rsidRDefault="00AC6E63">
      <w:pPr>
        <w:pStyle w:val="Bibliography"/>
      </w:pPr>
      <w:bookmarkStart w:id="348" w:name="ref-rejoumechain_biomass_2017"/>
      <w:bookmarkEnd w:id="347"/>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8440F76" w14:textId="77777777" w:rsidR="00711348" w:rsidRDefault="00AC6E63">
      <w:pPr>
        <w:pStyle w:val="Bibliography"/>
      </w:pPr>
      <w:bookmarkStart w:id="349" w:name="ref-rollinson_climate_2021"/>
      <w:bookmarkEnd w:id="348"/>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3611CF59" w14:textId="77777777" w:rsidR="00711348" w:rsidRDefault="00AC6E63">
      <w:pPr>
        <w:pStyle w:val="Bibliography"/>
      </w:pPr>
      <w:bookmarkStart w:id="350" w:name="ref-rossi_age-dependent_2007"/>
      <w:bookmarkEnd w:id="349"/>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644C6CFC" w14:textId="77777777" w:rsidR="00711348" w:rsidRDefault="00AC6E63">
      <w:pPr>
        <w:pStyle w:val="Bibliography"/>
      </w:pPr>
      <w:bookmarkStart w:id="351" w:name="ref-sanchez-salguero_disentangling_2015"/>
      <w:bookmarkEnd w:id="350"/>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95">
        <w:r>
          <w:rPr>
            <w:rStyle w:val="Hyperlink"/>
          </w:rPr>
          <w:t>https://doi.org/10.1016/j.foreco.2015.08.034</w:t>
        </w:r>
      </w:hyperlink>
    </w:p>
    <w:p w14:paraId="62FDEFB6" w14:textId="77777777" w:rsidR="00711348" w:rsidRDefault="00AC6E63">
      <w:pPr>
        <w:pStyle w:val="Bibliography"/>
      </w:pPr>
      <w:bookmarkStart w:id="352" w:name="ref-schelhaas_species-specific_2018"/>
      <w:bookmarkEnd w:id="351"/>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42E21619" w14:textId="77777777" w:rsidR="00711348" w:rsidRDefault="00AC6E63">
      <w:pPr>
        <w:pStyle w:val="Bibliography"/>
      </w:pPr>
      <w:bookmarkStart w:id="353" w:name="ref-sheil_does_2017"/>
      <w:bookmarkEnd w:id="352"/>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76769605" w14:textId="77777777" w:rsidR="00711348" w:rsidRDefault="00AC6E63">
      <w:pPr>
        <w:pStyle w:val="Bibliography"/>
      </w:pPr>
      <w:bookmarkStart w:id="354" w:name="ref-sniderhan_growth_2016"/>
      <w:bookmarkEnd w:id="353"/>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8">
        <w:r>
          <w:rPr>
            <w:rStyle w:val="Hyperlink"/>
          </w:rPr>
          <w:t>https://doi.org/10.1002/2016JG003528</w:t>
        </w:r>
      </w:hyperlink>
    </w:p>
    <w:p w14:paraId="3E662EF5" w14:textId="77777777" w:rsidR="00711348" w:rsidRDefault="00AC6E63">
      <w:pPr>
        <w:pStyle w:val="Bibliography"/>
      </w:pPr>
      <w:bookmarkStart w:id="355" w:name="ref-speer_fundamentals_2010"/>
      <w:bookmarkEnd w:id="354"/>
      <w:r>
        <w:t xml:space="preserve">Speer, J. H. (2010). </w:t>
      </w:r>
      <w:r>
        <w:rPr>
          <w:i/>
        </w:rPr>
        <w:t>Fundamentals of tree-ring research</w:t>
      </w:r>
      <w:r>
        <w:t>. Univ. of Arizona Press.</w:t>
      </w:r>
    </w:p>
    <w:p w14:paraId="712451A1" w14:textId="77777777" w:rsidR="00711348" w:rsidRDefault="00AC6E63">
      <w:pPr>
        <w:pStyle w:val="Bibliography"/>
      </w:pPr>
      <w:bookmarkStart w:id="356" w:name="ref-stephenson_rate_2014"/>
      <w:bookmarkEnd w:id="355"/>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195C8B85" w14:textId="77777777" w:rsidR="00711348" w:rsidRDefault="00AC6E63">
      <w:pPr>
        <w:pStyle w:val="Bibliography"/>
      </w:pPr>
      <w:bookmarkStart w:id="357" w:name="ref-stokes_introduction_1968"/>
      <w:bookmarkEnd w:id="356"/>
      <w:r>
        <w:t xml:space="preserve">Stokes, M. A. (1968). </w:t>
      </w:r>
      <w:r>
        <w:rPr>
          <w:i/>
        </w:rPr>
        <w:t>An Introduction to Tree-ring Dating</w:t>
      </w:r>
      <w:r>
        <w:t>. University of Arizona Press.</w:t>
      </w:r>
    </w:p>
    <w:p w14:paraId="0E6134E0" w14:textId="77777777" w:rsidR="00711348" w:rsidRDefault="00AC6E63">
      <w:pPr>
        <w:pStyle w:val="Bibliography"/>
      </w:pPr>
      <w:bookmarkStart w:id="358" w:name="ref-sullivan_long-term_2020"/>
      <w:bookmarkEnd w:id="357"/>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42363AC2" w14:textId="77777777" w:rsidR="00711348" w:rsidRDefault="00AC6E63">
      <w:pPr>
        <w:pStyle w:val="Bibliography"/>
      </w:pPr>
      <w:bookmarkStart w:id="359" w:name="ref-sullivan_effect_2016"/>
      <w:bookmarkEnd w:id="358"/>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357905F6" w14:textId="77777777" w:rsidR="00711348" w:rsidRDefault="00AC6E63">
      <w:pPr>
        <w:pStyle w:val="Bibliography"/>
      </w:pPr>
      <w:bookmarkStart w:id="360" w:name="ref-samonil_individual-based_2013"/>
      <w:bookmarkEnd w:id="359"/>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7EE66DE7" w14:textId="77777777" w:rsidR="00711348" w:rsidRDefault="00AC6E63">
      <w:pPr>
        <w:pStyle w:val="Bibliography"/>
      </w:pPr>
      <w:bookmarkStart w:id="361" w:name="ref-samonil_long-term_2008"/>
      <w:bookmarkEnd w:id="360"/>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69133851" w14:textId="77777777" w:rsidR="00711348" w:rsidRDefault="00AC6E63">
      <w:pPr>
        <w:pStyle w:val="Bibliography"/>
      </w:pPr>
      <w:bookmarkStart w:id="362" w:name="ref-teets_linking_2018"/>
      <w:bookmarkEnd w:id="361"/>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21646FF1" w14:textId="77777777" w:rsidR="00711348" w:rsidRDefault="00AC6E63">
      <w:pPr>
        <w:pStyle w:val="Bibliography"/>
      </w:pPr>
      <w:bookmarkStart w:id="363" w:name="ref-teets_quantifying_2018"/>
      <w:bookmarkEnd w:id="362"/>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25273556" w14:textId="77777777" w:rsidR="00711348" w:rsidRDefault="00AC6E63">
      <w:pPr>
        <w:pStyle w:val="Bibliography"/>
      </w:pPr>
      <w:bookmarkStart w:id="364" w:name="ref-meinzer_age-related_2011"/>
      <w:bookmarkEnd w:id="363"/>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6C35F457" w14:textId="77777777" w:rsidR="00711348" w:rsidRDefault="00AC6E63">
      <w:pPr>
        <w:pStyle w:val="Bibliography"/>
      </w:pPr>
      <w:bookmarkStart w:id="365" w:name="ref-tolwinski-ward_bayesian_2013"/>
      <w:bookmarkEnd w:id="364"/>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6CEB8E1C" w14:textId="77777777" w:rsidR="00711348" w:rsidRDefault="00AC6E63">
      <w:pPr>
        <w:pStyle w:val="Bibliography"/>
      </w:pPr>
      <w:bookmarkStart w:id="366" w:name="ref-touchan_millennial_2011"/>
      <w:bookmarkEnd w:id="365"/>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23B7C694" w14:textId="77777777" w:rsidR="00711348" w:rsidRDefault="00AC6E63">
      <w:pPr>
        <w:pStyle w:val="Bibliography"/>
      </w:pPr>
      <w:bookmarkStart w:id="367" w:name="ref-trouillier_size_2019"/>
      <w:bookmarkEnd w:id="366"/>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5C49DFB9" w14:textId="77777777" w:rsidR="00711348" w:rsidRDefault="00AC6E63">
      <w:pPr>
        <w:pStyle w:val="Bibliography"/>
      </w:pPr>
      <w:bookmarkStart w:id="368" w:name="ref-tumajer_increasing_2017"/>
      <w:bookmarkEnd w:id="36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1918B2BF" w14:textId="77777777" w:rsidR="00711348" w:rsidRDefault="00AC6E63">
      <w:pPr>
        <w:pStyle w:val="Bibliography"/>
      </w:pPr>
      <w:bookmarkStart w:id="369" w:name="ref-van_de_pol_identifying_2016"/>
      <w:bookmarkEnd w:id="368"/>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638E0A7F" w14:textId="77777777" w:rsidR="00711348" w:rsidRDefault="00AC6E63">
      <w:pPr>
        <w:pStyle w:val="Bibliography"/>
      </w:pPr>
      <w:bookmarkStart w:id="370" w:name="ref-van_der_sleen_no_2015"/>
      <w:bookmarkEnd w:id="369"/>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5B35A46B" w14:textId="77777777" w:rsidR="00711348" w:rsidRDefault="00AC6E63">
      <w:pPr>
        <w:pStyle w:val="Bibliography"/>
      </w:pPr>
      <w:bookmarkStart w:id="371" w:name="ref-vlam_temperature_2014"/>
      <w:bookmarkEnd w:id="370"/>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3">
        <w:r>
          <w:rPr>
            <w:rStyle w:val="Hyperlink"/>
          </w:rPr>
          <w:t>https://doi.org/10.1007/s00442-013-2846-x</w:t>
        </w:r>
      </w:hyperlink>
    </w:p>
    <w:p w14:paraId="33F1877F" w14:textId="77777777" w:rsidR="00711348" w:rsidRDefault="00AC6E63">
      <w:pPr>
        <w:pStyle w:val="Bibliography"/>
      </w:pPr>
      <w:bookmarkStart w:id="372" w:name="ref-voelker_historical_2006"/>
      <w:bookmarkEnd w:id="371"/>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53E7D8D2" w14:textId="77777777" w:rsidR="00711348" w:rsidRDefault="00AC6E63">
      <w:pPr>
        <w:pStyle w:val="Bibliography"/>
      </w:pPr>
      <w:bookmarkStart w:id="373" w:name="ref-vrska_european_2009"/>
      <w:bookmarkEnd w:id="372"/>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0075C749" w14:textId="77777777" w:rsidR="00711348" w:rsidRDefault="00AC6E63">
      <w:pPr>
        <w:pStyle w:val="Bibliography"/>
      </w:pPr>
      <w:bookmarkStart w:id="374" w:name="ref-walker_integrating_2020"/>
      <w:bookmarkEnd w:id="373"/>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416AEA93" w14:textId="77777777" w:rsidR="00711348" w:rsidRDefault="00AC6E63">
      <w:pPr>
        <w:pStyle w:val="Bibliography"/>
      </w:pPr>
      <w:bookmarkStart w:id="375" w:name="ref-williams_temperature_2013"/>
      <w:bookmarkEnd w:id="374"/>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3DB5E5F1" w14:textId="77777777" w:rsidR="00711348" w:rsidRDefault="00AC6E63">
      <w:pPr>
        <w:pStyle w:val="Bibliography"/>
      </w:pPr>
      <w:bookmarkStart w:id="376" w:name="ref-wilmking_global_2020"/>
      <w:bookmarkEnd w:id="375"/>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06431A02" w14:textId="77777777" w:rsidR="00711348" w:rsidRDefault="00AC6E63">
      <w:pPr>
        <w:pStyle w:val="Bibliography"/>
      </w:pPr>
      <w:bookmarkStart w:id="377" w:name="ref-wood_fast_2011"/>
      <w:bookmarkEnd w:id="37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57496ED4" w14:textId="77777777" w:rsidR="00711348" w:rsidRDefault="00AC6E63">
      <w:pPr>
        <w:pStyle w:val="Bibliography"/>
      </w:pPr>
      <w:bookmarkStart w:id="378" w:name="ref-woodhouse_artificial_1999"/>
      <w:bookmarkEnd w:id="377"/>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372DAC62" w14:textId="77777777" w:rsidR="00711348" w:rsidRDefault="00AC6E63">
      <w:pPr>
        <w:pStyle w:val="Bibliography"/>
      </w:pPr>
      <w:bookmarkStart w:id="379" w:name="ref-zang_dendroclimatic_2013"/>
      <w:bookmarkEnd w:id="378"/>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1">
        <w:r>
          <w:rPr>
            <w:rStyle w:val="Hyperlink"/>
          </w:rPr>
          <w:t>https://doi.org/10.1016/j.dendro.2012.08.001</w:t>
        </w:r>
      </w:hyperlink>
    </w:p>
    <w:p w14:paraId="6E3AFE9F" w14:textId="77777777" w:rsidR="00711348" w:rsidRDefault="00AC6E63">
      <w:pPr>
        <w:pStyle w:val="Bibliography"/>
      </w:pPr>
      <w:bookmarkStart w:id="380" w:name="ref-zang_treeclim_2015"/>
      <w:bookmarkEnd w:id="379"/>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2">
        <w:r>
          <w:rPr>
            <w:rStyle w:val="Hyperlink"/>
          </w:rPr>
          <w:t>https://doi.org/10.1111/ecog.01335</w:t>
        </w:r>
      </w:hyperlink>
    </w:p>
    <w:p w14:paraId="6846FD7D" w14:textId="77777777" w:rsidR="00711348" w:rsidRDefault="00AC6E63">
      <w:pPr>
        <w:pStyle w:val="Bibliography"/>
      </w:pPr>
      <w:bookmarkStart w:id="381" w:name="ref-zuidema_recent_2020"/>
      <w:bookmarkEnd w:id="380"/>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268"/>
      <w:bookmarkEnd w:id="270"/>
      <w:bookmarkEnd w:id="381"/>
    </w:p>
    <w:sectPr w:rsidR="0071134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Gonzalez, Erika B." w:date="2021-02-22T21:42:00Z" w:initials="GEB">
    <w:p w14:paraId="2958DFDA" w14:textId="26B30A5C" w:rsidR="008D3942" w:rsidRDefault="008D3942">
      <w:pPr>
        <w:pStyle w:val="CommentText"/>
      </w:pPr>
      <w:r>
        <w:rPr>
          <w:rStyle w:val="CommentReference"/>
        </w:rPr>
        <w:annotationRef/>
      </w:r>
      <w:r>
        <w:t>I don’t understand this point here</w:t>
      </w:r>
    </w:p>
  </w:comment>
  <w:comment w:id="20" w:author="Teixeira, Kristina A." w:date="2021-03-23T08:42:00Z" w:initials="TKA">
    <w:p w14:paraId="4267F4AA" w14:textId="558CDF83" w:rsidR="008D3942" w:rsidRDefault="008D3942">
      <w:pPr>
        <w:pStyle w:val="CommentText"/>
      </w:pPr>
      <w:r>
        <w:rPr>
          <w:rStyle w:val="CommentReference"/>
        </w:rPr>
        <w:annotationRef/>
      </w:r>
      <w:r>
        <w:t>Not sure how to word this better.</w:t>
      </w:r>
    </w:p>
  </w:comment>
  <w:comment w:id="39" w:author="Gonzalez, Erika B." w:date="2021-02-26T22:56:00Z" w:initials="GEB">
    <w:p w14:paraId="6727882A" w14:textId="4C6C84D5" w:rsidR="008D3942" w:rsidRDefault="008D3942">
      <w:pPr>
        <w:pStyle w:val="CommentText"/>
      </w:pPr>
      <w:r>
        <w:rPr>
          <w:rStyle w:val="CommentReference"/>
        </w:rPr>
        <w:annotationRef/>
      </w:r>
      <w:proofErr w:type="gramStart"/>
      <w:r w:rsidRPr="0044411F">
        <w:rPr>
          <w:highlight w:val="yellow"/>
        </w:rPr>
        <w:t>This sentences</w:t>
      </w:r>
      <w:proofErr w:type="gramEnd"/>
      <w:r w:rsidRPr="0044411F">
        <w:rPr>
          <w:highlight w:val="yellow"/>
        </w:rPr>
        <w:t xml:space="preserve"> need revision.</w:t>
      </w:r>
    </w:p>
  </w:comment>
  <w:comment w:id="41" w:author="Gonzalez, Erika B." w:date="2021-02-26T23:00:00Z" w:initials="GEB">
    <w:p w14:paraId="4330C040" w14:textId="16572DEA" w:rsidR="008D3942" w:rsidRDefault="008D3942">
      <w:pPr>
        <w:pStyle w:val="CommentText"/>
      </w:pPr>
      <w:r>
        <w:rPr>
          <w:rStyle w:val="CommentReference"/>
        </w:rPr>
        <w:annotationRef/>
      </w:r>
      <w:r w:rsidRPr="0044411F">
        <w:rPr>
          <w:highlight w:val="yellow"/>
        </w:rPr>
        <w:t>I don’t think RW has been defined yet</w:t>
      </w:r>
      <w:r>
        <w:t xml:space="preserve"> </w:t>
      </w:r>
    </w:p>
  </w:comment>
  <w:comment w:id="42" w:author="Gonzalez, Erika B." w:date="2021-02-26T23:03:00Z" w:initials="GEB">
    <w:p w14:paraId="298919F7" w14:textId="39400412" w:rsidR="008D3942" w:rsidRDefault="008D3942">
      <w:pPr>
        <w:pStyle w:val="CommentText"/>
      </w:pPr>
      <w:r>
        <w:rPr>
          <w:rStyle w:val="CommentReference"/>
        </w:rPr>
        <w:annotationRef/>
      </w:r>
      <w:r w:rsidRPr="0044411F">
        <w:rPr>
          <w:highlight w:val="yellow"/>
        </w:rPr>
        <w:t>Decide using “tree-rings” hyphenated or not, it is used both ways through the text</w:t>
      </w:r>
    </w:p>
  </w:comment>
  <w:comment w:id="48" w:author="Gonzalez, Erika B." w:date="2021-02-26T23:13:00Z" w:initials="GEB">
    <w:p w14:paraId="6786AC4D" w14:textId="38DAE96F" w:rsidR="008D3942" w:rsidRDefault="008D3942">
      <w:pPr>
        <w:pStyle w:val="CommentText"/>
      </w:pPr>
      <w:r>
        <w:rPr>
          <w:rStyle w:val="CommentReference"/>
        </w:rPr>
        <w:annotationRef/>
      </w:r>
      <w:proofErr w:type="spellStart"/>
      <w:r w:rsidRPr="0044411F">
        <w:rPr>
          <w:highlight w:val="yellow"/>
        </w:rPr>
        <w:t>BAi</w:t>
      </w:r>
      <w:proofErr w:type="spellEnd"/>
      <w:r w:rsidRPr="0044411F">
        <w:rPr>
          <w:highlight w:val="yellow"/>
        </w:rPr>
        <w:t xml:space="preserve"> has also not been defined in </w:t>
      </w:r>
      <w:proofErr w:type="gramStart"/>
      <w:r w:rsidRPr="0044411F">
        <w:rPr>
          <w:highlight w:val="yellow"/>
        </w:rPr>
        <w:t>the  text</w:t>
      </w:r>
      <w:proofErr w:type="gramEnd"/>
      <w:r w:rsidRPr="0044411F">
        <w:rPr>
          <w:highlight w:val="yellow"/>
        </w:rPr>
        <w:t xml:space="preserve"> before  now</w:t>
      </w:r>
    </w:p>
  </w:comment>
  <w:comment w:id="89" w:author="Gonzalez, Erika B." w:date="2021-02-22T22:06:00Z" w:initials="GEB">
    <w:p w14:paraId="6D173D9C" w14:textId="579B8106" w:rsidR="008D3942" w:rsidRDefault="008D3942">
      <w:pPr>
        <w:pStyle w:val="CommentText"/>
      </w:pPr>
      <w:r>
        <w:rPr>
          <w:rStyle w:val="CommentReference"/>
        </w:rPr>
        <w:annotationRef/>
      </w:r>
      <w:proofErr w:type="spellStart"/>
      <w:r w:rsidRPr="0044411F">
        <w:rPr>
          <w:highlight w:val="yellow"/>
        </w:rPr>
        <w:t>allodb</w:t>
      </w:r>
      <w:proofErr w:type="spellEnd"/>
      <w:r w:rsidRPr="0044411F">
        <w:rPr>
          <w:highlight w:val="yellow"/>
        </w:rPr>
        <w:t>, no hyphen</w:t>
      </w:r>
    </w:p>
  </w:comment>
  <w:comment w:id="99" w:author="Gonzalez, Erika B." w:date="2021-02-22T22:06:00Z" w:initials="GEB">
    <w:p w14:paraId="03B1AC02" w14:textId="3A5B7155" w:rsidR="008D3942" w:rsidRDefault="008D3942">
      <w:pPr>
        <w:pStyle w:val="CommentText"/>
      </w:pPr>
      <w:r>
        <w:rPr>
          <w:rStyle w:val="CommentReference"/>
        </w:rPr>
        <w:annotationRef/>
      </w:r>
      <w:r w:rsidRPr="0044411F">
        <w:rPr>
          <w:highlight w:val="yellow"/>
        </w:rPr>
        <w:t>BIOMASS, in capital letters</w:t>
      </w:r>
    </w:p>
  </w:comment>
  <w:comment w:id="134" w:author="Gonzalez, Erika B." w:date="2021-02-24T22:50:00Z" w:initials="GEB">
    <w:p w14:paraId="434859CC" w14:textId="5629DAA8" w:rsidR="008D3942" w:rsidRDefault="008D3942">
      <w:pPr>
        <w:pStyle w:val="CommentText"/>
      </w:pPr>
      <w:r>
        <w:rPr>
          <w:rStyle w:val="CommentReference"/>
        </w:rPr>
        <w:annotationRef/>
      </w:r>
      <w:r w:rsidRPr="00F64B61">
        <w:rPr>
          <w:highlight w:val="yellow"/>
        </w:rPr>
        <w:t>Need author of package</w:t>
      </w:r>
    </w:p>
  </w:comment>
  <w:comment w:id="145" w:author="Gonzalez, Erika B." w:date="2021-02-26T23:57:00Z" w:initials="GEB">
    <w:p w14:paraId="4054CEDE" w14:textId="77777777" w:rsidR="008D3942" w:rsidRDefault="008D3942">
      <w:pPr>
        <w:pStyle w:val="CommentText"/>
      </w:pPr>
      <w:r>
        <w:rPr>
          <w:rStyle w:val="CommentReference"/>
        </w:rPr>
        <w:annotationRef/>
      </w:r>
      <w:r w:rsidRPr="00F66847">
        <w:rPr>
          <w:highlight w:val="yellow"/>
        </w:rPr>
        <w:t xml:space="preserve">Please correct word: </w:t>
      </w:r>
      <w:proofErr w:type="spellStart"/>
      <w:r w:rsidRPr="00F66847">
        <w:rPr>
          <w:highlight w:val="yellow"/>
        </w:rPr>
        <w:t>Precipiation</w:t>
      </w:r>
      <w:proofErr w:type="spellEnd"/>
      <w:r w:rsidRPr="00F66847">
        <w:rPr>
          <w:highlight w:val="yellow"/>
        </w:rPr>
        <w:t>!!!!</w:t>
      </w:r>
    </w:p>
    <w:p w14:paraId="2664758A" w14:textId="77777777" w:rsidR="008D3942" w:rsidRDefault="008D3942">
      <w:pPr>
        <w:pStyle w:val="CommentText"/>
      </w:pPr>
    </w:p>
    <w:p w14:paraId="6E274400" w14:textId="32A4DA58" w:rsidR="008D3942" w:rsidRDefault="008D3942">
      <w:pPr>
        <w:pStyle w:val="CommentText"/>
      </w:pPr>
      <w:r w:rsidRPr="00F66847">
        <w:rPr>
          <w:highlight w:val="yellow"/>
        </w:rPr>
        <w:t xml:space="preserve">Maybe place a text box that said “no significant main effect” for the </w:t>
      </w:r>
      <w:proofErr w:type="spellStart"/>
      <w:r w:rsidRPr="00F66847">
        <w:rPr>
          <w:highlight w:val="yellow"/>
        </w:rPr>
        <w:t>precip</w:t>
      </w:r>
      <w:proofErr w:type="spellEnd"/>
      <w:r w:rsidRPr="00F66847">
        <w:rPr>
          <w:highlight w:val="yellow"/>
        </w:rPr>
        <w:t xml:space="preserve"> group at NIO, so there is not a blank space</w:t>
      </w:r>
    </w:p>
  </w:comment>
  <w:comment w:id="199" w:author="Gonzalez, Erika B." w:date="2021-02-27T22:35:00Z" w:initials="GEB">
    <w:p w14:paraId="276CA680" w14:textId="13F0CE9F" w:rsidR="008D3942" w:rsidRDefault="008D3942">
      <w:pPr>
        <w:pStyle w:val="CommentText"/>
      </w:pPr>
      <w:r>
        <w:rPr>
          <w:rStyle w:val="CommentReference"/>
        </w:rPr>
        <w:annotationRef/>
      </w:r>
      <w:r w:rsidRPr="00555310">
        <w:rPr>
          <w:highlight w:val="yellow"/>
        </w:rPr>
        <w:t>I think you can keep it, maybe shortening although to me also sound more like results than discussion.</w:t>
      </w:r>
    </w:p>
  </w:comment>
  <w:comment w:id="210" w:author="Gonzalez, Erika B." w:date="2021-02-27T23:12:00Z" w:initials="GEB">
    <w:p w14:paraId="600A2188" w14:textId="19C93D85" w:rsidR="008D3942" w:rsidRDefault="008D3942">
      <w:pPr>
        <w:pStyle w:val="CommentText"/>
      </w:pPr>
      <w:r>
        <w:rPr>
          <w:rStyle w:val="CommentReference"/>
        </w:rPr>
        <w:annotationRef/>
      </w:r>
      <w:r>
        <w:t>These two sentences sound repetitive with methods</w:t>
      </w:r>
    </w:p>
  </w:comment>
  <w:comment w:id="228" w:author="Gonzalez, Erika B." w:date="2021-02-27T23:18:00Z" w:initials="GEB">
    <w:p w14:paraId="4F949EEB" w14:textId="7550FCF8" w:rsidR="008D3942" w:rsidRDefault="008D3942">
      <w:pPr>
        <w:pStyle w:val="CommentText"/>
      </w:pPr>
      <w:r w:rsidRPr="00AB710A">
        <w:rPr>
          <w:rStyle w:val="CommentReference"/>
          <w:highlight w:val="yellow"/>
        </w:rPr>
        <w:annotationRef/>
      </w:r>
      <w:r w:rsidRPr="00AB710A">
        <w:rPr>
          <w:highlight w:val="yellow"/>
        </w:rPr>
        <w:t xml:space="preserve">All </w:t>
      </w:r>
      <w:proofErr w:type="gramStart"/>
      <w:r w:rsidRPr="00AB710A">
        <w:rPr>
          <w:highlight w:val="yellow"/>
        </w:rPr>
        <w:t>these sound</w:t>
      </w:r>
      <w:proofErr w:type="gramEnd"/>
      <w:r w:rsidRPr="00AB710A">
        <w:rPr>
          <w:highlight w:val="yellow"/>
        </w:rPr>
        <w:t xml:space="preserve"> more like results than discussion</w:t>
      </w:r>
    </w:p>
  </w:comment>
  <w:comment w:id="263" w:author="Gonzalez, Erika B." w:date="2021-02-28T11:39:00Z" w:initials="GEB">
    <w:p w14:paraId="6588DDE8" w14:textId="6327DA55" w:rsidR="008D3942" w:rsidRDefault="008D3942">
      <w:pPr>
        <w:pStyle w:val="CommentText"/>
      </w:pPr>
      <w:r>
        <w:rPr>
          <w:rStyle w:val="CommentReference"/>
        </w:rPr>
        <w:annotationRef/>
      </w:r>
      <w:r>
        <w:t>Maybe this:</w:t>
      </w:r>
    </w:p>
    <w:p w14:paraId="0AEFE7E4" w14:textId="309FD6B8" w:rsidR="008D3942" w:rsidRDefault="008D3942">
      <w:pPr>
        <w:pStyle w:val="CommentText"/>
      </w:pPr>
    </w:p>
    <w:p w14:paraId="7EFD0FDB" w14:textId="71666157" w:rsidR="008D3942" w:rsidRDefault="008D3942">
      <w:pPr>
        <w:pStyle w:val="CommentText"/>
      </w:pPr>
      <w:hyperlink r:id="rId1" w:history="1">
        <w:r w:rsidRPr="008E582F">
          <w:rPr>
            <w:rStyle w:val="Hyperlink"/>
            <w:highlight w:val="yellow"/>
          </w:rPr>
          <w:t>https://esajournals.onlinelibrary.wiley.com/doi/full/10.1002/ecm.1272?casa_token=N6JpOcTiEjwAAAAA%3AVIx6PeNkZ-</w:t>
        </w:r>
        <w:r w:rsidRPr="008E582F">
          <w:rPr>
            <w:rStyle w:val="Hyperlink"/>
            <w:highlight w:val="yellow"/>
          </w:rPr>
          <w:t>O</w:t>
        </w:r>
        <w:r w:rsidRPr="008E582F">
          <w:rPr>
            <w:rStyle w:val="Hyperlink"/>
            <w:highlight w:val="yellow"/>
          </w:rPr>
          <w:t>p-AhaQoopZ-7k5D0F7JI-9T2f8e_I_ar</w:t>
        </w:r>
        <w:r w:rsidRPr="008E582F">
          <w:rPr>
            <w:rStyle w:val="Hyperlink"/>
            <w:highlight w:val="yellow"/>
          </w:rPr>
          <w:t>M</w:t>
        </w:r>
        <w:r w:rsidRPr="008E582F">
          <w:rPr>
            <w:rStyle w:val="Hyperlink"/>
            <w:highlight w:val="yellow"/>
          </w:rPr>
          <w:t>Thd1UfyNUQOEBbzSqk1gFrpnSSaKs0w8aKg</w:t>
        </w:r>
      </w:hyperlink>
    </w:p>
    <w:p w14:paraId="0C057AE6" w14:textId="7FB13E43" w:rsidR="008D3942" w:rsidRDefault="008D3942">
      <w:pPr>
        <w:pStyle w:val="CommentText"/>
      </w:pPr>
    </w:p>
    <w:p w14:paraId="4DAE93B0" w14:textId="4DD5C242" w:rsidR="008D3942" w:rsidRDefault="008D3942">
      <w:pPr>
        <w:pStyle w:val="CommentText"/>
      </w:pPr>
      <w:r>
        <w:t>and this</w:t>
      </w:r>
    </w:p>
    <w:p w14:paraId="1C8A356C" w14:textId="7D3022BC" w:rsidR="008D3942" w:rsidRDefault="008D3942">
      <w:pPr>
        <w:pStyle w:val="CommentText"/>
      </w:pPr>
    </w:p>
    <w:p w14:paraId="3AB17079" w14:textId="77777777" w:rsidR="008D3942" w:rsidRDefault="008D3942">
      <w:pPr>
        <w:pStyle w:val="CommentText"/>
      </w:pPr>
    </w:p>
    <w:p w14:paraId="0291CEE9" w14:textId="370558AE" w:rsidR="008D3942" w:rsidRDefault="008D3942">
      <w:pPr>
        <w:pStyle w:val="CommentText"/>
      </w:pPr>
      <w:r w:rsidRPr="001C6811">
        <w:t>https://www.pnas.org/content/115/46/11671.short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58DFDA" w15:done="0"/>
  <w15:commentEx w15:paraId="4267F4AA" w15:paraIdParent="2958DFDA" w15:done="0"/>
  <w15:commentEx w15:paraId="6727882A" w15:done="0"/>
  <w15:commentEx w15:paraId="4330C040" w15:done="0"/>
  <w15:commentEx w15:paraId="298919F7" w15:done="0"/>
  <w15:commentEx w15:paraId="6786AC4D" w15:done="0"/>
  <w15:commentEx w15:paraId="6D173D9C" w15:done="0"/>
  <w15:commentEx w15:paraId="03B1AC02" w15:done="0"/>
  <w15:commentEx w15:paraId="434859CC" w15:done="0"/>
  <w15:commentEx w15:paraId="6E274400" w15:done="0"/>
  <w15:commentEx w15:paraId="276CA680" w15:done="0"/>
  <w15:commentEx w15:paraId="600A2188" w15:done="0"/>
  <w15:commentEx w15:paraId="4F949EEB" w15:done="0"/>
  <w15:commentEx w15:paraId="0291CE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EA3E3" w16cex:dateUtc="2021-02-23T02:42:00Z"/>
  <w16cex:commentExtensible w16cex:durableId="2404287A" w16cex:dateUtc="2021-03-23T12:42:00Z"/>
  <w16cex:commentExtensible w16cex:durableId="23E3FB2D" w16cex:dateUtc="2021-02-27T03:56:00Z"/>
  <w16cex:commentExtensible w16cex:durableId="23E3FC22" w16cex:dateUtc="2021-02-27T04:00:00Z"/>
  <w16cex:commentExtensible w16cex:durableId="23E3FCA5" w16cex:dateUtc="2021-02-27T04:03:00Z"/>
  <w16cex:commentExtensible w16cex:durableId="23E3FF08" w16cex:dateUtc="2021-02-27T04:13:00Z"/>
  <w16cex:commentExtensible w16cex:durableId="23DEA967" w16cex:dateUtc="2021-02-23T03:06:00Z"/>
  <w16cex:commentExtensible w16cex:durableId="23DEA97E" w16cex:dateUtc="2021-02-23T03:06:00Z"/>
  <w16cex:commentExtensible w16cex:durableId="23E156CA" w16cex:dateUtc="2021-02-25T03:50:00Z"/>
  <w16cex:commentExtensible w16cex:durableId="23E40979" w16cex:dateUtc="2021-02-27T04:57:00Z"/>
  <w16cex:commentExtensible w16cex:durableId="23E54796" w16cex:dateUtc="2021-02-28T03:35:00Z"/>
  <w16cex:commentExtensible w16cex:durableId="23E5506B" w16cex:dateUtc="2021-02-28T04:12:00Z"/>
  <w16cex:commentExtensible w16cex:durableId="23E551AF" w16cex:dateUtc="2021-02-28T04:18:00Z"/>
  <w16cex:commentExtensible w16cex:durableId="23E5FF83" w16cex:dateUtc="2021-02-2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58DFDA" w16cid:durableId="23DEA3E3"/>
  <w16cid:commentId w16cid:paraId="4267F4AA" w16cid:durableId="2404287A"/>
  <w16cid:commentId w16cid:paraId="6727882A" w16cid:durableId="23E3FB2D"/>
  <w16cid:commentId w16cid:paraId="4330C040" w16cid:durableId="23E3FC22"/>
  <w16cid:commentId w16cid:paraId="298919F7" w16cid:durableId="23E3FCA5"/>
  <w16cid:commentId w16cid:paraId="6786AC4D" w16cid:durableId="23E3FF08"/>
  <w16cid:commentId w16cid:paraId="6D173D9C" w16cid:durableId="23DEA967"/>
  <w16cid:commentId w16cid:paraId="03B1AC02" w16cid:durableId="23DEA97E"/>
  <w16cid:commentId w16cid:paraId="434859CC" w16cid:durableId="23E156CA"/>
  <w16cid:commentId w16cid:paraId="6E274400" w16cid:durableId="23E40979"/>
  <w16cid:commentId w16cid:paraId="276CA680" w16cid:durableId="23E54796"/>
  <w16cid:commentId w16cid:paraId="600A2188" w16cid:durableId="23E5506B"/>
  <w16cid:commentId w16cid:paraId="4F949EEB" w16cid:durableId="23E551AF"/>
  <w16cid:commentId w16cid:paraId="0291CEE9" w16cid:durableId="23E5F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1B4D3" w14:textId="77777777" w:rsidR="001334A4" w:rsidRDefault="001334A4">
      <w:pPr>
        <w:spacing w:after="0"/>
      </w:pPr>
      <w:r>
        <w:separator/>
      </w:r>
    </w:p>
  </w:endnote>
  <w:endnote w:type="continuationSeparator" w:id="0">
    <w:p w14:paraId="67D17A16" w14:textId="77777777" w:rsidR="001334A4" w:rsidRDefault="001334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6094C" w14:textId="77777777" w:rsidR="001334A4" w:rsidRDefault="001334A4">
      <w:r>
        <w:separator/>
      </w:r>
    </w:p>
  </w:footnote>
  <w:footnote w:type="continuationSeparator" w:id="0">
    <w:p w14:paraId="05D4B74E" w14:textId="77777777" w:rsidR="001334A4" w:rsidRDefault="001334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onzalez, Erika B.">
    <w15:presenceInfo w15:providerId="AD" w15:userId="S::GonzalezEB@SI.EDU::b4eb2f27-4934-4095-bfbd-e5ea8fa6a85d"/>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19C0"/>
    <w:rsid w:val="000C4F63"/>
    <w:rsid w:val="000D639C"/>
    <w:rsid w:val="000F3D60"/>
    <w:rsid w:val="001334A4"/>
    <w:rsid w:val="001C6811"/>
    <w:rsid w:val="001F4B19"/>
    <w:rsid w:val="00200C35"/>
    <w:rsid w:val="002402F0"/>
    <w:rsid w:val="00243CB1"/>
    <w:rsid w:val="00255919"/>
    <w:rsid w:val="00257738"/>
    <w:rsid w:val="00321F13"/>
    <w:rsid w:val="003242C5"/>
    <w:rsid w:val="00334C96"/>
    <w:rsid w:val="003866F5"/>
    <w:rsid w:val="0044411F"/>
    <w:rsid w:val="00481D19"/>
    <w:rsid w:val="004D5899"/>
    <w:rsid w:val="004E29B3"/>
    <w:rsid w:val="00555310"/>
    <w:rsid w:val="00590D07"/>
    <w:rsid w:val="006342B2"/>
    <w:rsid w:val="00656E8C"/>
    <w:rsid w:val="006737A3"/>
    <w:rsid w:val="00711348"/>
    <w:rsid w:val="00711C7C"/>
    <w:rsid w:val="007615BA"/>
    <w:rsid w:val="00784D58"/>
    <w:rsid w:val="007E163E"/>
    <w:rsid w:val="008034B2"/>
    <w:rsid w:val="008D3942"/>
    <w:rsid w:val="008D6863"/>
    <w:rsid w:val="008E582F"/>
    <w:rsid w:val="009B6CE3"/>
    <w:rsid w:val="009D346D"/>
    <w:rsid w:val="00AA7381"/>
    <w:rsid w:val="00AB710A"/>
    <w:rsid w:val="00AC6E63"/>
    <w:rsid w:val="00B86B75"/>
    <w:rsid w:val="00BC48D5"/>
    <w:rsid w:val="00BF43CD"/>
    <w:rsid w:val="00C031BB"/>
    <w:rsid w:val="00C36279"/>
    <w:rsid w:val="00D00FC0"/>
    <w:rsid w:val="00DF0FD5"/>
    <w:rsid w:val="00DF139A"/>
    <w:rsid w:val="00E201D7"/>
    <w:rsid w:val="00E315A3"/>
    <w:rsid w:val="00E4767F"/>
    <w:rsid w:val="00E50C39"/>
    <w:rsid w:val="00E66B4C"/>
    <w:rsid w:val="00F64B61"/>
    <w:rsid w:val="00F6684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02296"/>
  <w15:docId w15:val="{C9908741-26AA-4870-8C67-2A21BFAF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0C4F63"/>
    <w:rPr>
      <w:sz w:val="16"/>
      <w:szCs w:val="16"/>
    </w:rPr>
  </w:style>
  <w:style w:type="paragraph" w:styleId="CommentText">
    <w:name w:val="annotation text"/>
    <w:basedOn w:val="Normal"/>
    <w:link w:val="CommentTextChar"/>
    <w:semiHidden/>
    <w:unhideWhenUsed/>
    <w:rsid w:val="000C4F63"/>
    <w:rPr>
      <w:sz w:val="20"/>
      <w:szCs w:val="20"/>
    </w:rPr>
  </w:style>
  <w:style w:type="character" w:customStyle="1" w:styleId="CommentTextChar">
    <w:name w:val="Comment Text Char"/>
    <w:basedOn w:val="DefaultParagraphFont"/>
    <w:link w:val="CommentText"/>
    <w:semiHidden/>
    <w:rsid w:val="000C4F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C4F63"/>
    <w:rPr>
      <w:b/>
      <w:bCs/>
    </w:rPr>
  </w:style>
  <w:style w:type="character" w:customStyle="1" w:styleId="CommentSubjectChar">
    <w:name w:val="Comment Subject Char"/>
    <w:basedOn w:val="CommentTextChar"/>
    <w:link w:val="CommentSubject"/>
    <w:semiHidden/>
    <w:rsid w:val="000C4F63"/>
    <w:rPr>
      <w:rFonts w:ascii="Palatino Linotype" w:hAnsi="Palatino Linotype"/>
      <w:b/>
      <w:bCs/>
      <w:sz w:val="20"/>
      <w:szCs w:val="20"/>
    </w:rPr>
  </w:style>
  <w:style w:type="character" w:styleId="UnresolvedMention">
    <w:name w:val="Unresolved Mention"/>
    <w:basedOn w:val="DefaultParagraphFont"/>
    <w:uiPriority w:val="99"/>
    <w:semiHidden/>
    <w:unhideWhenUsed/>
    <w:rsid w:val="001C6811"/>
    <w:rPr>
      <w:color w:val="605E5C"/>
      <w:shd w:val="clear" w:color="auto" w:fill="E1DFDD"/>
    </w:rPr>
  </w:style>
  <w:style w:type="character" w:styleId="FollowedHyperlink">
    <w:name w:val="FollowedHyperlink"/>
    <w:basedOn w:val="DefaultParagraphFont"/>
    <w:semiHidden/>
    <w:unhideWhenUsed/>
    <w:rsid w:val="00AB71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ajournals.onlinelibrary.wiley.com/doi/full/10.1002/ecm.1272?casa_token=N6JpOcTiEjwAAAAA%3AVIx6PeNkZ-Op-AhaQoopZ-7k5D0F7JI-9T2f8e_I_arMThd1UfyNUQOEBbzSqk1gFrpnSSaKs0w8aK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microsoft.com/office/2018/08/relationships/commentsExtensible" Target="commentsExtensible.xm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59" Type="http://schemas.openxmlformats.org/officeDocument/2006/relationships/hyperlink" Target="https://doi.org/10.1111/gcb.13208"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24" Type="http://schemas.openxmlformats.org/officeDocument/2006/relationships/fontTable" Target="fontTable.xml"/><Relationship Id="rId54" Type="http://schemas.openxmlformats.org/officeDocument/2006/relationships/hyperlink" Target="https://doi.org/10.1126/science.1066360"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49" Type="http://schemas.openxmlformats.org/officeDocument/2006/relationships/hyperlink" Target="https://doi.org/10.1016/j.foreco.2009.08.009"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44" Type="http://schemas.openxmlformats.org/officeDocument/2006/relationships/hyperlink" Target="https://doi.org/10.1111/ele.12650"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hyperlink" Target="mailto:teixeirak@si.edu" TargetMode="Externa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56" Type="http://schemas.openxmlformats.org/officeDocument/2006/relationships/hyperlink" Target="https://doi.org/10.1002/ecs2.1889"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2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25" Type="http://schemas.openxmlformats.org/officeDocument/2006/relationships/hyperlink" Target="https://doi.org/10.1111/gcb.12712" TargetMode="External"/><Relationship Id="rId46" Type="http://schemas.openxmlformats.org/officeDocument/2006/relationships/hyperlink" Target="https://doi.org/10.1007/BF00282374" TargetMode="External"/><Relationship Id="rId67" Type="http://schemas.openxmlformats.org/officeDocument/2006/relationships/hyperlink" Target="https://doi.org/10.1007/s10342-016-0982-7" TargetMode="External"/><Relationship Id="rId116" Type="http://schemas.openxmlformats.org/officeDocument/2006/relationships/hyperlink" Target="https://doi.org/10.1111/nph.16866" TargetMode="Externa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62" Type="http://schemas.openxmlformats.org/officeDocument/2006/relationships/hyperlink" Target="https://doi.org/10.1007/s10021-020-00501-y"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111" Type="http://schemas.openxmlformats.org/officeDocument/2006/relationships/hyperlink" Target="https://doi.org/10.1111/2041-210X.12590" TargetMode="External"/><Relationship Id="rId15" Type="http://schemas.openxmlformats.org/officeDocument/2006/relationships/image" Target="media/image3.png"/><Relationship Id="rId36" Type="http://schemas.openxmlformats.org/officeDocument/2006/relationships/hyperlink" Target="https://doi.org/10.1016/j.tplants.2012.08.005"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0" Type="http://schemas.microsoft.com/office/2016/09/relationships/commentsIds" Target="commentsIds.xml"/><Relationship Id="rId31" Type="http://schemas.openxmlformats.org/officeDocument/2006/relationships/hyperlink" Target="https://doi.org/10.3959/2008-6.1" TargetMode="External"/><Relationship Id="rId52" Type="http://schemas.openxmlformats.org/officeDocument/2006/relationships/hyperlink" Target="https://doi.org/10.1002/ecs2.1454"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8327</TotalTime>
  <Pages>38</Pages>
  <Words>14979</Words>
  <Characters>85382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Gonzalez, Erika B.</dc:creator>
  <cp:keywords/>
  <cp:lastModifiedBy>Teixeira, Kristina A.</cp:lastModifiedBy>
  <cp:revision>18</cp:revision>
  <dcterms:created xsi:type="dcterms:W3CDTF">2021-02-22T22:32:00Z</dcterms:created>
  <dcterms:modified xsi:type="dcterms:W3CDTF">2021-03-23T13:39:00Z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