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C3FA41" w14:textId="77777777" w:rsidR="003F2ACD" w:rsidRDefault="00DA0D81">
      <w:pPr>
        <w:pStyle w:val="FirstParagraph"/>
      </w:pPr>
      <w:r>
        <w:rPr>
          <w:b/>
        </w:rPr>
        <w:t>Title:</w:t>
      </w:r>
      <w:r>
        <w:t xml:space="preserve"> Using tree-ring records to simultaneously characterize the influence of climate, tree size, and slowly changing environmental drivers on annual </w:t>
      </w:r>
      <w:ins w:id="0" w:author="Paolo Cherubini" w:date="2021-02-22T12:03:00Z">
        <w:r w:rsidR="00424840">
          <w:t xml:space="preserve">tree </w:t>
        </w:r>
      </w:ins>
      <w:r>
        <w:t>growth</w:t>
      </w:r>
    </w:p>
    <w:p w14:paraId="68646541" w14:textId="77777777" w:rsidR="003F2ACD" w:rsidRDefault="00DA0D81">
      <w:pPr>
        <w:pStyle w:val="BodyText"/>
      </w:pPr>
      <w:r>
        <w:rPr>
          <w:b/>
        </w:rPr>
        <w:t>Authors:</w:t>
      </w:r>
    </w:p>
    <w:p w14:paraId="6E8D600D" w14:textId="77777777" w:rsidR="003F2ACD" w:rsidRDefault="00DA0D81">
      <w:pPr>
        <w:pStyle w:val="BodyText"/>
      </w:pPr>
      <w:r>
        <w:fldChar w:fldCharType="begin"/>
      </w:r>
      <w:r w:rsidR="007A3043">
        <w:instrText xml:space="preserve">HYPERLINK "file:///Users/cherubin/Library/Containers/com.apple.mail/Data/Library/Mail Downloads/D65E48CB-5387-4623-B948-3BAE92D8FBE4/0000-0001-8461-9713" \h </w:instrText>
      </w:r>
      <w:r>
        <w:fldChar w:fldCharType="separate"/>
      </w:r>
      <w:r>
        <w:rPr>
          <w:rStyle w:val="Hyperlink"/>
        </w:rPr>
        <w:t>Kristina J. Anderson-Teixeira</w:t>
      </w:r>
      <w:r>
        <w:rPr>
          <w:rStyle w:val="Hyperlink"/>
          <w:vertAlign w:val="superscript"/>
        </w:rPr>
        <w:t>1,2</w:t>
      </w:r>
      <w:r>
        <w:rPr>
          <w:rStyle w:val="Hyperlink"/>
        </w:rPr>
        <w:t>*</w:t>
      </w:r>
      <w:r>
        <w:rPr>
          <w:rStyle w:val="Hyperlink"/>
        </w:rPr>
        <w:fldChar w:fldCharType="end"/>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Ross Alexander</w:t>
      </w:r>
      <w:r>
        <w:rPr>
          <w:vertAlign w:val="superscript"/>
        </w:rPr>
        <w:t>5</w:t>
      </w:r>
      <w:r>
        <w:t>, Craig D. Allen</w:t>
      </w:r>
      <w:r>
        <w:rPr>
          <w:vertAlign w:val="superscript"/>
        </w:rPr>
        <w:t>6</w:t>
      </w:r>
      <w:r>
        <w:t>, Raquel Alfaro-Sánchez</w:t>
      </w:r>
      <w:r>
        <w:rPr>
          <w:vertAlign w:val="superscript"/>
        </w:rPr>
        <w:t>7</w:t>
      </w:r>
      <w:r>
        <w:t>, Tala Awada</w:t>
      </w:r>
      <w:r>
        <w:rPr>
          <w:vertAlign w:val="superscript"/>
        </w:rPr>
        <w:t>8</w:t>
      </w:r>
      <w:r>
        <w:t>, Jennifer L. Baltzer</w:t>
      </w:r>
      <w:r>
        <w:rPr>
          <w:vertAlign w:val="superscript"/>
        </w:rPr>
        <w:t>7</w:t>
      </w:r>
      <w:r>
        <w:t>, Patrick J. Baker</w:t>
      </w:r>
      <w:r>
        <w:rPr>
          <w:vertAlign w:val="superscript"/>
        </w:rPr>
        <w:t>9</w:t>
      </w:r>
      <w:r>
        <w:t xml:space="preserve">, </w:t>
      </w:r>
      <w:proofErr w:type="spellStart"/>
      <w:r>
        <w:t>Sarayudh</w:t>
      </w:r>
      <w:proofErr w:type="spellEnd"/>
      <w:r>
        <w:t xml:space="preserve"> Bunyavejchewin</w:t>
      </w:r>
      <w:r>
        <w:rPr>
          <w:vertAlign w:val="superscript"/>
        </w:rPr>
        <w:t>10</w:t>
      </w:r>
      <w:r>
        <w:t>, Paolo Cherubini</w:t>
      </w:r>
      <w:r>
        <w:rPr>
          <w:vertAlign w:val="superscript"/>
        </w:rPr>
        <w:t>11</w:t>
      </w:r>
      <w:ins w:id="1" w:author="Paolo Cherubini" w:date="2021-02-18T11:49:00Z">
        <w:r w:rsidR="00B76446">
          <w:rPr>
            <w:vertAlign w:val="superscript"/>
          </w:rPr>
          <w:t>, 12</w:t>
        </w:r>
      </w:ins>
      <w:r>
        <w:t>, Justin Cooper</w:t>
      </w:r>
      <w:r>
        <w:rPr>
          <w:vertAlign w:val="superscript"/>
        </w:rPr>
        <w:t>1</w:t>
      </w:r>
      <w:ins w:id="2" w:author="Paolo Cherubini" w:date="2021-02-18T11:49:00Z">
        <w:r w:rsidR="00B76446">
          <w:rPr>
            <w:vertAlign w:val="superscript"/>
          </w:rPr>
          <w:t>3</w:t>
        </w:r>
      </w:ins>
      <w:del w:id="3" w:author="Paolo Cherubini" w:date="2021-02-18T11:49:00Z">
        <w:r w:rsidDel="00B76446">
          <w:rPr>
            <w:vertAlign w:val="superscript"/>
          </w:rPr>
          <w:delText>2</w:delText>
        </w:r>
      </w:del>
      <w:r>
        <w:t>, Stuart J. Davies</w:t>
      </w:r>
      <w:r>
        <w:rPr>
          <w:vertAlign w:val="superscript"/>
        </w:rPr>
        <w:t>2</w:t>
      </w:r>
      <w:r>
        <w:t>, Cameron Dow</w:t>
      </w:r>
      <w:r>
        <w:rPr>
          <w:vertAlign w:val="superscript"/>
        </w:rPr>
        <w:t>1,1</w:t>
      </w:r>
      <w:ins w:id="4" w:author="Paolo Cherubini" w:date="2021-02-18T11:50:00Z">
        <w:r w:rsidR="00B76446">
          <w:rPr>
            <w:vertAlign w:val="superscript"/>
          </w:rPr>
          <w:t>4</w:t>
        </w:r>
      </w:ins>
      <w:del w:id="5" w:author="Paolo Cherubini" w:date="2021-02-18T11:50:00Z">
        <w:r w:rsidDel="00B76446">
          <w:rPr>
            <w:vertAlign w:val="superscript"/>
          </w:rPr>
          <w:delText>3</w:delText>
        </w:r>
      </w:del>
      <w:r>
        <w:t>, Ryan Helcoski</w:t>
      </w:r>
      <w:r>
        <w:rPr>
          <w:vertAlign w:val="superscript"/>
        </w:rPr>
        <w:t>1</w:t>
      </w:r>
      <w:r>
        <w:t xml:space="preserve">, </w:t>
      </w:r>
      <w:r>
        <w:fldChar w:fldCharType="begin"/>
      </w:r>
      <w:r w:rsidR="007A3043">
        <w:instrText xml:space="preserve">HYPERLINK "file:///Users/cherubin/Library/Containers/com.apple.mail/Data/Library/Mail Downloads/D65E48CB-5387-4623-B948-3BAE92D8FBE4/0000-0003-1780-6310" \h </w:instrText>
      </w:r>
      <w:r>
        <w:fldChar w:fldCharType="separate"/>
      </w:r>
      <w:r>
        <w:rPr>
          <w:rStyle w:val="Hyperlink"/>
        </w:rPr>
        <w:t>Jakub Kašpar</w:t>
      </w:r>
      <w:r>
        <w:rPr>
          <w:rStyle w:val="Hyperlink"/>
        </w:rPr>
        <w:fldChar w:fldCharType="end"/>
      </w:r>
      <w:r>
        <w:rPr>
          <w:vertAlign w:val="superscript"/>
        </w:rPr>
        <w:t>1</w:t>
      </w:r>
      <w:ins w:id="6" w:author="Paolo Cherubini" w:date="2021-02-18T11:50:00Z">
        <w:r w:rsidR="00B76446">
          <w:rPr>
            <w:vertAlign w:val="superscript"/>
          </w:rPr>
          <w:t>5</w:t>
        </w:r>
      </w:ins>
      <w:del w:id="7" w:author="Paolo Cherubini" w:date="2021-02-18T11:50:00Z">
        <w:r w:rsidDel="00B76446">
          <w:rPr>
            <w:vertAlign w:val="superscript"/>
          </w:rPr>
          <w:delText>4</w:delText>
        </w:r>
      </w:del>
      <w:r>
        <w:t xml:space="preserve">, </w:t>
      </w:r>
      <w:r>
        <w:fldChar w:fldCharType="begin"/>
      </w:r>
      <w:r w:rsidR="007A3043">
        <w:instrText xml:space="preserve">HYPERLINK "file:///Users/cherubin/Library/Containers/com.apple.mail/Data/Library/Mail Downloads/D65E48CB-5387-4623-B948-3BAE92D8FBE4/0000-0002-2560-0710" \h </w:instrText>
      </w:r>
      <w:r>
        <w:fldChar w:fldCharType="separate"/>
      </w:r>
      <w:r>
        <w:rPr>
          <w:rStyle w:val="Hyperlink"/>
        </w:rPr>
        <w:t>James Lutz</w:t>
      </w:r>
      <w:r>
        <w:rPr>
          <w:rStyle w:val="Hyperlink"/>
        </w:rPr>
        <w:fldChar w:fldCharType="end"/>
      </w:r>
      <w:r>
        <w:rPr>
          <w:vertAlign w:val="superscript"/>
        </w:rPr>
        <w:t>1</w:t>
      </w:r>
      <w:ins w:id="8" w:author="Paolo Cherubini" w:date="2021-02-18T11:50:00Z">
        <w:r w:rsidR="00B76446">
          <w:rPr>
            <w:vertAlign w:val="superscript"/>
          </w:rPr>
          <w:t>6</w:t>
        </w:r>
      </w:ins>
      <w:del w:id="9" w:author="Paolo Cherubini" w:date="2021-02-18T11:50:00Z">
        <w:r w:rsidDel="00B76446">
          <w:rPr>
            <w:vertAlign w:val="superscript"/>
          </w:rPr>
          <w:delText>5</w:delText>
        </w:r>
      </w:del>
      <w:r>
        <w:t>, Ellis Q. Margolis</w:t>
      </w:r>
      <w:r>
        <w:rPr>
          <w:vertAlign w:val="superscript"/>
        </w:rPr>
        <w:t>6</w:t>
      </w:r>
      <w:r>
        <w:t>, Justin Maxwell</w:t>
      </w:r>
      <w:r>
        <w:rPr>
          <w:vertAlign w:val="superscript"/>
        </w:rPr>
        <w:t>1</w:t>
      </w:r>
      <w:ins w:id="10" w:author="Paolo Cherubini" w:date="2021-02-18T11:50:00Z">
        <w:r w:rsidR="00B76446">
          <w:rPr>
            <w:vertAlign w:val="superscript"/>
          </w:rPr>
          <w:t>7</w:t>
        </w:r>
      </w:ins>
      <w:del w:id="11" w:author="Paolo Cherubini" w:date="2021-02-18T11:50:00Z">
        <w:r w:rsidDel="00B76446">
          <w:rPr>
            <w:vertAlign w:val="superscript"/>
          </w:rPr>
          <w:delText>6</w:delText>
        </w:r>
      </w:del>
      <w:r>
        <w:t>, Sean McMahon</w:t>
      </w:r>
      <w:r>
        <w:rPr>
          <w:vertAlign w:val="superscript"/>
        </w:rPr>
        <w:t>2,1</w:t>
      </w:r>
      <w:ins w:id="12" w:author="Paolo Cherubini" w:date="2021-02-18T11:50:00Z">
        <w:r w:rsidR="00B76446">
          <w:rPr>
            <w:vertAlign w:val="superscript"/>
          </w:rPr>
          <w:t>8</w:t>
        </w:r>
      </w:ins>
      <w:del w:id="13" w:author="Paolo Cherubini" w:date="2021-02-18T11:50:00Z">
        <w:r w:rsidDel="00B76446">
          <w:rPr>
            <w:vertAlign w:val="superscript"/>
          </w:rPr>
          <w:delText>7</w:delText>
        </w:r>
      </w:del>
      <w:r>
        <w:t>, Camille Piponiot</w:t>
      </w:r>
      <w:r>
        <w:rPr>
          <w:vertAlign w:val="superscript"/>
        </w:rPr>
        <w:t>1,2,1</w:t>
      </w:r>
      <w:ins w:id="14" w:author="Paolo Cherubini" w:date="2021-02-18T11:50:00Z">
        <w:r w:rsidR="00B76446">
          <w:rPr>
            <w:vertAlign w:val="superscript"/>
          </w:rPr>
          <w:t>9</w:t>
        </w:r>
      </w:ins>
      <w:del w:id="15" w:author="Paolo Cherubini" w:date="2021-02-18T11:50:00Z">
        <w:r w:rsidDel="00B76446">
          <w:rPr>
            <w:vertAlign w:val="superscript"/>
          </w:rPr>
          <w:delText>8</w:delText>
        </w:r>
      </w:del>
      <w:r>
        <w:t>, Sabrina Russo</w:t>
      </w:r>
      <w:r>
        <w:rPr>
          <w:vertAlign w:val="superscript"/>
        </w:rPr>
        <w:t>8</w:t>
      </w:r>
      <w:r>
        <w:t xml:space="preserve">, </w:t>
      </w:r>
      <w:r>
        <w:fldChar w:fldCharType="begin"/>
      </w:r>
      <w:r w:rsidR="007A3043">
        <w:instrText xml:space="preserve">HYPERLINK "file:///Users/cherubin/Library/Containers/com.apple.mail/Data/Library/Mail Downloads/D65E48CB-5387-4623-B948-3BAE92D8FBE4/0000-0002-7722-8797" \h </w:instrText>
      </w:r>
      <w:r>
        <w:fldChar w:fldCharType="separate"/>
      </w:r>
      <w:r>
        <w:rPr>
          <w:rStyle w:val="Hyperlink"/>
        </w:rPr>
        <w:t>Pavel Šamonil</w:t>
      </w:r>
      <w:r>
        <w:rPr>
          <w:rStyle w:val="Hyperlink"/>
        </w:rPr>
        <w:fldChar w:fldCharType="end"/>
      </w:r>
      <w:r>
        <w:rPr>
          <w:vertAlign w:val="superscript"/>
        </w:rPr>
        <w:t>1</w:t>
      </w:r>
      <w:ins w:id="16" w:author="Paolo Cherubini" w:date="2021-02-18T11:51:00Z">
        <w:r w:rsidR="00B76446">
          <w:rPr>
            <w:vertAlign w:val="superscript"/>
          </w:rPr>
          <w:t>5</w:t>
        </w:r>
      </w:ins>
      <w:del w:id="17" w:author="Paolo Cherubini" w:date="2021-02-18T11:51:00Z">
        <w:r w:rsidDel="00B76446">
          <w:rPr>
            <w:vertAlign w:val="superscript"/>
          </w:rPr>
          <w:delText>4</w:delText>
        </w:r>
      </w:del>
      <w:r>
        <w:t>, Anastasia Sniderhan</w:t>
      </w:r>
      <w:r>
        <w:rPr>
          <w:vertAlign w:val="superscript"/>
        </w:rPr>
        <w:t>7</w:t>
      </w:r>
      <w:r>
        <w:t>, Alan J. Tepley</w:t>
      </w:r>
      <w:r>
        <w:rPr>
          <w:vertAlign w:val="superscript"/>
        </w:rPr>
        <w:t>1,</w:t>
      </w:r>
      <w:ins w:id="18" w:author="Paolo Cherubini" w:date="2021-02-18T11:51:00Z">
        <w:r w:rsidR="00B76446">
          <w:rPr>
            <w:vertAlign w:val="superscript"/>
          </w:rPr>
          <w:t>20</w:t>
        </w:r>
      </w:ins>
      <w:del w:id="19" w:author="Paolo Cherubini" w:date="2021-02-18T11:51:00Z">
        <w:r w:rsidDel="00B76446">
          <w:rPr>
            <w:vertAlign w:val="superscript"/>
          </w:rPr>
          <w:delText>19</w:delText>
        </w:r>
      </w:del>
      <w:r>
        <w:t xml:space="preserve">, </w:t>
      </w:r>
      <w:r>
        <w:fldChar w:fldCharType="begin"/>
      </w:r>
      <w:r w:rsidR="007A3043">
        <w:instrText xml:space="preserve">HYPERLINK "file:///Users/cherubin/Library/Containers/com.apple.mail/Data/Library/Mail Downloads/D65E48CB-5387-4623-B948-3BAE92D8FBE4/0000-0002-6070-5956" \h </w:instrText>
      </w:r>
      <w:r>
        <w:fldChar w:fldCharType="separate"/>
      </w:r>
      <w:r>
        <w:rPr>
          <w:rStyle w:val="Hyperlink"/>
        </w:rPr>
        <w:t>Ivana Vašíčková</w:t>
      </w:r>
      <w:r>
        <w:rPr>
          <w:rStyle w:val="Hyperlink"/>
        </w:rPr>
        <w:fldChar w:fldCharType="end"/>
      </w:r>
      <w:r>
        <w:rPr>
          <w:vertAlign w:val="superscript"/>
        </w:rPr>
        <w:t>1</w:t>
      </w:r>
      <w:ins w:id="20" w:author="Paolo Cherubini" w:date="2021-02-18T11:51:00Z">
        <w:r w:rsidR="00B76446">
          <w:rPr>
            <w:vertAlign w:val="superscript"/>
          </w:rPr>
          <w:t>5</w:t>
        </w:r>
      </w:ins>
      <w:del w:id="21" w:author="Paolo Cherubini" w:date="2021-02-18T11:51:00Z">
        <w:r w:rsidDel="00B76446">
          <w:rPr>
            <w:vertAlign w:val="superscript"/>
          </w:rPr>
          <w:delText>4</w:delText>
        </w:r>
      </w:del>
      <w:r>
        <w:t>, Mart Vlam</w:t>
      </w:r>
      <w:r>
        <w:rPr>
          <w:vertAlign w:val="superscript"/>
        </w:rPr>
        <w:t>2</w:t>
      </w:r>
      <w:ins w:id="22" w:author="Paolo Cherubini" w:date="2021-02-18T11:51:00Z">
        <w:r w:rsidR="00B76446">
          <w:rPr>
            <w:vertAlign w:val="superscript"/>
          </w:rPr>
          <w:t>1</w:t>
        </w:r>
      </w:ins>
      <w:del w:id="23" w:author="Paolo Cherubini" w:date="2021-02-18T11:51:00Z">
        <w:r w:rsidDel="00B76446">
          <w:rPr>
            <w:vertAlign w:val="superscript"/>
          </w:rPr>
          <w:delText>0</w:delText>
        </w:r>
      </w:del>
      <w:r>
        <w:t>, Peter Zuidema</w:t>
      </w:r>
      <w:r>
        <w:rPr>
          <w:vertAlign w:val="superscript"/>
        </w:rPr>
        <w:t>2</w:t>
      </w:r>
      <w:ins w:id="24" w:author="Paolo Cherubini" w:date="2021-02-18T11:51:00Z">
        <w:r w:rsidR="00B76446">
          <w:rPr>
            <w:vertAlign w:val="superscript"/>
          </w:rPr>
          <w:t>1</w:t>
        </w:r>
      </w:ins>
      <w:del w:id="25" w:author="Paolo Cherubini" w:date="2021-02-18T11:51:00Z">
        <w:r w:rsidDel="00B76446">
          <w:rPr>
            <w:vertAlign w:val="superscript"/>
          </w:rPr>
          <w:delText>0</w:delText>
        </w:r>
      </w:del>
    </w:p>
    <w:p w14:paraId="40AAD313" w14:textId="77777777" w:rsidR="003F2ACD" w:rsidRDefault="00DA0D81">
      <w:pPr>
        <w:pStyle w:val="BodyText"/>
      </w:pPr>
      <w:r>
        <w:rPr>
          <w:b/>
        </w:rPr>
        <w:t>Author Affiliations:</w:t>
      </w:r>
    </w:p>
    <w:p w14:paraId="74705F95" w14:textId="77777777" w:rsidR="003F2ACD" w:rsidRDefault="00DA0D81">
      <w:pPr>
        <w:numPr>
          <w:ilvl w:val="0"/>
          <w:numId w:val="10"/>
        </w:numPr>
      </w:pPr>
      <w:r>
        <w:t>Conservation Ecology Center; Smithsonian Conservation Biology Institute; Front Royal, Virginia 22630, USA</w:t>
      </w:r>
    </w:p>
    <w:p w14:paraId="160FD59C" w14:textId="77777777" w:rsidR="003F2ACD" w:rsidRDefault="00DA0D81">
      <w:pPr>
        <w:numPr>
          <w:ilvl w:val="0"/>
          <w:numId w:val="10"/>
        </w:numPr>
      </w:pPr>
      <w:r>
        <w:t>Center for Tropical Forest Science-Forest Global Earth Observatory; Smithsonian Tropical Research Institute; Panama, Republic of Panama</w:t>
      </w:r>
    </w:p>
    <w:p w14:paraId="78828C86" w14:textId="77777777" w:rsidR="003F2ACD" w:rsidRDefault="00DA0D81">
      <w:pPr>
        <w:numPr>
          <w:ilvl w:val="0"/>
          <w:numId w:val="10"/>
        </w:numPr>
      </w:pPr>
      <w:r>
        <w:t>The Morton Arboretum, Center for Tree Science, Lisle, Illinois 60532 USA</w:t>
      </w:r>
    </w:p>
    <w:p w14:paraId="4355DC21" w14:textId="77777777" w:rsidR="003F2ACD" w:rsidRDefault="00DA0D81">
      <w:pPr>
        <w:numPr>
          <w:ilvl w:val="0"/>
          <w:numId w:val="10"/>
        </w:numPr>
      </w:pPr>
      <w:r>
        <w:t xml:space="preserve">Harvard University, </w:t>
      </w:r>
      <w:proofErr w:type="spellStart"/>
      <w:r>
        <w:t>Petersham</w:t>
      </w:r>
      <w:proofErr w:type="spellEnd"/>
      <w:r>
        <w:t>, Massachusetts 01366 USA</w:t>
      </w:r>
    </w:p>
    <w:p w14:paraId="4FEAA3BF" w14:textId="77777777" w:rsidR="003F2ACD" w:rsidRDefault="00DA0D81">
      <w:pPr>
        <w:numPr>
          <w:ilvl w:val="0"/>
          <w:numId w:val="10"/>
        </w:numPr>
      </w:pPr>
      <w:r>
        <w:t xml:space="preserve">Midwest </w:t>
      </w:r>
      <w:proofErr w:type="spellStart"/>
      <w:r>
        <w:t>Dendro</w:t>
      </w:r>
      <w:proofErr w:type="spellEnd"/>
      <w:r>
        <w:t xml:space="preserve"> LLC, Naperville, Illinois 60565 USA</w:t>
      </w:r>
    </w:p>
    <w:p w14:paraId="7798B458" w14:textId="77777777" w:rsidR="003F2ACD" w:rsidRDefault="00DA0D81">
      <w:pPr>
        <w:numPr>
          <w:ilvl w:val="0"/>
          <w:numId w:val="10"/>
        </w:numPr>
      </w:pPr>
      <w:r>
        <w:t>U.S. Geological Survey, Fort Collins Science Center, Jemez Mountains Field Station, Los Alamos, NM 87544, USA</w:t>
      </w:r>
    </w:p>
    <w:p w14:paraId="384B8BA1" w14:textId="77777777" w:rsidR="003F2ACD" w:rsidRDefault="00DA0D81">
      <w:pPr>
        <w:numPr>
          <w:ilvl w:val="0"/>
          <w:numId w:val="10"/>
        </w:numPr>
      </w:pPr>
      <w:r>
        <w:t>Biology Department, Wilfrid Laurier University, 75 University Ave W, Waterloo, ON, N2L 3C5</w:t>
      </w:r>
    </w:p>
    <w:p w14:paraId="45387C79" w14:textId="77777777" w:rsidR="003F2ACD" w:rsidRDefault="00DA0D81">
      <w:pPr>
        <w:numPr>
          <w:ilvl w:val="0"/>
          <w:numId w:val="10"/>
        </w:numPr>
      </w:pPr>
      <w:r>
        <w:t>School of Natural Resources, University of Nebraska-Lincoln, Lincoln, NE 68583, USA</w:t>
      </w:r>
    </w:p>
    <w:p w14:paraId="230C17C2" w14:textId="77777777" w:rsidR="003F2ACD" w:rsidRDefault="00DA0D81">
      <w:pPr>
        <w:numPr>
          <w:ilvl w:val="0"/>
          <w:numId w:val="10"/>
        </w:numPr>
      </w:pPr>
      <w:r>
        <w:t>School of Biological Sciences, Monash University, Clayton, Victoria 3800, Australia</w:t>
      </w:r>
    </w:p>
    <w:p w14:paraId="21F8333D" w14:textId="77777777" w:rsidR="003F2ACD" w:rsidRDefault="00DA0D81">
      <w:pPr>
        <w:numPr>
          <w:ilvl w:val="0"/>
          <w:numId w:val="10"/>
        </w:numPr>
      </w:pPr>
      <w:r>
        <w:t xml:space="preserve">National Parks Wildlife and Plant Conservation Department, </w:t>
      </w:r>
      <w:proofErr w:type="spellStart"/>
      <w:r>
        <w:t>Chatuchak</w:t>
      </w:r>
      <w:proofErr w:type="spellEnd"/>
      <w:r>
        <w:t>, Bangkok 10900, Thailand</w:t>
      </w:r>
    </w:p>
    <w:p w14:paraId="49D262C2" w14:textId="77777777" w:rsidR="003F2ACD" w:rsidRDefault="00DA0D81">
      <w:pPr>
        <w:numPr>
          <w:ilvl w:val="0"/>
          <w:numId w:val="10"/>
        </w:numPr>
        <w:rPr>
          <w:ins w:id="26" w:author="Paolo Cherubini" w:date="2021-02-18T11:52:00Z"/>
        </w:rPr>
      </w:pPr>
      <w:r>
        <w:t xml:space="preserve">Swiss Federal Institute for Forest, Snow and Landscape Research, CH-8903 </w:t>
      </w:r>
      <w:proofErr w:type="spellStart"/>
      <w:r>
        <w:t>Birmensdorf</w:t>
      </w:r>
      <w:proofErr w:type="spellEnd"/>
      <w:r>
        <w:t>, Switzerland</w:t>
      </w:r>
    </w:p>
    <w:p w14:paraId="27237DC7" w14:textId="77777777" w:rsidR="00EE4A6D" w:rsidRDefault="00EE4A6D" w:rsidP="00EE4A6D">
      <w:pPr>
        <w:numPr>
          <w:ilvl w:val="0"/>
          <w:numId w:val="10"/>
        </w:numPr>
      </w:pPr>
      <w:ins w:id="27" w:author="Paolo Cherubini" w:date="2021-02-18T11:53:00Z">
        <w:r>
          <w:t xml:space="preserve">Faculty of Forestry, </w:t>
        </w:r>
      </w:ins>
      <w:ins w:id="28" w:author="Paolo Cherubini" w:date="2021-02-18T11:52:00Z">
        <w:r>
          <w:t>University of Br</w:t>
        </w:r>
      </w:ins>
      <w:ins w:id="29" w:author="Paolo Cherubini" w:date="2021-02-18T11:53:00Z">
        <w:r>
          <w:t>itish Columbia, Vancouver BC, Canada</w:t>
        </w:r>
      </w:ins>
    </w:p>
    <w:p w14:paraId="179CF1D8" w14:textId="77777777" w:rsidR="003F2ACD" w:rsidRDefault="00DA0D81">
      <w:pPr>
        <w:numPr>
          <w:ilvl w:val="0"/>
          <w:numId w:val="10"/>
        </w:numPr>
      </w:pPr>
      <w:r>
        <w:t>University of Alberta; Edmonton, Alberta, Canada</w:t>
      </w:r>
    </w:p>
    <w:p w14:paraId="7AF6A7EF" w14:textId="77777777" w:rsidR="003F2ACD" w:rsidRDefault="00DA0D81">
      <w:pPr>
        <w:numPr>
          <w:ilvl w:val="0"/>
          <w:numId w:val="10"/>
        </w:numPr>
      </w:pPr>
      <w:r>
        <w:t>Department of Forestry, Purdue University, West Lafayette, IN 47907, USA</w:t>
      </w:r>
    </w:p>
    <w:p w14:paraId="63956C11" w14:textId="77777777" w:rsidR="003F2ACD" w:rsidRDefault="00DA0D81">
      <w:pPr>
        <w:numPr>
          <w:ilvl w:val="0"/>
          <w:numId w:val="10"/>
        </w:numPr>
      </w:pPr>
      <w:r>
        <w:lastRenderedPageBreak/>
        <w:t xml:space="preserve">Department of Forest Ecology, The Silva </w:t>
      </w:r>
      <w:proofErr w:type="spellStart"/>
      <w:r>
        <w:t>Tarouca</w:t>
      </w:r>
      <w:proofErr w:type="spellEnd"/>
      <w:r>
        <w:t xml:space="preserve"> Research Institute for Landscape and Ornamental Gardening, </w:t>
      </w:r>
      <w:proofErr w:type="spellStart"/>
      <w:r>
        <w:t>Lidická</w:t>
      </w:r>
      <w:proofErr w:type="spellEnd"/>
      <w:r>
        <w:t xml:space="preserve"> 25/27, 602 00 Brno, Czech Republic</w:t>
      </w:r>
    </w:p>
    <w:p w14:paraId="765FA5E8" w14:textId="77777777" w:rsidR="003F2ACD" w:rsidRDefault="00DA0D81">
      <w:pPr>
        <w:numPr>
          <w:ilvl w:val="0"/>
          <w:numId w:val="10"/>
        </w:numPr>
      </w:pPr>
      <w:r>
        <w:t>S. J. &amp; Jessie E. Quinney College of Natural Resources and the Ecology Center, Utah State University, Logan, UT 84322, USA</w:t>
      </w:r>
    </w:p>
    <w:p w14:paraId="4E6CBE66" w14:textId="77777777" w:rsidR="003F2ACD" w:rsidRDefault="00DA0D81">
      <w:pPr>
        <w:numPr>
          <w:ilvl w:val="0"/>
          <w:numId w:val="10"/>
        </w:numPr>
      </w:pPr>
      <w:r>
        <w:t>Department of Geography, Indiana University, Bloomington, Indiana, USA</w:t>
      </w:r>
    </w:p>
    <w:p w14:paraId="3CD1387B" w14:textId="77777777" w:rsidR="003F2ACD" w:rsidRDefault="00DA0D81">
      <w:pPr>
        <w:numPr>
          <w:ilvl w:val="0"/>
          <w:numId w:val="10"/>
        </w:numPr>
      </w:pPr>
      <w:r>
        <w:t>Smithsonian Environmental Research Center, Edgewater, MD, USA</w:t>
      </w:r>
    </w:p>
    <w:p w14:paraId="41708FF7" w14:textId="77777777" w:rsidR="003F2ACD" w:rsidRDefault="00DA0D81">
      <w:pPr>
        <w:numPr>
          <w:ilvl w:val="0"/>
          <w:numId w:val="10"/>
        </w:numPr>
      </w:pPr>
      <w:r>
        <w:t>CIRAD, Montpellier, France</w:t>
      </w:r>
    </w:p>
    <w:p w14:paraId="164FC2EF" w14:textId="77777777" w:rsidR="003F2ACD" w:rsidRDefault="00DA0D81">
      <w:pPr>
        <w:numPr>
          <w:ilvl w:val="0"/>
          <w:numId w:val="10"/>
        </w:numPr>
      </w:pPr>
      <w:r>
        <w:t>Canadian Forest Service, Northern Forestry Centre, Edmonton, Alberta, Canada</w:t>
      </w:r>
    </w:p>
    <w:p w14:paraId="0CF61A40" w14:textId="77777777" w:rsidR="003F2ACD" w:rsidRDefault="00DA0D81">
      <w:pPr>
        <w:numPr>
          <w:ilvl w:val="0"/>
          <w:numId w:val="10"/>
        </w:numPr>
      </w:pPr>
      <w:r>
        <w:t>Forest Ecology and Forest Management Group, Wageningen; Wageningen, The Netherlands</w:t>
      </w:r>
    </w:p>
    <w:p w14:paraId="5859D168" w14:textId="77777777" w:rsidR="003F2ACD" w:rsidRDefault="00DA0D81">
      <w:pPr>
        <w:pStyle w:val="FirstParagraph"/>
      </w:pPr>
      <w:r>
        <w:t xml:space="preserve">*corresponding author: </w:t>
      </w:r>
      <w:r>
        <w:fldChar w:fldCharType="begin"/>
      </w:r>
      <w:r>
        <w:instrText xml:space="preserve"> HYPERLINK "mailto:teixeirak@si.edu" \h </w:instrText>
      </w:r>
      <w:r>
        <w:fldChar w:fldCharType="separate"/>
      </w:r>
      <w:r>
        <w:rPr>
          <w:rStyle w:val="Hyperlink"/>
        </w:rPr>
        <w:t>teixeirak@si.edu</w:t>
      </w:r>
      <w:r>
        <w:rPr>
          <w:rStyle w:val="Hyperlink"/>
        </w:rPr>
        <w:fldChar w:fldCharType="end"/>
      </w:r>
      <w:r>
        <w:t>; +1 540 635 6546</w:t>
      </w:r>
    </w:p>
    <w:p w14:paraId="08C3598D" w14:textId="77777777" w:rsidR="003F2ACD" w:rsidRDefault="00DA0D81">
      <w:pPr>
        <w:pStyle w:val="BodyText"/>
      </w:pPr>
      <w:r>
        <w:rPr>
          <w:b/>
        </w:rPr>
        <w:t>Running headline:</w:t>
      </w:r>
      <w:r>
        <w:t xml:space="preserve"> [45 chars]</w:t>
      </w:r>
    </w:p>
    <w:p w14:paraId="494F36BC" w14:textId="77777777" w:rsidR="003F2ACD" w:rsidRDefault="00DA0D81">
      <w:r>
        <w:br w:type="page"/>
      </w:r>
    </w:p>
    <w:p w14:paraId="7EF3B331" w14:textId="77777777" w:rsidR="003F2ACD" w:rsidRDefault="00DA0D81">
      <w:pPr>
        <w:pStyle w:val="Heading1"/>
        <w:spacing w:line="480" w:lineRule="auto"/>
        <w:pPrChange w:id="30" w:author="Paolo Cherubini" w:date="2021-02-19T18:49:00Z">
          <w:pPr>
            <w:pStyle w:val="Heading1"/>
          </w:pPr>
        </w:pPrChange>
      </w:pPr>
      <w:bookmarkStart w:id="31" w:name="Abstract"/>
      <w:r>
        <w:lastRenderedPageBreak/>
        <w:t>Abstract</w:t>
      </w:r>
    </w:p>
    <w:p w14:paraId="662E6A64" w14:textId="3710732A" w:rsidR="003F2ACD" w:rsidRDefault="00DA0D81">
      <w:pPr>
        <w:pStyle w:val="FirstParagraph"/>
        <w:spacing w:line="480" w:lineRule="auto"/>
        <w:pPrChange w:id="32" w:author="Paolo Cherubini" w:date="2021-02-19T18:49:00Z">
          <w:pPr>
            <w:pStyle w:val="FirstParagraph"/>
          </w:pPr>
        </w:pPrChange>
      </w:pPr>
      <w:r>
        <w:t xml:space="preserve">Tree rings provide a </w:t>
      </w:r>
      <w:del w:id="33" w:author="Tala Awada" w:date="2021-02-28T14:27:00Z">
        <w:r w:rsidDel="00F00063">
          <w:delText xml:space="preserve">uniquely </w:delText>
        </w:r>
      </w:del>
      <w:r>
        <w:t>valuable long-term record for understanding how climate and other environmental drivers shape forest productivity. However, traditional dendrochronology methods aggregate growth records of multiple trees</w:t>
      </w:r>
      <w:ins w:id="34" w:author="Paolo Cherubini" w:date="2021-02-18T13:40:00Z">
        <w:r>
          <w:t xml:space="preserve"> </w:t>
        </w:r>
      </w:ins>
      <w:r>
        <w:t>–</w:t>
      </w:r>
      <w:ins w:id="35" w:author="Paolo Cherubini" w:date="2021-02-18T13:40:00Z">
        <w:r>
          <w:t xml:space="preserve"> </w:t>
        </w:r>
      </w:ins>
      <w:r>
        <w:t>often limited to dominant canopy individuals</w:t>
      </w:r>
      <w:ins w:id="36" w:author="Paolo Cherubini" w:date="2021-02-18T13:40:00Z">
        <w:r w:rsidR="00DD0B61">
          <w:t xml:space="preserve"> </w:t>
        </w:r>
      </w:ins>
      <w:r>
        <w:t>–</w:t>
      </w:r>
      <w:ins w:id="37" w:author="Paolo Cherubini" w:date="2021-02-18T13:40:00Z">
        <w:r w:rsidR="00DD0B61">
          <w:t xml:space="preserve"> </w:t>
        </w:r>
        <w:r w:rsidR="00DD0B61" w:rsidRPr="00DD0B61">
          <w:rPr>
            <w:highlight w:val="green"/>
            <w:rPrChange w:id="38" w:author="Paolo Cherubini" w:date="2021-02-18T13:40:00Z">
              <w:rPr/>
            </w:rPrChange>
          </w:rPr>
          <w:t>I</w:t>
        </w:r>
      </w:ins>
      <w:ins w:id="39" w:author="Paolo Cherubini" w:date="2021-02-18T13:41:00Z">
        <w:r w:rsidR="00DD0B61">
          <w:rPr>
            <w:highlight w:val="green"/>
          </w:rPr>
          <w:t xml:space="preserve"> know, I'm a punctilious editor, but spaces before and after the dash</w:t>
        </w:r>
      </w:ins>
      <w:ins w:id="40" w:author="Paolo Cherubini" w:date="2021-02-18T15:28:00Z">
        <w:r w:rsidR="004B71AC">
          <w:rPr>
            <w:highlight w:val="green"/>
          </w:rPr>
          <w:t xml:space="preserve"> are needed</w:t>
        </w:r>
      </w:ins>
      <w:ins w:id="41" w:author="Paolo Cherubini" w:date="2021-02-18T13:41:00Z">
        <w:r w:rsidR="00DD0B61">
          <w:rPr>
            <w:highlight w:val="green"/>
          </w:rPr>
          <w:t>. I</w:t>
        </w:r>
      </w:ins>
      <w:ins w:id="42" w:author="Paolo Cherubini" w:date="2021-02-18T13:40:00Z">
        <w:r w:rsidR="00DD0B61" w:rsidRPr="00DD0B61">
          <w:rPr>
            <w:highlight w:val="green"/>
            <w:rPrChange w:id="43" w:author="Paolo Cherubini" w:date="2021-02-18T13:40:00Z">
              <w:rPr/>
            </w:rPrChange>
          </w:rPr>
          <w:t>'d prefer bracket</w:t>
        </w:r>
      </w:ins>
      <w:ins w:id="44" w:author="Paolo Cherubini" w:date="2021-02-18T15:28:00Z">
        <w:r w:rsidR="004B71AC">
          <w:rPr>
            <w:highlight w:val="green"/>
          </w:rPr>
          <w:t>s</w:t>
        </w:r>
      </w:ins>
      <w:ins w:id="45" w:author="Paolo Cherubini" w:date="2021-02-18T13:40:00Z">
        <w:r w:rsidR="00DD0B61" w:rsidRPr="00DD0B61">
          <w:rPr>
            <w:highlight w:val="green"/>
            <w:rPrChange w:id="46" w:author="Paolo Cherubini" w:date="2021-02-18T13:40:00Z">
              <w:rPr/>
            </w:rPrChange>
          </w:rPr>
          <w:t xml:space="preserve">, </w:t>
        </w:r>
        <w:proofErr w:type="spellStart"/>
        <w:r w:rsidR="00DD0B61" w:rsidRPr="00DD0B61">
          <w:rPr>
            <w:highlight w:val="green"/>
            <w:rPrChange w:id="47" w:author="Paolo Cherubini" w:date="2021-02-18T13:40:00Z">
              <w:rPr/>
            </w:rPrChange>
          </w:rPr>
          <w:t>though</w:t>
        </w:r>
      </w:ins>
      <w:r>
        <w:t>into</w:t>
      </w:r>
      <w:proofErr w:type="spellEnd"/>
      <w:r>
        <w:t xml:space="preserve"> </w:t>
      </w:r>
      <w:proofErr w:type="spellStart"/>
      <w:ins w:id="48" w:author="Paolo Cherubini" w:date="2021-02-18T13:42:00Z">
        <w:r w:rsidR="006D5B2A">
          <w:t>standardised</w:t>
        </w:r>
        <w:proofErr w:type="spellEnd"/>
        <w:r w:rsidR="006D5B2A">
          <w:t xml:space="preserve"> or </w:t>
        </w:r>
      </w:ins>
      <w:r>
        <w:t>residual chronologies, and therefore cannot simultaneously account for the effects of climate</w:t>
      </w:r>
      <w:del w:id="49" w:author="Paolo Cherubini" w:date="2021-02-18T13:42:00Z">
        <w:r w:rsidDel="006D5B2A">
          <w:delText>, tree size</w:delText>
        </w:r>
      </w:del>
      <w:r>
        <w:t>,</w:t>
      </w:r>
      <w:del w:id="50" w:author="Paolo Cherubini" w:date="2021-02-18T13:42:00Z">
        <w:r w:rsidDel="006D5B2A">
          <w:delText xml:space="preserve"> and</w:delText>
        </w:r>
      </w:del>
      <w:r>
        <w:t xml:space="preserve"> slowly changing environmental drivers</w:t>
      </w:r>
      <w:ins w:id="51" w:author="Paolo Cherubini" w:date="2021-02-18T13:42:00Z">
        <w:r w:rsidR="006D5B2A">
          <w:t>, a</w:t>
        </w:r>
      </w:ins>
      <w:ins w:id="52" w:author="Paolo Cherubini" w:date="2021-02-18T13:43:00Z">
        <w:r w:rsidR="006D5B2A">
          <w:t xml:space="preserve">ge and </w:t>
        </w:r>
      </w:ins>
      <w:ins w:id="53" w:author="Paolo Cherubini" w:date="2021-02-18T13:42:00Z">
        <w:r w:rsidR="006D5B2A">
          <w:t>tree size</w:t>
        </w:r>
      </w:ins>
      <w:r>
        <w:t>. This has limited the potential to use tree</w:t>
      </w:r>
      <w:ins w:id="54" w:author="Paolo Cherubini" w:date="2021-02-18T15:29:00Z">
        <w:r w:rsidR="004B71AC">
          <w:t xml:space="preserve"> </w:t>
        </w:r>
      </w:ins>
      <w:del w:id="55" w:author="Paolo Cherubini" w:date="2021-02-18T15:29:00Z">
        <w:r w:rsidDel="004B71AC">
          <w:delText>-</w:delText>
        </w:r>
      </w:del>
      <w:r>
        <w:t>rings to understand forest productivity, its climate sensitivity, and its global change responses. Here, we develop a new method to simultaneously model non-linear effects of objectively determined principle</w:t>
      </w:r>
      <w:ins w:id="56" w:author="Paolo Cherubini" w:date="2021-02-19T18:34:00Z">
        <w:r w:rsidR="00A25120">
          <w:t xml:space="preserve"> </w:t>
        </w:r>
        <w:r w:rsidR="00A25120" w:rsidRPr="00A77B43">
          <w:rPr>
            <w:highlight w:val="green"/>
            <w:rPrChange w:id="57" w:author="Paolo Cherubini" w:date="2021-02-19T18:35:00Z">
              <w:rPr/>
            </w:rPrChange>
          </w:rPr>
          <w:t>do you mean "main</w:t>
        </w:r>
        <w:r w:rsidR="00A77B43" w:rsidRPr="00A77B43">
          <w:rPr>
            <w:highlight w:val="green"/>
            <w:rPrChange w:id="58" w:author="Paolo Cherubini" w:date="2021-02-19T18:35:00Z">
              <w:rPr/>
            </w:rPrChange>
          </w:rPr>
          <w:t>"</w:t>
        </w:r>
      </w:ins>
      <w:ins w:id="59" w:author="Paolo Cherubini" w:date="2021-02-19T18:35:00Z">
        <w:r w:rsidR="00687B85">
          <w:rPr>
            <w:highlight w:val="green"/>
          </w:rPr>
          <w:t>, "principal"</w:t>
        </w:r>
        <w:r w:rsidR="00A77B43" w:rsidRPr="00A77B43">
          <w:rPr>
            <w:highlight w:val="green"/>
            <w:rPrChange w:id="60" w:author="Paolo Cherubini" w:date="2021-02-19T18:35:00Z">
              <w:rPr/>
            </w:rPrChange>
          </w:rPr>
          <w:t>?</w:t>
        </w:r>
      </w:ins>
      <w:r>
        <w:t xml:space="preserve"> climate drivers, reconstructed tree diameter (</w:t>
      </w:r>
      <m:oMath>
        <m:r>
          <w:rPr>
            <w:rFonts w:ascii="Cambria Math" w:hAnsi="Cambria Math"/>
          </w:rPr>
          <m:t>DBH</m:t>
        </m:r>
        <m:r>
          <w:ins w:id="61" w:author="Paolo Cherubini" w:date="2021-02-19T18:43:00Z">
            <w:rPr>
              <w:rFonts w:ascii="Cambria Math" w:hAnsi="Cambria Math"/>
              <w:highlight w:val="green"/>
              <w:rPrChange w:id="62" w:author="Paolo Cherubini" w:date="2021-02-19T18:44:00Z">
                <w:rPr>
                  <w:rFonts w:ascii="Cambria Math" w:hAnsi="Cambria Math"/>
                </w:rPr>
              </w:rPrChange>
            </w:rPr>
            <m:t>why italics? throughout txt</m:t>
          </w:ins>
        </m:r>
      </m:oMath>
      <w:r>
        <w:t>)</w:t>
      </w:r>
      <w:ins w:id="63" w:author="Paolo Cherubini" w:date="2021-02-18T13:44:00Z">
        <w:r w:rsidR="006D5B2A">
          <w:t xml:space="preserve"> </w:t>
        </w:r>
        <w:r w:rsidR="006D5B2A" w:rsidRPr="006D5B2A">
          <w:rPr>
            <w:highlight w:val="green"/>
            <w:rPrChange w:id="64" w:author="Paolo Cherubini" w:date="2021-02-18T13:44:00Z">
              <w:rPr/>
            </w:rPrChange>
          </w:rPr>
          <w:t xml:space="preserve">using tree </w:t>
        </w:r>
        <w:proofErr w:type="gramStart"/>
        <w:r w:rsidR="006D5B2A" w:rsidRPr="006D5B2A">
          <w:rPr>
            <w:highlight w:val="green"/>
            <w:rPrChange w:id="65" w:author="Paolo Cherubini" w:date="2021-02-18T13:44:00Z">
              <w:rPr/>
            </w:rPrChange>
          </w:rPr>
          <w:t>rings?</w:t>
        </w:r>
      </w:ins>
      <w:r>
        <w:t>,</w:t>
      </w:r>
      <w:proofErr w:type="gramEnd"/>
      <w:r>
        <w:t xml:space="preserve"> and year in generalized least squares models that account for the temporal autocorrelation inherent to each individual tree’s growth. We appl</w:t>
      </w:r>
      <w:ins w:id="66" w:author="Paolo Cherubini" w:date="2021-02-19T18:36:00Z">
        <w:r w:rsidR="00687B85">
          <w:t>ied</w:t>
        </w:r>
      </w:ins>
      <w:del w:id="67" w:author="Paolo Cherubini" w:date="2021-02-19T18:36:00Z">
        <w:r w:rsidDel="00687B85">
          <w:delText>y</w:delText>
        </w:r>
      </w:del>
      <w:r>
        <w:t xml:space="preserve"> this method to tree-ring data from 3811 trees representing 40 species </w:t>
      </w:r>
      <w:ins w:id="68" w:author="Tala Awada" w:date="2021-02-28T15:11:00Z">
        <w:r w:rsidR="003923A3">
          <w:t xml:space="preserve">from multiple forests and tree types, </w:t>
        </w:r>
      </w:ins>
      <w:r>
        <w:t xml:space="preserve">at ten globally distributed sites. Our analysis identified similar climate drivers to those obtained via traditional methods. Growth responses were predominantly </w:t>
      </w:r>
      <w:r w:rsidRPr="00687B85">
        <w:rPr>
          <w:highlight w:val="cyan"/>
          <w:rPrChange w:id="69" w:author="Paolo Cherubini" w:date="2021-02-19T18:37:00Z">
            <w:rPr/>
          </w:rPrChange>
        </w:rPr>
        <w:t xml:space="preserve">positive to precipitation and </w:t>
      </w:r>
      <w:commentRangeStart w:id="70"/>
      <w:r w:rsidRPr="00687B85">
        <w:rPr>
          <w:highlight w:val="cyan"/>
          <w:rPrChange w:id="71" w:author="Paolo Cherubini" w:date="2021-02-19T18:37:00Z">
            <w:rPr/>
          </w:rPrChange>
        </w:rPr>
        <w:t>negative to temperature</w:t>
      </w:r>
      <w:ins w:id="72" w:author="Paolo Cherubini" w:date="2021-02-18T13:45:00Z">
        <w:r w:rsidR="006D5B2A">
          <w:t xml:space="preserve"> </w:t>
        </w:r>
      </w:ins>
      <w:commentRangeEnd w:id="70"/>
      <w:r w:rsidR="00F00063">
        <w:rPr>
          <w:rStyle w:val="CommentReference"/>
        </w:rPr>
        <w:commentReference w:id="70"/>
      </w:r>
      <w:ins w:id="73" w:author="Paolo Cherubini" w:date="2021-02-18T13:45:00Z">
        <w:r w:rsidR="006D5B2A" w:rsidRPr="006D5B2A">
          <w:rPr>
            <w:highlight w:val="green"/>
            <w:rPrChange w:id="74" w:author="Paolo Cherubini" w:date="2021-02-18T13:46:00Z">
              <w:rPr/>
            </w:rPrChange>
          </w:rPr>
          <w:t>doesn'</w:t>
        </w:r>
      </w:ins>
      <w:ins w:id="75" w:author="Paolo Cherubini" w:date="2021-02-18T13:46:00Z">
        <w:r w:rsidR="006D5B2A" w:rsidRPr="006D5B2A">
          <w:rPr>
            <w:highlight w:val="green"/>
            <w:rPrChange w:id="76" w:author="Paolo Cherubini" w:date="2021-02-18T13:46:00Z">
              <w:rPr/>
            </w:rPrChange>
          </w:rPr>
          <w:t xml:space="preserve">t depend on the limiting factor at each </w:t>
        </w:r>
        <w:proofErr w:type="gramStart"/>
        <w:r w:rsidR="006D5B2A" w:rsidRPr="006D5B2A">
          <w:rPr>
            <w:highlight w:val="green"/>
            <w:rPrChange w:id="77" w:author="Paolo Cherubini" w:date="2021-02-18T13:46:00Z">
              <w:rPr/>
            </w:rPrChange>
          </w:rPr>
          <w:t>site?</w:t>
        </w:r>
      </w:ins>
      <w:r>
        <w:t>,</w:t>
      </w:r>
      <w:proofErr w:type="gramEnd"/>
      <w:r>
        <w:t xml:space="preserve"> with both included in 78% of top models, and with non-linear responses prevalent (</w:t>
      </w:r>
      <w:r>
        <w:rPr>
          <w:i/>
        </w:rPr>
        <w:t>&gt;50%</w:t>
      </w:r>
      <w:r>
        <w:t xml:space="preserve"> of relationships). Growth rates</w:t>
      </w:r>
      <w:ins w:id="78" w:author="Paolo Cherubini" w:date="2021-02-18T13:46:00Z">
        <w:r w:rsidR="006D5B2A">
          <w:t xml:space="preserve"> </w:t>
        </w:r>
      </w:ins>
      <w:r>
        <w:t>–</w:t>
      </w:r>
      <w:ins w:id="79" w:author="Paolo Cherubini" w:date="2021-02-18T13:46:00Z">
        <w:r w:rsidR="006D5B2A">
          <w:t xml:space="preserve"> </w:t>
        </w:r>
      </w:ins>
      <w:del w:id="80" w:author="Paolo Cherubini" w:date="2021-02-18T13:46:00Z">
        <w:r w:rsidDel="006D5B2A">
          <w:delText>expressed as</w:delText>
        </w:r>
      </w:del>
      <w:ins w:id="81" w:author="Paolo Cherubini" w:date="2021-02-18T13:46:00Z">
        <w:r w:rsidR="006D5B2A">
          <w:t>indicated by</w:t>
        </w:r>
      </w:ins>
      <w:r>
        <w:t xml:space="preserve"> ring widths, basal area increments, or biomass increments</w:t>
      </w:r>
      <w:ins w:id="82" w:author="Paolo Cherubini" w:date="2021-02-18T13:46:00Z">
        <w:r w:rsidR="006D5B2A">
          <w:t xml:space="preserve"> </w:t>
        </w:r>
      </w:ins>
      <w:r>
        <w:t>–</w:t>
      </w:r>
      <w:ins w:id="83" w:author="Paolo Cherubini" w:date="2021-02-18T13:46:00Z">
        <w:r w:rsidR="006D5B2A">
          <w:t xml:space="preserve"> </w:t>
        </w:r>
      </w:ins>
      <w:r>
        <w:t xml:space="preserve">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t>
      </w:r>
      <w:ins w:id="84" w:author="Paolo Cherubini" w:date="2021-02-19T18:38:00Z">
        <w:r w:rsidR="00687B85" w:rsidRPr="00687B85">
          <w:rPr>
            <w:highlight w:val="green"/>
            <w:rPrChange w:id="85" w:author="Paolo Cherubini" w:date="2021-02-19T18:39:00Z">
              <w:rPr/>
            </w:rPrChange>
          </w:rPr>
          <w:t>may be should we be more pre</w:t>
        </w:r>
      </w:ins>
      <w:ins w:id="86" w:author="Paolo Cherubini" w:date="2021-02-19T18:39:00Z">
        <w:r w:rsidR="00687B85" w:rsidRPr="00687B85">
          <w:rPr>
            <w:highlight w:val="green"/>
            <w:rPrChange w:id="87" w:author="Paolo Cherubini" w:date="2021-02-19T18:39:00Z">
              <w:rPr/>
            </w:rPrChange>
          </w:rPr>
          <w:t>cise</w:t>
        </w:r>
        <w:r w:rsidR="00687B85">
          <w:rPr>
            <w:highlight w:val="green"/>
          </w:rPr>
          <w:t xml:space="preserve">? What meteorological </w:t>
        </w:r>
        <w:proofErr w:type="spellStart"/>
        <w:proofErr w:type="gramStart"/>
        <w:r w:rsidR="00687B85">
          <w:rPr>
            <w:highlight w:val="green"/>
          </w:rPr>
          <w:t>parameters</w:t>
        </w:r>
        <w:r w:rsidR="00687B85" w:rsidRPr="00687B85">
          <w:rPr>
            <w:highlight w:val="green"/>
            <w:rPrChange w:id="88" w:author="Paolo Cherubini" w:date="2021-02-19T18:39:00Z">
              <w:rPr/>
            </w:rPrChange>
          </w:rPr>
          <w:t>?</w:t>
        </w:r>
      </w:ins>
      <w:r>
        <w:t>were</w:t>
      </w:r>
      <w:proofErr w:type="spellEnd"/>
      <w:proofErr w:type="gramEnd"/>
      <w:r>
        <w:t xml:space="preserve"> common (44% of </w:t>
      </w:r>
      <w:r>
        <w:lastRenderedPageBreak/>
        <w:t xml:space="preserve">cases tested). Accounting for </w:t>
      </w:r>
      <m:oMath>
        <m:r>
          <w:rPr>
            <w:rFonts w:ascii="Cambria Math" w:hAnsi="Cambria Math"/>
          </w:rPr>
          <m:t>DBH</m:t>
        </m:r>
      </m:oMath>
      <w:r>
        <w:t>, growth rate</w:t>
      </w:r>
      <w:ins w:id="89" w:author="Paolo Cherubini" w:date="2021-02-18T13:47:00Z">
        <w:r w:rsidR="008C27EA">
          <w:t>s</w:t>
        </w:r>
      </w:ins>
      <w:r>
        <w:t xml:space="preserve"> varied directionally over time in most species</w:t>
      </w:r>
      <w:ins w:id="90" w:author="Paolo Cherubini" w:date="2021-02-18T13:47:00Z">
        <w:r w:rsidR="008C27EA">
          <w:t xml:space="preserve"> </w:t>
        </w:r>
      </w:ins>
      <w:r>
        <w:t>– declining in 90%</w:t>
      </w:r>
      <w:ins w:id="91" w:author="Paolo Cherubini" w:date="2021-02-18T13:48:00Z">
        <w:r w:rsidR="008C27EA">
          <w:t xml:space="preserve"> </w:t>
        </w:r>
        <w:r w:rsidR="008C27EA" w:rsidRPr="008C27EA">
          <w:rPr>
            <w:highlight w:val="green"/>
            <w:rPrChange w:id="92" w:author="Paolo Cherubini" w:date="2021-02-18T13:48:00Z">
              <w:rPr/>
            </w:rPrChange>
          </w:rPr>
          <w:t>not clear</w:t>
        </w:r>
        <w:r w:rsidR="008C27EA">
          <w:t xml:space="preserve"> </w:t>
        </w:r>
        <w:r w:rsidR="008C27EA" w:rsidRPr="008C27EA">
          <w:rPr>
            <w:highlight w:val="green"/>
            <w:rPrChange w:id="93" w:author="Paolo Cherubini" w:date="2021-02-18T13:48:00Z">
              <w:rPr/>
            </w:rPrChange>
          </w:rPr>
          <w:t xml:space="preserve">of </w:t>
        </w:r>
        <w:proofErr w:type="gramStart"/>
        <w:r w:rsidR="008C27EA" w:rsidRPr="008C27EA">
          <w:rPr>
            <w:highlight w:val="green"/>
            <w:rPrChange w:id="94" w:author="Paolo Cherubini" w:date="2021-02-18T13:48:00Z">
              <w:rPr/>
            </w:rPrChange>
          </w:rPr>
          <w:t>what?</w:t>
        </w:r>
      </w:ins>
      <w:r>
        <w:t>.</w:t>
      </w:r>
      <w:proofErr w:type="gramEnd"/>
      <w:r>
        <w:t xml:space="preserve"> These trends were largely attributable to successional stand dynamics</w:t>
      </w:r>
      <w:ins w:id="95" w:author="Tala Awada" w:date="2021-02-28T14:35:00Z">
        <w:r w:rsidR="00F00063">
          <w:t xml:space="preserve"> </w:t>
        </w:r>
      </w:ins>
      <w:ins w:id="96" w:author="Tala Awada" w:date="2021-02-28T14:36:00Z">
        <w:r w:rsidR="00F00063">
          <w:t>over time?</w:t>
        </w:r>
      </w:ins>
      <w:ins w:id="97" w:author="Paolo Cherubini" w:date="2021-02-18T13:48:00Z">
        <w:r w:rsidR="00277E0E">
          <w:t xml:space="preserve"> </w:t>
        </w:r>
        <w:r w:rsidR="00277E0E" w:rsidRPr="00277E0E">
          <w:rPr>
            <w:highlight w:val="green"/>
            <w:rPrChange w:id="98" w:author="Paolo Cherubini" w:date="2021-02-18T13:49:00Z">
              <w:rPr/>
            </w:rPrChange>
          </w:rPr>
          <w:t xml:space="preserve">not clear: </w:t>
        </w:r>
      </w:ins>
      <w:ins w:id="99" w:author="Paolo Cherubini" w:date="2021-02-19T18:40:00Z">
        <w:r w:rsidR="00687B85">
          <w:rPr>
            <w:highlight w:val="green"/>
          </w:rPr>
          <w:t>what is that? do you mean a "</w:t>
        </w:r>
      </w:ins>
      <w:ins w:id="100" w:author="Paolo Cherubini" w:date="2021-02-18T13:48:00Z">
        <w:r w:rsidR="00277E0E" w:rsidRPr="00277E0E">
          <w:rPr>
            <w:highlight w:val="green"/>
            <w:rPrChange w:id="101" w:author="Paolo Cherubini" w:date="2021-02-18T13:49:00Z">
              <w:rPr/>
            </w:rPrChange>
          </w:rPr>
          <w:t>succ</w:t>
        </w:r>
      </w:ins>
      <w:ins w:id="102" w:author="Paolo Cherubini" w:date="2021-02-18T13:49:00Z">
        <w:r w:rsidR="00277E0E" w:rsidRPr="00277E0E">
          <w:rPr>
            <w:highlight w:val="green"/>
            <w:rPrChange w:id="103" w:author="Paolo Cherubini" w:date="2021-02-18T13:49:00Z">
              <w:rPr/>
            </w:rPrChange>
          </w:rPr>
          <w:t>essional step</w:t>
        </w:r>
      </w:ins>
      <w:ins w:id="104" w:author="Paolo Cherubini" w:date="2021-02-19T18:40:00Z">
        <w:r w:rsidR="00687B85">
          <w:rPr>
            <w:highlight w:val="green"/>
          </w:rPr>
          <w:t>"</w:t>
        </w:r>
      </w:ins>
      <w:ins w:id="105" w:author="Paolo Cherubini" w:date="2021-02-18T13:49:00Z">
        <w:r w:rsidR="00277E0E" w:rsidRPr="00277E0E">
          <w:rPr>
            <w:highlight w:val="green"/>
            <w:rPrChange w:id="106" w:author="Paolo Cherubini" w:date="2021-02-18T13:49:00Z">
              <w:rPr/>
            </w:rPrChange>
          </w:rPr>
          <w:t>?</w:t>
        </w:r>
      </w:ins>
      <w:r>
        <w:t xml:space="preserve"> as cohorts and stands</w:t>
      </w:r>
      <w:ins w:id="107" w:author="Paolo Cherubini" w:date="2021-02-18T13:49:00Z">
        <w:r w:rsidR="00277E0E">
          <w:t>'</w:t>
        </w:r>
      </w:ins>
      <w:r>
        <w:t xml:space="preserve"> </w:t>
      </w:r>
      <w:proofErr w:type="gramStart"/>
      <w:r>
        <w:t>age</w:t>
      </w:r>
      <w:ins w:id="108" w:author="Paolo Cherubini" w:date="2021-02-18T13:49:00Z">
        <w:r w:rsidR="00277E0E" w:rsidRPr="00277E0E">
          <w:rPr>
            <w:highlight w:val="green"/>
            <w:rPrChange w:id="109" w:author="Paolo Cherubini" w:date="2021-02-18T13:49:00Z">
              <w:rPr/>
            </w:rPrChange>
          </w:rPr>
          <w:t>?</w:t>
        </w:r>
      </w:ins>
      <w:r>
        <w:t>,</w:t>
      </w:r>
      <w:proofErr w:type="gramEnd"/>
      <w:r>
        <w:t xml:space="preserve"> which remain challenging to parse from global change drivers</w:t>
      </w:r>
      <w:ins w:id="110" w:author="Paolo Cherubini" w:date="2021-02-18T13:49:00Z">
        <w:r w:rsidR="00277E0E">
          <w:t xml:space="preserve"> </w:t>
        </w:r>
        <w:r w:rsidR="00277E0E" w:rsidRPr="00277E0E">
          <w:rPr>
            <w:highlight w:val="green"/>
            <w:rPrChange w:id="111" w:author="Paolo Cherubini" w:date="2021-02-18T13:49:00Z">
              <w:rPr/>
            </w:rPrChange>
          </w:rPr>
          <w:t>not so clear</w:t>
        </w:r>
      </w:ins>
      <w:r>
        <w:t xml:space="preserve">. </w:t>
      </w:r>
      <w:ins w:id="112" w:author="Paolo Cherubini" w:date="2021-02-19T18:41:00Z">
        <w:r w:rsidR="00687B85">
          <w:t xml:space="preserve">Our method </w:t>
        </w:r>
        <w:r w:rsidR="00687B85" w:rsidRPr="00687B85">
          <w:rPr>
            <w:highlight w:val="cyan"/>
            <w:rPrChange w:id="113" w:author="Paolo Cherubini" w:date="2021-02-19T18:42:00Z">
              <w:rPr/>
            </w:rPrChange>
          </w:rPr>
          <w:t>i</w:t>
        </w:r>
      </w:ins>
      <w:del w:id="114" w:author="Paolo Cherubini" w:date="2021-02-19T18:41:00Z">
        <w:r w:rsidRPr="00687B85" w:rsidDel="00687B85">
          <w:rPr>
            <w:highlight w:val="cyan"/>
            <w:rPrChange w:id="115" w:author="Paolo Cherubini" w:date="2021-02-19T18:42:00Z">
              <w:rPr/>
            </w:rPrChange>
          </w:rPr>
          <w:delText>A</w:delText>
        </w:r>
      </w:del>
      <w:r w:rsidRPr="00687B85">
        <w:rPr>
          <w:highlight w:val="cyan"/>
          <w:rPrChange w:id="116" w:author="Paolo Cherubini" w:date="2021-02-19T18:42:00Z">
            <w:rPr/>
          </w:rPrChange>
        </w:rPr>
        <w:t xml:space="preserve">s a rigorous analytical </w:t>
      </w:r>
      <w:proofErr w:type="spellStart"/>
      <w:r w:rsidRPr="00687B85">
        <w:rPr>
          <w:highlight w:val="cyan"/>
          <w:rPrChange w:id="117" w:author="Paolo Cherubini" w:date="2021-02-19T18:42:00Z">
            <w:rPr/>
          </w:rPrChange>
        </w:rPr>
        <w:t>framework</w:t>
      </w:r>
      <w:ins w:id="118" w:author="Paolo Cherubini" w:date="2021-02-19T18:42:00Z">
        <w:r w:rsidR="00687B85" w:rsidRPr="00687B85">
          <w:rPr>
            <w:highlight w:val="green"/>
            <w:rPrChange w:id="119" w:author="Paolo Cherubini" w:date="2021-02-19T18:42:00Z">
              <w:rPr>
                <w:highlight w:val="cyan"/>
              </w:rPr>
            </w:rPrChange>
          </w:rPr>
          <w:t>is</w:t>
        </w:r>
        <w:proofErr w:type="spellEnd"/>
        <w:r w:rsidR="00687B85" w:rsidRPr="00687B85">
          <w:rPr>
            <w:highlight w:val="green"/>
            <w:rPrChange w:id="120" w:author="Paolo Cherubini" w:date="2021-02-19T18:42:00Z">
              <w:rPr>
                <w:highlight w:val="cyan"/>
              </w:rPr>
            </w:rPrChange>
          </w:rPr>
          <w:t xml:space="preserve"> </w:t>
        </w:r>
        <w:proofErr w:type="gramStart"/>
        <w:r w:rsidR="00687B85" w:rsidRPr="00687B85">
          <w:rPr>
            <w:highlight w:val="green"/>
            <w:rPrChange w:id="121" w:author="Paolo Cherubini" w:date="2021-02-19T18:42:00Z">
              <w:rPr>
                <w:highlight w:val="cyan"/>
              </w:rPr>
            </w:rPrChange>
          </w:rPr>
          <w:t>it  a</w:t>
        </w:r>
        <w:proofErr w:type="gramEnd"/>
        <w:r w:rsidR="00687B85" w:rsidRPr="00687B85">
          <w:rPr>
            <w:highlight w:val="green"/>
            <w:rPrChange w:id="122" w:author="Paolo Cherubini" w:date="2021-02-19T18:42:00Z">
              <w:rPr>
                <w:highlight w:val="cyan"/>
              </w:rPr>
            </w:rPrChange>
          </w:rPr>
          <w:t xml:space="preserve"> method really</w:t>
        </w:r>
      </w:ins>
      <w:ins w:id="123" w:author="Paolo Cherubini" w:date="2021-02-19T18:43:00Z">
        <w:r w:rsidR="00687B85">
          <w:rPr>
            <w:highlight w:val="green"/>
          </w:rPr>
          <w:t xml:space="preserve"> a framework?</w:t>
        </w:r>
      </w:ins>
      <w:ins w:id="124" w:author="Paolo Cherubini" w:date="2021-02-19T18:42:00Z">
        <w:r w:rsidR="00687B85" w:rsidRPr="00687B85">
          <w:rPr>
            <w:rPrChange w:id="125" w:author="Paolo Cherubini" w:date="2021-02-19T18:42:00Z">
              <w:rPr>
                <w:highlight w:val="cyan"/>
              </w:rPr>
            </w:rPrChange>
          </w:rPr>
          <w:t xml:space="preserve"> </w:t>
        </w:r>
      </w:ins>
      <w:r>
        <w:t xml:space="preserve"> for statistically modeling tree</w:t>
      </w:r>
      <w:ins w:id="126" w:author="Paolo Cherubini" w:date="2021-02-18T13:50:00Z">
        <w:r w:rsidR="00277E0E">
          <w:t>-</w:t>
        </w:r>
      </w:ins>
      <w:del w:id="127" w:author="Paolo Cherubini" w:date="2021-02-18T13:49:00Z">
        <w:r w:rsidDel="00277E0E">
          <w:delText xml:space="preserve"> </w:delText>
        </w:r>
      </w:del>
      <w:r>
        <w:t xml:space="preserve">growth responses to the most important climate drivers, </w:t>
      </w:r>
      <m:oMath>
        <m:r>
          <w:rPr>
            <w:rFonts w:ascii="Cambria Math" w:hAnsi="Cambria Math"/>
          </w:rPr>
          <m:t>DBH</m:t>
        </m:r>
      </m:oMath>
      <w:r>
        <w:t xml:space="preserve">, and year in nonlinear models, </w:t>
      </w:r>
      <w:del w:id="128" w:author="Paolo Cherubini" w:date="2021-02-19T18:41:00Z">
        <w:r w:rsidDel="00687B85">
          <w:delText xml:space="preserve">our method </w:delText>
        </w:r>
      </w:del>
      <w:ins w:id="129" w:author="Paolo Cherubini" w:date="2021-02-19T18:41:00Z">
        <w:r w:rsidR="00687B85">
          <w:t xml:space="preserve">and </w:t>
        </w:r>
      </w:ins>
      <w:r>
        <w:t xml:space="preserve">provides a parsimonious approach for characterizing multiple interacting </w:t>
      </w:r>
      <w:ins w:id="130" w:author="Tala Awada" w:date="2021-02-28T14:36:00Z">
        <w:r w:rsidR="00F00063">
          <w:t xml:space="preserve">abiotic </w:t>
        </w:r>
      </w:ins>
      <w:r>
        <w:t xml:space="preserve">drivers of tree growth, </w:t>
      </w:r>
      <w:del w:id="131" w:author="Tala Awada" w:date="2021-02-28T14:39:00Z">
        <w:r w:rsidRPr="005A1BAF" w:rsidDel="0034427E">
          <w:rPr>
            <w:highlight w:val="cyan"/>
            <w:rPrChange w:id="132" w:author="Paolo Cherubini" w:date="2021-02-19T18:45:00Z">
              <w:rPr/>
            </w:rPrChange>
          </w:rPr>
          <w:delText>opening the door for</w:delText>
        </w:r>
      </w:del>
      <w:ins w:id="133" w:author="Tala Awada" w:date="2021-02-28T14:39:00Z">
        <w:r w:rsidR="0034427E">
          <w:rPr>
            <w:highlight w:val="cyan"/>
          </w:rPr>
          <w:t>introducing</w:t>
        </w:r>
      </w:ins>
      <w:r w:rsidRPr="005A1BAF">
        <w:rPr>
          <w:highlight w:val="cyan"/>
          <w:rPrChange w:id="134" w:author="Paolo Cherubini" w:date="2021-02-19T18:45:00Z">
            <w:rPr/>
          </w:rPrChange>
        </w:rPr>
        <w:t xml:space="preserve"> novel </w:t>
      </w:r>
      <w:ins w:id="135" w:author="Tala Awada" w:date="2021-02-28T14:39:00Z">
        <w:r w:rsidR="0034427E">
          <w:rPr>
            <w:highlight w:val="cyan"/>
          </w:rPr>
          <w:t>approach</w:t>
        </w:r>
      </w:ins>
      <w:del w:id="136" w:author="Tala Awada" w:date="2021-02-28T14:39:00Z">
        <w:r w:rsidRPr="005A1BAF" w:rsidDel="0034427E">
          <w:rPr>
            <w:highlight w:val="cyan"/>
            <w:rPrChange w:id="137" w:author="Paolo Cherubini" w:date="2021-02-19T18:45:00Z">
              <w:rPr/>
            </w:rPrChange>
          </w:rPr>
          <w:delText>analyses</w:delText>
        </w:r>
      </w:del>
      <w:r w:rsidRPr="005A1BAF">
        <w:rPr>
          <w:highlight w:val="cyan"/>
          <w:rPrChange w:id="138" w:author="Paolo Cherubini" w:date="2021-02-19T18:45:00Z">
            <w:rPr/>
          </w:rPrChange>
        </w:rPr>
        <w:t xml:space="preserve"> using tree</w:t>
      </w:r>
      <w:ins w:id="139" w:author="Paolo Cherubini" w:date="2021-02-18T15:27:00Z">
        <w:r w:rsidR="000B1B8D" w:rsidRPr="005A1BAF">
          <w:rPr>
            <w:highlight w:val="cyan"/>
            <w:rPrChange w:id="140" w:author="Paolo Cherubini" w:date="2021-02-19T18:45:00Z">
              <w:rPr/>
            </w:rPrChange>
          </w:rPr>
          <w:t xml:space="preserve"> </w:t>
        </w:r>
      </w:ins>
      <w:del w:id="141" w:author="Paolo Cherubini" w:date="2021-02-18T15:27:00Z">
        <w:r w:rsidRPr="005A1BAF" w:rsidDel="000B1B8D">
          <w:rPr>
            <w:highlight w:val="cyan"/>
            <w:rPrChange w:id="142" w:author="Paolo Cherubini" w:date="2021-02-19T18:45:00Z">
              <w:rPr/>
            </w:rPrChange>
          </w:rPr>
          <w:delText>-</w:delText>
        </w:r>
      </w:del>
      <w:r w:rsidRPr="005A1BAF">
        <w:rPr>
          <w:highlight w:val="cyan"/>
          <w:rPrChange w:id="143" w:author="Paolo Cherubini" w:date="2021-02-19T18:45:00Z">
            <w:rPr/>
          </w:rPrChange>
        </w:rPr>
        <w:t xml:space="preserve">rings to </w:t>
      </w:r>
      <w:del w:id="144" w:author="Tala Awada" w:date="2021-02-28T14:39:00Z">
        <w:r w:rsidRPr="005A1BAF" w:rsidDel="0034427E">
          <w:rPr>
            <w:highlight w:val="cyan"/>
            <w:rPrChange w:id="145" w:author="Paolo Cherubini" w:date="2021-02-19T18:45:00Z">
              <w:rPr/>
            </w:rPrChange>
          </w:rPr>
          <w:delText xml:space="preserve">improve </w:delText>
        </w:r>
      </w:del>
      <w:ins w:id="146" w:author="Tala Awada" w:date="2021-02-28T14:39:00Z">
        <w:r w:rsidR="0034427E">
          <w:rPr>
            <w:highlight w:val="cyan"/>
          </w:rPr>
          <w:t>enhance</w:t>
        </w:r>
        <w:r w:rsidR="0034427E" w:rsidRPr="005A1BAF">
          <w:rPr>
            <w:highlight w:val="cyan"/>
            <w:rPrChange w:id="147" w:author="Paolo Cherubini" w:date="2021-02-19T18:45:00Z">
              <w:rPr/>
            </w:rPrChange>
          </w:rPr>
          <w:t xml:space="preserve"> </w:t>
        </w:r>
      </w:ins>
      <w:r w:rsidRPr="005A1BAF">
        <w:rPr>
          <w:highlight w:val="cyan"/>
          <w:rPrChange w:id="148" w:author="Paolo Cherubini" w:date="2021-02-19T18:45:00Z">
            <w:rPr/>
          </w:rPrChange>
        </w:rPr>
        <w:t xml:space="preserve">our understanding of forest responses to global </w:t>
      </w:r>
      <w:proofErr w:type="spellStart"/>
      <w:r w:rsidRPr="005A1BAF">
        <w:rPr>
          <w:highlight w:val="cyan"/>
          <w:rPrChange w:id="149" w:author="Paolo Cherubini" w:date="2021-02-19T18:45:00Z">
            <w:rPr/>
          </w:rPrChange>
        </w:rPr>
        <w:t>change</w:t>
      </w:r>
      <w:ins w:id="150" w:author="Paolo Cherubini" w:date="2021-02-19T18:45:00Z">
        <w:r w:rsidR="005A1BAF" w:rsidRPr="005A1BAF">
          <w:rPr>
            <w:highlight w:val="green"/>
            <w:rPrChange w:id="151" w:author="Paolo Cherubini" w:date="2021-02-19T18:45:00Z">
              <w:rPr>
                <w:highlight w:val="cyan"/>
              </w:rPr>
            </w:rPrChange>
          </w:rPr>
          <w:t>maybe</w:t>
        </w:r>
        <w:proofErr w:type="spellEnd"/>
        <w:r w:rsidR="005A1BAF" w:rsidRPr="005A1BAF">
          <w:rPr>
            <w:highlight w:val="green"/>
            <w:rPrChange w:id="152" w:author="Paolo Cherubini" w:date="2021-02-19T18:45:00Z">
              <w:rPr>
                <w:highlight w:val="cyan"/>
              </w:rPr>
            </w:rPrChange>
          </w:rPr>
          <w:t xml:space="preserve"> more concrete final </w:t>
        </w:r>
        <w:proofErr w:type="gramStart"/>
        <w:r w:rsidR="005A1BAF" w:rsidRPr="005A1BAF">
          <w:rPr>
            <w:highlight w:val="green"/>
            <w:rPrChange w:id="153" w:author="Paolo Cherubini" w:date="2021-02-19T18:45:00Z">
              <w:rPr>
                <w:highlight w:val="cyan"/>
              </w:rPr>
            </w:rPrChange>
          </w:rPr>
          <w:t>statement?</w:t>
        </w:r>
      </w:ins>
      <w:r>
        <w:t>.</w:t>
      </w:r>
      <w:proofErr w:type="gramEnd"/>
    </w:p>
    <w:p w14:paraId="1DB46774" w14:textId="77777777" w:rsidR="003F2ACD" w:rsidRDefault="00DA0D81">
      <w:pPr>
        <w:pStyle w:val="BodyText"/>
        <w:spacing w:line="480" w:lineRule="auto"/>
        <w:pPrChange w:id="154" w:author="Paolo Cherubini" w:date="2021-02-19T18:49:00Z">
          <w:pPr>
            <w:pStyle w:val="BodyText"/>
          </w:pPr>
        </w:pPrChange>
      </w:pPr>
      <w:r>
        <w:rPr>
          <w:b/>
        </w:rPr>
        <w:t>Keywords</w:t>
      </w:r>
      <w:r>
        <w:t>:</w:t>
      </w:r>
      <w:ins w:id="155" w:author="Paolo Cherubini" w:date="2021-02-19T18:46:00Z">
        <w:r w:rsidR="00CE4C63">
          <w:t xml:space="preserve"> tree</w:t>
        </w:r>
      </w:ins>
      <w:ins w:id="156" w:author="Paolo Cherubini" w:date="2021-02-19T18:47:00Z">
        <w:r w:rsidR="00CE4C63">
          <w:t xml:space="preserve"> </w:t>
        </w:r>
      </w:ins>
      <w:ins w:id="157" w:author="Paolo Cherubini" w:date="2021-02-19T18:46:00Z">
        <w:r w:rsidR="00CE4C63">
          <w:t>ring</w:t>
        </w:r>
      </w:ins>
      <w:ins w:id="158" w:author="Paolo Cherubini" w:date="2021-02-19T18:47:00Z">
        <w:r w:rsidR="00CE4C63">
          <w:t xml:space="preserve">s; </w:t>
        </w:r>
      </w:ins>
      <w:del w:id="159" w:author="Paolo Cherubini" w:date="2021-02-19T18:46:00Z">
        <w:r w:rsidDel="00CE4C63">
          <w:delText xml:space="preserve"> climate sensitivity;</w:delText>
        </w:r>
      </w:del>
      <w:r>
        <w:t xml:space="preserve"> </w:t>
      </w:r>
      <w:ins w:id="160" w:author="Paolo Cherubini" w:date="2021-02-19T18:46:00Z">
        <w:r w:rsidR="00CE4C63">
          <w:t xml:space="preserve">tree </w:t>
        </w:r>
      </w:ins>
      <w:r>
        <w:t>diameter; environmental change;</w:t>
      </w:r>
      <w:ins w:id="161" w:author="Paolo Cherubini" w:date="2021-02-19T18:46:00Z">
        <w:r w:rsidR="00CE4C63">
          <w:t xml:space="preserve"> climate </w:t>
        </w:r>
        <w:proofErr w:type="gramStart"/>
        <w:r w:rsidR="00CE4C63">
          <w:t xml:space="preserve">sensitivity; </w:t>
        </w:r>
      </w:ins>
      <w:r>
        <w:t xml:space="preserve"> Forest</w:t>
      </w:r>
      <w:proofErr w:type="gramEnd"/>
      <w:r>
        <w:t xml:space="preserve"> Global Earth Observatory (</w:t>
      </w:r>
      <w:proofErr w:type="spellStart"/>
      <w:r>
        <w:t>ForestGEO</w:t>
      </w:r>
      <w:proofErr w:type="spellEnd"/>
      <w:r>
        <w:t>); generalized least squares (GLS); nonlinear</w:t>
      </w:r>
      <w:del w:id="162" w:author="Paolo Cherubini" w:date="2021-02-19T18:46:00Z">
        <w:r w:rsidDel="00CE4C63">
          <w:delText>; tree-ring</w:delText>
        </w:r>
      </w:del>
    </w:p>
    <w:p w14:paraId="2CF1A0E9" w14:textId="77777777" w:rsidR="003F2ACD" w:rsidRDefault="00DA0D81">
      <w:pPr>
        <w:spacing w:line="480" w:lineRule="auto"/>
        <w:pPrChange w:id="163" w:author="Paolo Cherubini" w:date="2021-02-19T18:49:00Z">
          <w:pPr/>
        </w:pPrChange>
      </w:pPr>
      <w:r>
        <w:br w:type="page"/>
      </w:r>
    </w:p>
    <w:p w14:paraId="4CB6E755" w14:textId="77777777" w:rsidR="003F2ACD" w:rsidRDefault="00DA0D81">
      <w:pPr>
        <w:pStyle w:val="Heading1"/>
        <w:spacing w:line="480" w:lineRule="auto"/>
        <w:pPrChange w:id="164" w:author="Paolo Cherubini" w:date="2021-02-19T18:49:00Z">
          <w:pPr>
            <w:pStyle w:val="Heading1"/>
          </w:pPr>
        </w:pPrChange>
      </w:pPr>
      <w:bookmarkStart w:id="165" w:name="Introduction"/>
      <w:bookmarkEnd w:id="31"/>
      <w:r>
        <w:lastRenderedPageBreak/>
        <w:t>Introduction</w:t>
      </w:r>
    </w:p>
    <w:p w14:paraId="1FD575CE" w14:textId="77777777" w:rsidR="003F2ACD" w:rsidRDefault="00DA0D81">
      <w:pPr>
        <w:pStyle w:val="FirstParagraph"/>
        <w:spacing w:line="480" w:lineRule="auto"/>
        <w:pPrChange w:id="166" w:author="Paolo Cherubini" w:date="2021-02-19T18:49:00Z">
          <w:pPr>
            <w:pStyle w:val="FirstParagraph"/>
          </w:pPr>
        </w:pPrChange>
      </w:pPr>
      <w:r>
        <w:t xml:space="preserve">Tree rings provide a long-term record of annual growth increments that is invaluable for understanding forests in an era of global change (Amoroso et al., 2017; Fritts &amp; </w:t>
      </w:r>
      <w:proofErr w:type="spellStart"/>
      <w:r>
        <w:t>Swetnam</w:t>
      </w:r>
      <w:proofErr w:type="spellEnd"/>
      <w:r>
        <w:t>, 1989). Spanning time scales of decades to centuries or even millennia, they provide by far the most robust method for characterization of the</w:t>
      </w:r>
      <w:ins w:id="167" w:author="Paolo Cherubini" w:date="2021-02-22T12:04:00Z">
        <w:r w:rsidR="00424840">
          <w:t xml:space="preserve"> long-term</w:t>
        </w:r>
      </w:ins>
      <w:r>
        <w:t xml:space="preserve"> interannual climate sensitivity of tree growth (</w:t>
      </w:r>
      <w:proofErr w:type="spellStart"/>
      <w:r>
        <w:t>Bräker</w:t>
      </w:r>
      <w:proofErr w:type="spellEnd"/>
      <w:r>
        <w:t>, 2002; Fritts, 1976) and how it is changing (</w:t>
      </w:r>
      <w:proofErr w:type="spellStart"/>
      <w:r>
        <w:t>Babst</w:t>
      </w:r>
      <w:proofErr w:type="spellEnd"/>
      <w:r>
        <w:t xml:space="preserve"> et al., 2019; Maxwell et al., 2016; </w:t>
      </w:r>
      <w:proofErr w:type="spellStart"/>
      <w:r>
        <w:t>Sniderhan</w:t>
      </w:r>
      <w:proofErr w:type="spellEnd"/>
      <w:r>
        <w:t xml:space="preserve"> &amp; </w:t>
      </w:r>
      <w:proofErr w:type="spellStart"/>
      <w:r>
        <w:t>Baltzer</w:t>
      </w:r>
      <w:proofErr w:type="spellEnd"/>
      <w:r>
        <w:t xml:space="preserve">, 2016; </w:t>
      </w:r>
      <w:proofErr w:type="spellStart"/>
      <w:r>
        <w:t>Wilmking</w:t>
      </w:r>
      <w:proofErr w:type="spellEnd"/>
      <w:r>
        <w:t xml:space="preserve"> et al., 2020). Combined with forest </w:t>
      </w:r>
      <w:proofErr w:type="spellStart"/>
      <w:proofErr w:type="gramStart"/>
      <w:r>
        <w:t>censuses</w:t>
      </w:r>
      <w:ins w:id="168" w:author="Paolo Cherubini" w:date="2021-02-22T12:05:00Z">
        <w:r w:rsidR="00424840" w:rsidRPr="00424840">
          <w:rPr>
            <w:highlight w:val="green"/>
            <w:rPrChange w:id="169" w:author="Paolo Cherubini" w:date="2021-02-22T12:05:00Z">
              <w:rPr/>
            </w:rPrChange>
          </w:rPr>
          <w:t>surveys</w:t>
        </w:r>
        <w:proofErr w:type="spellEnd"/>
        <w:r w:rsidR="00424840">
          <w:rPr>
            <w:highlight w:val="green"/>
          </w:rPr>
          <w:t xml:space="preserve"> ?maybe</w:t>
        </w:r>
        <w:proofErr w:type="gramEnd"/>
        <w:r w:rsidR="00424840">
          <w:rPr>
            <w:highlight w:val="green"/>
          </w:rPr>
          <w:t xml:space="preserve"> better?</w:t>
        </w:r>
      </w:ins>
      <w:r>
        <w:t xml:space="preserve">, they can be used to estimate forest woody productivity (Davis et al., 2009; Dye et al., 2016;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t>
      </w:r>
      <w:proofErr w:type="spellStart"/>
      <w:r>
        <w:t>Graumlich</w:t>
      </w:r>
      <w:proofErr w:type="spellEnd"/>
      <w:r>
        <w:t xml:space="preserve"> et al., 1989; </w:t>
      </w:r>
      <w:proofErr w:type="spellStart"/>
      <w:r>
        <w:t>Teets</w:t>
      </w:r>
      <w:proofErr w:type="spellEnd"/>
      <w:r>
        <w:t xml:space="preserve">, </w:t>
      </w:r>
      <w:proofErr w:type="spellStart"/>
      <w:r>
        <w:t>Fraver</w:t>
      </w:r>
      <w:proofErr w:type="spellEnd"/>
      <w:r>
        <w:t>, Hollinger, et al., 2018) and its climate sensitivity (</w:t>
      </w:r>
      <w:proofErr w:type="spellStart"/>
      <w:r>
        <w:t>Helcoski</w:t>
      </w:r>
      <w:proofErr w:type="spellEnd"/>
      <w:r>
        <w:t xml:space="preserve"> et al., 2019; </w:t>
      </w:r>
      <w:proofErr w:type="spellStart"/>
      <w:r>
        <w:t>Klesse</w:t>
      </w:r>
      <w:proofErr w:type="spellEnd"/>
      <w:r>
        <w:t xml:space="preserve"> et al., 2018; </w:t>
      </w:r>
      <w:proofErr w:type="spellStart"/>
      <w:r>
        <w:t>Teets</w:t>
      </w:r>
      <w:proofErr w:type="spellEnd"/>
      <w:r>
        <w:t xml:space="preserve">, </w:t>
      </w:r>
      <w:proofErr w:type="spellStart"/>
      <w:r>
        <w:t>Fraver</w:t>
      </w:r>
      <w:proofErr w:type="spellEnd"/>
      <w:r>
        <w:t xml:space="preserve">, </w:t>
      </w:r>
      <w:proofErr w:type="spellStart"/>
      <w:r>
        <w:t>Weiskittel</w:t>
      </w:r>
      <w:proofErr w:type="spellEnd"/>
      <w:r>
        <w:t>, et al., 2018). They also provide the long-term perspective critical to understanding how slowly changing environmental drivers including rising atmospheric carbon dioxide (CO</w:t>
      </w:r>
      <w:r>
        <w:rPr>
          <w:vertAlign w:val="subscript"/>
        </w:rPr>
        <w:t>2</w:t>
      </w:r>
      <w:r>
        <w:t>) and directional climate change are influencing tree growth and forest productivity (e.g., Levesque et al., 2017; Mathias &amp; Thomas, 2018; Walker et al., 2020). This information is critical to predicting forest responses to climate change, and thereby reducing the enormous uncertainty surrounding future contributions of Earth’s forests to the global carbon cycle (</w:t>
      </w:r>
      <w:proofErr w:type="spellStart"/>
      <w:r>
        <w:t>Friedlingstein</w:t>
      </w:r>
      <w:proofErr w:type="spellEnd"/>
      <w:r>
        <w:t xml:space="preserve"> et al., 2006). Yet, collection and analysis of dendrochronological records has traditionally been optimized to detect climate signals rather than to predict forest productivity, its climate sensitivity, and how it may be changing (</w:t>
      </w:r>
      <w:proofErr w:type="spellStart"/>
      <w:r>
        <w:t>Babst</w:t>
      </w:r>
      <w:proofErr w:type="spellEnd"/>
      <w:r>
        <w:t xml:space="preserve"> et al., 2018; Cherubini et al., 1998; </w:t>
      </w:r>
      <w:proofErr w:type="spellStart"/>
      <w:r>
        <w:t>Klesse</w:t>
      </w:r>
      <w:proofErr w:type="spellEnd"/>
      <w:r>
        <w:t xml:space="preserve"> et al., 2018; </w:t>
      </w:r>
      <w:proofErr w:type="spellStart"/>
      <w:r>
        <w:t>Nehrbass</w:t>
      </w:r>
      <w:proofErr w:type="spellEnd"/>
      <w:r>
        <w:t xml:space="preserve">-Ahles et al., 2014; </w:t>
      </w:r>
      <w:proofErr w:type="spellStart"/>
      <w:r>
        <w:t>Wilmking</w:t>
      </w:r>
      <w:proofErr w:type="spellEnd"/>
      <w:r>
        <w:t xml:space="preserve"> et al., 2020). As a result, prevailing approaches hold a number of </w:t>
      </w:r>
      <w:r>
        <w:lastRenderedPageBreak/>
        <w:t>limitations for using tree</w:t>
      </w:r>
      <w:ins w:id="170" w:author="Paolo Cherubini" w:date="2021-02-18T15:34:00Z">
        <w:r w:rsidR="004B71AC">
          <w:t xml:space="preserve"> </w:t>
        </w:r>
      </w:ins>
      <w:del w:id="171" w:author="Paolo Cherubini" w:date="2021-02-18T15:34:00Z">
        <w:r w:rsidDel="004B71AC">
          <w:delText>-</w:delText>
        </w:r>
      </w:del>
      <w:r>
        <w:t>rings to address pressing questions concerning forest productivity in the current era of rapid environmental change.</w:t>
      </w:r>
      <w:ins w:id="172" w:author="Paolo Cherubini" w:date="2021-02-22T12:07:00Z">
        <w:r w:rsidR="00590887">
          <w:t xml:space="preserve"> </w:t>
        </w:r>
        <w:r w:rsidR="00590887" w:rsidRPr="00590887">
          <w:rPr>
            <w:highlight w:val="green"/>
            <w:rPrChange w:id="173" w:author="Paolo Cherubini" w:date="2021-02-22T12:07:00Z">
              <w:rPr/>
            </w:rPrChange>
          </w:rPr>
          <w:t>absolutely right!</w:t>
        </w:r>
      </w:ins>
    </w:p>
    <w:p w14:paraId="5B153614" w14:textId="62E38785" w:rsidR="003F2ACD" w:rsidRPr="00590887" w:rsidRDefault="00DA0D81">
      <w:pPr>
        <w:pStyle w:val="BodyText"/>
        <w:spacing w:line="480" w:lineRule="auto"/>
        <w:rPr>
          <w:lang w:val="de-CH"/>
          <w:rPrChange w:id="174" w:author="Paolo Cherubini" w:date="2021-02-22T12:11:00Z">
            <w:rPr/>
          </w:rPrChange>
        </w:rPr>
        <w:pPrChange w:id="175" w:author="Paolo Cherubini" w:date="2021-02-19T18:49:00Z">
          <w:pPr>
            <w:pStyle w:val="BodyText"/>
          </w:pPr>
        </w:pPrChange>
      </w:pPr>
      <w:r>
        <w:t xml:space="preserve">Dendrochronological methods to characterize the climate sensitivity of tree growth have been optimized to obtain the strongest possible climate signal for climate reconstructions, but face limitations when it comes to characterizing the climate sensitivity of individual trees or </w:t>
      </w:r>
      <w:ins w:id="176" w:author="Tala Awada" w:date="2021-02-28T14:46:00Z">
        <w:r w:rsidR="0034427E" w:rsidRPr="0034427E">
          <w:t xml:space="preserve">aboveground woody </w:t>
        </w:r>
        <w:r w:rsidR="0034427E">
          <w:t>net primary</w:t>
        </w:r>
        <w:r w:rsidR="0034427E" w:rsidRPr="0034427E">
          <w:t xml:space="preserve"> production</w:t>
        </w:r>
        <w:r w:rsidR="0034427E">
          <w:t xml:space="preserve"> (</w:t>
        </w:r>
      </w:ins>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ins w:id="177" w:author="Tala Awada" w:date="2021-02-28T14:46:00Z">
            <w:rPr>
              <w:rFonts w:ascii="Cambria Math" w:hAnsi="Cambria Math"/>
            </w:rPr>
            <m:t>)</m:t>
          </w:ins>
        </m:r>
      </m:oMath>
      <w:r>
        <w:t xml:space="preserve">. </w:t>
      </w:r>
      <w:ins w:id="178" w:author="Paolo Cherubini" w:date="2021-02-22T12:08:00Z">
        <w:r w:rsidR="00590887" w:rsidRPr="00590887">
          <w:rPr>
            <w:highlight w:val="green"/>
            <w:rPrChange w:id="179" w:author="Paolo Cherubini" w:date="2021-02-22T12:08:00Z">
              <w:rPr/>
            </w:rPrChange>
          </w:rPr>
          <w:t xml:space="preserve">not defined previously, right? What is </w:t>
        </w:r>
        <w:proofErr w:type="spellStart"/>
        <w:proofErr w:type="gramStart"/>
        <w:r w:rsidR="00590887" w:rsidRPr="00590887">
          <w:rPr>
            <w:highlight w:val="green"/>
            <w:rPrChange w:id="180" w:author="Paolo Cherubini" w:date="2021-02-22T12:08:00Z">
              <w:rPr/>
            </w:rPrChange>
          </w:rPr>
          <w:t>it?</w:t>
        </w:r>
      </w:ins>
      <w:r>
        <w:t>Traditional</w:t>
      </w:r>
      <w:proofErr w:type="spellEnd"/>
      <w:proofErr w:type="gramEnd"/>
      <w:r>
        <w:t xml:space="preserve"> methods begin by fitting a function (commonly a spline) to the growth record captured by each core, extracting residuals around the long-term trends, and then standardizing and averaging the residuals across cores to form a species-level ring-width index chronology (Fritts, 1976; Speer, 2010). Climate signals are then identified by examining month-by-month or seasonal correlations of the ring-width index chronology to one or more climate variables over the current year and, typically, previous year (e.g., Fritts, 1976; Meko et al., 2011; Zang &amp; Biondi, 2015). Following identification of the top climate driver(s), statistical models describing their relationships to tree growth can be used for applications such as climate reconstruction (e.g., </w:t>
      </w:r>
      <w:proofErr w:type="spellStart"/>
      <w:r>
        <w:t>Buntgen</w:t>
      </w:r>
      <w:proofErr w:type="spellEnd"/>
      <w:r>
        <w:t xml:space="preserve"> et al., 2011) or projection of tree growth responses to climate change (e.g., Charney et al., 2016). An important caveat for the latter, however, is that the slopes of correlations between climate variables and ring-width index chronologies are not identical to the mean sensitivity of individuals within the population, as the process of building species chronologies fundamentally alters and obfuscates individual-level responses (Pederson et al., 2020). Although population-level climate responses have been approximated based on climate sensitives derived from species chronologies (e.g., Charney et al., 2016; </w:t>
      </w:r>
      <w:proofErr w:type="spellStart"/>
      <w:r>
        <w:t>Helcoski</w:t>
      </w:r>
      <w:proofErr w:type="spellEnd"/>
      <w:r>
        <w:t xml:space="preserve"> et al., 2019), the removal of individual-level variation prior to analysis of climate sensitivity limits potential for </w:t>
      </w:r>
      <w:r>
        <w:lastRenderedPageBreak/>
        <w:t xml:space="preserve">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In particular, analysis of species-level chronologies does not allow </w:t>
      </w:r>
      <w:ins w:id="181" w:author="Tala Awada" w:date="2021-02-28T14:47:00Z">
        <w:r w:rsidR="003A2116">
          <w:t xml:space="preserve">the </w:t>
        </w:r>
      </w:ins>
      <w:r>
        <w:t>characterization of known variation in climate sensitivity in relation to tree size, canopy position, or microhabitat</w:t>
      </w:r>
      <w:ins w:id="182" w:author="Paolo Cherubini" w:date="2021-02-22T12:11:00Z">
        <w:r w:rsidR="00590887">
          <w:t xml:space="preserve"> </w:t>
        </w:r>
        <w:r w:rsidR="00590887" w:rsidRPr="00590887">
          <w:rPr>
            <w:highlight w:val="green"/>
            <w:rPrChange w:id="183" w:author="Paolo Cherubini" w:date="2021-02-22T12:11:00Z">
              <w:rPr/>
            </w:rPrChange>
          </w:rPr>
          <w:t>what do you mean with? what scale?</w:t>
        </w:r>
      </w:ins>
      <w:r>
        <w:t xml:space="preserve"> </w:t>
      </w:r>
      <w:r w:rsidRPr="00590887">
        <w:rPr>
          <w:lang w:val="de-CH"/>
          <w:rPrChange w:id="184" w:author="Paolo Cherubini" w:date="2021-02-22T12:11:00Z">
            <w:rPr/>
          </w:rPrChange>
        </w:rPr>
        <w:t>(e.g., Bennett et al., 2015; McGregor et al., 2020; Rollinson et al., 2021).</w:t>
      </w:r>
    </w:p>
    <w:p w14:paraId="57C879BA" w14:textId="294EC192" w:rsidR="003F2ACD" w:rsidRDefault="00DA0D81">
      <w:pPr>
        <w:pStyle w:val="BodyText"/>
        <w:spacing w:line="480" w:lineRule="auto"/>
        <w:pPrChange w:id="185" w:author="Paolo Cherubini" w:date="2021-02-19T18:49:00Z">
          <w:pPr>
            <w:pStyle w:val="BodyText"/>
          </w:pPr>
        </w:pPrChange>
      </w:pPr>
      <w:r>
        <w:t>Dendrochronological studies most commonly focus on linear climate responses to single climate drivers and the settings in which these occur, thereby missing nonlinearities and additive or interactive climate effects known to be widespread within forest settings (</w:t>
      </w:r>
      <w:proofErr w:type="spellStart"/>
      <w:r>
        <w:t>Wilmking</w:t>
      </w:r>
      <w:proofErr w:type="spellEnd"/>
      <w:r>
        <w:t xml:space="preserve"> et al., 2020). Nonlinearities in climate sensitivities of tree metabolism and growth have been observed across a wide range </w:t>
      </w:r>
      <w:proofErr w:type="spellStart"/>
      <w:r>
        <w:t>spatio</w:t>
      </w:r>
      <w:proofErr w:type="spellEnd"/>
      <w:r>
        <w:t>-temporal scales</w:t>
      </w:r>
      <w:ins w:id="186" w:author="Paolo Cherubini" w:date="2021-02-22T12:11:00Z">
        <w:r w:rsidR="00590887">
          <w:t xml:space="preserve"> </w:t>
        </w:r>
        <w:r w:rsidR="00590887" w:rsidRPr="00590887">
          <w:rPr>
            <w:highlight w:val="green"/>
            <w:rPrChange w:id="187" w:author="Paolo Cherubini" w:date="2021-02-22T12:11:00Z">
              <w:rPr/>
            </w:rPrChange>
          </w:rPr>
          <w:t xml:space="preserve">any </w:t>
        </w:r>
        <w:proofErr w:type="gramStart"/>
        <w:r w:rsidR="00590887" w:rsidRPr="00590887">
          <w:rPr>
            <w:highlight w:val="green"/>
            <w:rPrChange w:id="188" w:author="Paolo Cherubini" w:date="2021-02-22T12:11:00Z">
              <w:rPr/>
            </w:rPrChange>
          </w:rPr>
          <w:t>refs?</w:t>
        </w:r>
      </w:ins>
      <w:r>
        <w:t>.</w:t>
      </w:r>
      <w:proofErr w:type="gramEnd"/>
      <w:r>
        <w:t xml:space="preserve"> Over time frames of seconds to days, photosynthesis and respiration display a </w:t>
      </w:r>
      <w:proofErr w:type="gramStart"/>
      <w:r>
        <w:t>unimodal relationships</w:t>
      </w:r>
      <w:proofErr w:type="gramEnd"/>
      <w:r>
        <w:t xml:space="preserve"> to temporal variation in temperature, typically peaking at temperatures reflective of the environment to which the plant is adapted and acclimated (</w:t>
      </w:r>
      <w:proofErr w:type="spellStart"/>
      <w:r>
        <w:t>Kumarathunge</w:t>
      </w:r>
      <w:proofErr w:type="spellEnd"/>
      <w:r>
        <w:t xml:space="preserve"> et al., 2019). Across broad geographical climate gradients, annual forest productivity generally increases with temperature, precipitation, and potential evapotranspiration (</w:t>
      </w:r>
      <m:oMath>
        <m:r>
          <w:rPr>
            <w:rFonts w:ascii="Cambria Math" w:hAnsi="Cambria Math"/>
          </w:rPr>
          <m:t>PET</m:t>
        </m:r>
      </m:oMath>
      <w:r>
        <w:t>) up to a point, after which it plateaus or decreases (Banbury Morgan et al., in press; M. J. P. Sullivan et al., 2020). Filling a critical gap between short-term physiological responses and the global g</w:t>
      </w:r>
      <w:proofErr w:type="spellStart"/>
      <w:r>
        <w:t>radients</w:t>
      </w:r>
      <w:proofErr w:type="spellEnd"/>
      <w:r>
        <w:t xml:space="preserve"> representing millennia of community assembly and species adaptation, the annual growth records of tree-rings capture tree growth responses to interannual climatic variation. Yet, because non-linearities are very problematic for reconstructing climate variables (Esper &amp; Frank, 2009), systems exhibiting these are typically avoided</w:t>
      </w:r>
      <w:ins w:id="189" w:author="Paolo Cherubini" w:date="2021-02-22T12:13:00Z">
        <w:r w:rsidR="00100F04">
          <w:t xml:space="preserve"> </w:t>
        </w:r>
      </w:ins>
      <w:r>
        <w:t>–</w:t>
      </w:r>
      <w:ins w:id="190" w:author="Paolo Cherubini" w:date="2021-02-22T12:13:00Z">
        <w:r w:rsidR="00100F04">
          <w:t xml:space="preserve"> </w:t>
        </w:r>
      </w:ins>
      <w:r>
        <w:t xml:space="preserve">e.g., by sampling climate-limited forest boundaries, and traditional analysis methods are designed around first-order linear growth-climate relationships (Fritts, 1976 </w:t>
      </w:r>
      <w:r>
        <w:rPr>
          <w:b/>
        </w:rPr>
        <w:t>(</w:t>
      </w:r>
      <w:proofErr w:type="spellStart"/>
      <w:r>
        <w:rPr>
          <w:b/>
        </w:rPr>
        <w:t>dendro</w:t>
      </w:r>
      <w:proofErr w:type="spellEnd"/>
      <w:r>
        <w:rPr>
          <w:b/>
        </w:rPr>
        <w:t xml:space="preserve"> coauthors, does this ref work?</w:t>
      </w:r>
      <w:ins w:id="191" w:author="Paolo Cherubini" w:date="2021-02-22T12:13:00Z">
        <w:r w:rsidR="00B60201">
          <w:rPr>
            <w:b/>
          </w:rPr>
          <w:t xml:space="preserve"> </w:t>
        </w:r>
        <w:r w:rsidR="00B60201" w:rsidRPr="00B60201">
          <w:rPr>
            <w:b/>
            <w:highlight w:val="green"/>
            <w:rPrChange w:id="192" w:author="Paolo Cherubini" w:date="2021-02-22T12:13:00Z">
              <w:rPr>
                <w:b/>
              </w:rPr>
            </w:rPrChange>
          </w:rPr>
          <w:t>a bit</w:t>
        </w:r>
      </w:ins>
      <w:ins w:id="193" w:author="Paolo Cherubini" w:date="2021-02-22T12:16:00Z">
        <w:r w:rsidR="007C3B9C">
          <w:rPr>
            <w:b/>
            <w:highlight w:val="green"/>
          </w:rPr>
          <w:t xml:space="preserve"> stale ...</w:t>
        </w:r>
      </w:ins>
      <w:r>
        <w:rPr>
          <w:b/>
        </w:rPr>
        <w:t>)</w:t>
      </w:r>
      <w:r>
        <w:t xml:space="preserve">). Dendrochronological studies allowing for </w:t>
      </w:r>
      <w:r>
        <w:lastRenderedPageBreak/>
        <w:t xml:space="preserve">nonlinear or threshold responses of tree growth to climate are less common (Cavin &amp; Jump, 2017; Cook &amp; Johnson, 1989; </w:t>
      </w:r>
      <w:proofErr w:type="spellStart"/>
      <w:r>
        <w:t>Ljungqvist</w:t>
      </w:r>
      <w:proofErr w:type="spellEnd"/>
      <w:r>
        <w:t xml:space="preserve"> et al., 2020; Rollinson et al., 2021; </w:t>
      </w:r>
      <w:proofErr w:type="spellStart"/>
      <w:r>
        <w:t>Tolwinski</w:t>
      </w:r>
      <w:proofErr w:type="spellEnd"/>
      <w:r>
        <w:t xml:space="preserve">-Ward et al., 2013; </w:t>
      </w:r>
      <w:proofErr w:type="spellStart"/>
      <w:r>
        <w:t>Tumajer</w:t>
      </w:r>
      <w:proofErr w:type="spellEnd"/>
      <w:r>
        <w:t xml:space="preserve"> et al., 2017; Woodhouse, 1999), and we therefore know little about the nonlinearities in growth responses to interannual variation in climate that occur for trees within forest settings. Furthermore, temperature and moisture </w:t>
      </w:r>
      <w:ins w:id="194" w:author="Tala Awada" w:date="2021-02-28T14:53:00Z">
        <w:r w:rsidR="00C0537D">
          <w:t xml:space="preserve">together with host genotype, </w:t>
        </w:r>
      </w:ins>
      <w:r>
        <w:t>are known to jointly shape tree growth (</w:t>
      </w:r>
      <w:proofErr w:type="spellStart"/>
      <w:r>
        <w:t>Beedlow</w:t>
      </w:r>
      <w:proofErr w:type="spellEnd"/>
      <w:r>
        <w:t xml:space="preserve"> et al., 2013; Foster et al., </w:t>
      </w:r>
      <w:commentRangeStart w:id="195"/>
      <w:r>
        <w:t>2016</w:t>
      </w:r>
      <w:commentRangeEnd w:id="195"/>
      <w:r w:rsidR="00C0537D">
        <w:rPr>
          <w:rStyle w:val="CommentReference"/>
        </w:rPr>
        <w:commentReference w:id="195"/>
      </w:r>
      <w:r>
        <w:t>) and forest productivity (e.g., Alexander et al., 2018; Banbury Morgan et al., in press), yet growth sensitivity to their additive or interactive effects, potentially operating over different time windows, is not commonly considered (but see Foster et al., 2016; Meko et al., 2011; Sánchez-Salguero et al., 2015).</w:t>
      </w:r>
    </w:p>
    <w:p w14:paraId="40F2B3F4" w14:textId="700F829B" w:rsidR="003F2ACD" w:rsidRDefault="00DA0D81">
      <w:pPr>
        <w:pStyle w:val="BodyText"/>
        <w:spacing w:line="480" w:lineRule="auto"/>
        <w:pPrChange w:id="196" w:author="Paolo Cherubini" w:date="2021-02-19T18:49:00Z">
          <w:pPr>
            <w:pStyle w:val="BodyText"/>
          </w:pPr>
        </w:pPrChange>
      </w:pPr>
      <w:r>
        <w:t>Tree diameter at breast height (</w:t>
      </w:r>
      <m:oMath>
        <m:r>
          <w:rPr>
            <w:rFonts w:ascii="Cambria Math" w:hAnsi="Cambria Math"/>
          </w:rPr>
          <m:t>DBH</m:t>
        </m:r>
      </m:oMath>
      <w:r>
        <w:t xml:space="preserve">) is closely correlated with numerous </w:t>
      </w:r>
      <w:del w:id="197" w:author="Tala Awada" w:date="2021-02-28T14:56:00Z">
        <w:r w:rsidDel="009D573C">
          <w:delText xml:space="preserve">variables </w:delText>
        </w:r>
      </w:del>
      <w:ins w:id="198" w:author="Tala Awada" w:date="2021-02-28T14:56:00Z">
        <w:r w:rsidR="009D573C">
          <w:t>traits</w:t>
        </w:r>
        <w:r w:rsidR="009D573C">
          <w:t xml:space="preserve"> </w:t>
        </w:r>
      </w:ins>
      <w:r>
        <w:t xml:space="preserve">affecting tree growth rate (e.g., height, crown size and position, root mass, </w:t>
      </w:r>
      <w:proofErr w:type="spellStart"/>
      <w:r>
        <w:t>Enquist</w:t>
      </w:r>
      <w:proofErr w:type="spellEnd"/>
      <w:r>
        <w:t xml:space="preserve"> &amp; </w:t>
      </w:r>
      <w:proofErr w:type="spellStart"/>
      <w:r>
        <w:t>Niklas</w:t>
      </w:r>
      <w:proofErr w:type="spellEnd"/>
      <w:r>
        <w:t xml:space="preserve">, 2002) and therefore is one of the most important </w:t>
      </w:r>
      <w:del w:id="199" w:author="Tala Awada" w:date="2021-02-28T14:56:00Z">
        <w:r w:rsidDel="009D573C">
          <w:delText xml:space="preserve">variables </w:delText>
        </w:r>
      </w:del>
      <w:ins w:id="200" w:author="Tala Awada" w:date="2021-02-28T14:56:00Z">
        <w:r w:rsidR="009D573C">
          <w:t>traits</w:t>
        </w:r>
        <w:r w:rsidR="009D573C">
          <w:t xml:space="preserve"> </w:t>
        </w:r>
      </w:ins>
      <w:r>
        <w:t xml:space="preserve">influencing growth (e.g.,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w:t>
      </w:r>
      <w:proofErr w:type="spellStart"/>
      <w:r>
        <w:t>ies</w:t>
      </w:r>
      <w:proofErr w:type="spellEnd"/>
      <w:r>
        <w:t xml:space="preserve"> constrain sampling to only larger size classes. While convenient for identifying climate signals (Fritts, 1976), this approach is not optimal for subsequent inference of the climate sensitivity of forest productivity (</w:t>
      </w:r>
      <w:proofErr w:type="spellStart"/>
      <w:r>
        <w:t>Babst</w:t>
      </w:r>
      <w:proofErr w:type="spellEnd"/>
      <w:r>
        <w:t xml:space="preserve"> et al., 2018). Although climate correlations can be transformed to climate sensitivity (</w:t>
      </w:r>
      <w:r>
        <w:rPr>
          <w:i/>
        </w:rPr>
        <w:t>i.e.</w:t>
      </w:r>
      <w:r>
        <w:t xml:space="preserve">, magnitude of response, </w:t>
      </w:r>
      <w:proofErr w:type="spellStart"/>
      <w:r>
        <w:rPr>
          <w:i/>
        </w:rPr>
        <w:t>sensu</w:t>
      </w:r>
      <w:proofErr w:type="spellEnd"/>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w:t>
      </w:r>
      <w:ins w:id="201" w:author="Paolo Cherubini" w:date="2021-02-22T12:17:00Z">
        <w:r w:rsidR="00950C7F">
          <w:t xml:space="preserve"> ring width </w:t>
        </w:r>
      </w:ins>
      <m:oMath>
        <m:r>
          <w:ins w:id="202" w:author="Paolo Cherubini" w:date="2021-02-22T12:17:00Z">
            <w:rPr>
              <w:rFonts w:ascii="Cambria Math" w:hAnsi="Cambria Math"/>
            </w:rPr>
            <m:t>(</m:t>
          </w:ins>
        </m:r>
      </m:oMath>
      <w:del w:id="203" w:author="Paolo Cherubini" w:date="2021-02-22T12:17:00Z">
        <w:r w:rsidDel="00950C7F">
          <w:delText xml:space="preserve"> </w:delText>
        </w:r>
      </w:del>
      <m:oMath>
        <m:r>
          <w:rPr>
            <w:rFonts w:ascii="Cambria Math" w:hAnsi="Cambria Math"/>
          </w:rPr>
          <m:t>RW</m:t>
        </m:r>
      </m:oMath>
      <w:ins w:id="204" w:author="Paolo Cherubini" w:date="2021-02-22T12:18:00Z">
        <w:r w:rsidR="00950C7F">
          <w:rPr>
            <w:rFonts w:eastAsiaTheme="minorEastAsia"/>
          </w:rPr>
          <w:t>)</w:t>
        </w:r>
      </w:ins>
      <w:r>
        <w:t xml:space="preserve"> with</w:t>
      </w:r>
      <w:del w:id="205" w:author="Tala Awada" w:date="2021-02-28T14:57:00Z">
        <w:r w:rsidDel="003E3E14">
          <w:delText xml:space="preserve"> </w:delText>
        </w:r>
      </w:del>
      <w:ins w:id="206" w:author="Paolo Cherubini" w:date="2021-02-22T12:18:00Z">
        <w:r w:rsidR="00950C7F">
          <w:t xml:space="preserve"> </w:t>
        </w:r>
        <w:proofErr w:type="spellStart"/>
        <w:r w:rsidR="00950C7F">
          <w:t>diamter</w:t>
        </w:r>
        <w:proofErr w:type="spellEnd"/>
        <w:r w:rsidR="00950C7F">
          <w:t xml:space="preserve"> at breast height (</w:t>
        </w:r>
      </w:ins>
      <m:oMath>
        <m:r>
          <w:rPr>
            <w:rFonts w:ascii="Cambria Math" w:hAnsi="Cambria Math"/>
          </w:rPr>
          <m:t>DBH</m:t>
        </m:r>
      </m:oMath>
      <w:ins w:id="207" w:author="Paolo Cherubini" w:date="2021-02-22T12:18:00Z">
        <w:r w:rsidR="00950C7F">
          <w:rPr>
            <w:rFonts w:eastAsiaTheme="minorEastAsia"/>
          </w:rPr>
          <w:t>)</w:t>
        </w:r>
      </w:ins>
      <w:r>
        <w:t xml:space="preserve"> (</w:t>
      </w:r>
      <w:proofErr w:type="spellStart"/>
      <w:r>
        <w:t>Helcoski</w:t>
      </w:r>
      <w:proofErr w:type="spellEnd"/>
      <w:r>
        <w:t xml:space="preserve"> et al., 2019), they </w:t>
      </w:r>
      <w:r>
        <w:lastRenderedPageBreak/>
        <w:t xml:space="preserve">cannot be used to directly model known interactive effects of </w:t>
      </w:r>
      <m:oMath>
        <m:r>
          <w:rPr>
            <w:rFonts w:ascii="Cambria Math" w:hAnsi="Cambria Math"/>
          </w:rPr>
          <m:t>DBH</m:t>
        </m:r>
      </m:oMath>
      <w:r>
        <w:t xml:space="preserve"> and climate on tree growth (</w:t>
      </w:r>
      <w:proofErr w:type="spellStart"/>
      <w:r>
        <w:t>Trouillier</w:t>
      </w:r>
      <w:proofErr w:type="spellEnd"/>
      <w:r>
        <w:t xml:space="preserve"> et al., 2019). For example, larger trees tend to be relatively more sensitive to </w:t>
      </w:r>
      <w:commentRangeStart w:id="208"/>
      <w:r>
        <w:t>drought</w:t>
      </w:r>
      <w:commentRangeEnd w:id="208"/>
      <w:r w:rsidR="003E3E14">
        <w:rPr>
          <w:rStyle w:val="CommentReference"/>
        </w:rPr>
        <w:commentReference w:id="208"/>
      </w:r>
      <w:r>
        <w:t xml:space="preserve"> (Bennett et al., 2015; </w:t>
      </w:r>
      <w:proofErr w:type="spellStart"/>
      <w:r>
        <w:t>Gillerot</w:t>
      </w:r>
      <w:proofErr w:type="spellEnd"/>
      <w:r>
        <w:t xml:space="preserve"> et al., 2020; McGregor et al., 2020), and 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 in climate sensitivity in a systematic, integrative way. 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p>
    <w:p w14:paraId="39EE7A3F" w14:textId="77777777" w:rsidR="003F2ACD" w:rsidRDefault="00DA0D81">
      <w:pPr>
        <w:pStyle w:val="BodyText"/>
        <w:spacing w:line="480" w:lineRule="auto"/>
        <w:pPrChange w:id="209" w:author="Paolo Cherubini" w:date="2021-02-19T18:49:00Z">
          <w:pPr>
            <w:pStyle w:val="BodyText"/>
          </w:pPr>
        </w:pPrChange>
      </w:pPr>
      <w:r>
        <w:t xml:space="preserve">Characterizing how tree growth and forest productivity are responding to </w:t>
      </w:r>
      <w:proofErr w:type="gramStart"/>
      <w:r>
        <w:t>slowly-changing</w:t>
      </w:r>
      <w:proofErr w:type="gramEnd"/>
      <w:r>
        <w:t xml:space="preserve"> environmental drivers is very challenging and uncertain. Directional climate change (as opposed to interannual variation), rising atmospheric CO</w:t>
      </w:r>
      <w:r>
        <w:rPr>
          <w:vertAlign w:val="subscript"/>
        </w:rPr>
        <w:t>2</w:t>
      </w:r>
      <w:r>
        <w:t>, and atmospheric deposition of sulfur dioxide (SO</w:t>
      </w:r>
      <w:r>
        <w:rPr>
          <w:vertAlign w:val="subscript"/>
        </w:rPr>
        <w:t>2</w:t>
      </w:r>
      <w:r>
        <w:t xml:space="preserve">) </w:t>
      </w:r>
      <w:ins w:id="210" w:author="Paolo Cherubini" w:date="2021-02-22T12:19:00Z">
        <w:r w:rsidR="00562F0B" w:rsidRPr="00562F0B">
          <w:rPr>
            <w:highlight w:val="green"/>
            <w:rPrChange w:id="211" w:author="Paolo Cherubini" w:date="2021-02-22T12:19:00Z">
              <w:rPr/>
            </w:rPrChange>
          </w:rPr>
          <w:t>not really longer a problem, I'd say</w:t>
        </w:r>
        <w:r w:rsidR="00562F0B">
          <w:rPr>
            <w:highlight w:val="green"/>
          </w:rPr>
          <w:t xml:space="preserve">, if not at very particular </w:t>
        </w:r>
        <w:proofErr w:type="spellStart"/>
        <w:r w:rsidR="00562F0B">
          <w:rPr>
            <w:highlight w:val="green"/>
          </w:rPr>
          <w:t>sites</w:t>
        </w:r>
      </w:ins>
      <w:r>
        <w:t>and</w:t>
      </w:r>
      <w:proofErr w:type="spellEnd"/>
      <w:r>
        <w:t xml:space="preserve"> nitrogen oxides (NO</w:t>
      </w:r>
      <w:r>
        <w:rPr>
          <w:vertAlign w:val="subscript"/>
        </w:rPr>
        <w:t>x</w:t>
      </w:r>
      <w:r>
        <w:t xml:space="preserve">) are all potentially influencing tree growth (e.g., Levesque et al., 2017; Mathias &amp; Thomas, 2018; Walker et al., 2020). At the same time, stand dynamics influence growth: tree growth rates are sensitive to competition, the intensity of which tends to increase as forests mature, and to canopy position, which can change directionally as trees overtop or are overtopped by their neighbors. Moreover, carbon allocation to </w:t>
      </w:r>
      <w:ins w:id="212" w:author="Paolo Cherubini" w:date="2021-02-22T12:20:00Z">
        <w:r w:rsidR="00562F0B">
          <w:t xml:space="preserve">stem </w:t>
        </w:r>
      </w:ins>
      <w:r>
        <w:t>woody growth – as opposed to leaf or root</w:t>
      </w:r>
      <w:ins w:id="213" w:author="Paolo Cherubini" w:date="2021-02-22T12:20:00Z">
        <w:r w:rsidR="00562F0B">
          <w:t xml:space="preserve"> </w:t>
        </w:r>
        <w:r w:rsidR="00562F0B" w:rsidRPr="00562F0B">
          <w:rPr>
            <w:highlight w:val="green"/>
            <w:rPrChange w:id="214" w:author="Paolo Cherubini" w:date="2021-02-22T12:20:00Z">
              <w:rPr/>
            </w:rPrChange>
          </w:rPr>
          <w:t>are woody too</w:t>
        </w:r>
      </w:ins>
      <w:r>
        <w:t xml:space="preserve"> production, reproduction, defenses, etc. – is known to decline as individual trees and forest stands </w:t>
      </w:r>
      <w:proofErr w:type="spellStart"/>
      <w:r>
        <w:t>stands</w:t>
      </w:r>
      <w:proofErr w:type="spellEnd"/>
      <w:r>
        <w:t xml:space="preserve"> age (</w:t>
      </w:r>
      <w:proofErr w:type="spellStart"/>
      <w:r>
        <w:t>Goulden</w:t>
      </w:r>
      <w:proofErr w:type="spellEnd"/>
      <w:r>
        <w:t xml:space="preserve"> et al., 2011; </w:t>
      </w:r>
      <w:proofErr w:type="spellStart"/>
      <w:r>
        <w:t>Pregitzer</w:t>
      </w:r>
      <w:proofErr w:type="spellEnd"/>
      <w:r>
        <w:t xml:space="preserve"> &amp; </w:t>
      </w:r>
      <w:proofErr w:type="spellStart"/>
      <w:r>
        <w:t>Euskirchen</w:t>
      </w:r>
      <w:proofErr w:type="spellEnd"/>
      <w:r>
        <w:t xml:space="preserve">, 2004; Thomas, 2011). However, tree size and time are almost inextricably linked (because each individual core increases in </w:t>
      </w:r>
      <m:oMath>
        <m:r>
          <w:rPr>
            <w:rFonts w:ascii="Cambria Math" w:hAnsi="Cambria Math"/>
          </w:rPr>
          <m:t>DBH</m:t>
        </m:r>
      </m:oMath>
      <w:r>
        <w:t xml:space="preserve"> through time) and therefore difficult to disentangle, being subject to various sampling and analysis biases (Bowman et al., 2013; Brienen </w:t>
      </w:r>
      <w:r>
        <w:lastRenderedPageBreak/>
        <w:t xml:space="preserve">et al., 2017, 2012; Cherubini et al., 1998; Hember et al., 2019; </w:t>
      </w:r>
      <w:proofErr w:type="spellStart"/>
      <w:r>
        <w:t>Nehrbass</w:t>
      </w:r>
      <w:proofErr w:type="spellEnd"/>
      <w:r>
        <w:t xml:space="preserve">-Ahles et al., 2014; Peters et al., 2015; P. F. Sullivan et al., 2016). Continued improvement of analytical methods, in combination with sampling approaches that minimize potential biases, will be important to disentangling </w:t>
      </w:r>
      <m:oMath>
        <m:r>
          <w:rPr>
            <w:rFonts w:ascii="Cambria Math" w:hAnsi="Cambria Math"/>
          </w:rPr>
          <m:t>DBH</m:t>
        </m:r>
      </m:oMath>
      <w:r>
        <w:t xml:space="preserve"> from time and detecting directional growth trends.</w:t>
      </w:r>
    </w:p>
    <w:p w14:paraId="0CD49E3A" w14:textId="10DDF806" w:rsidR="003F2ACD" w:rsidRDefault="00DA0D81">
      <w:pPr>
        <w:pStyle w:val="BodyText"/>
        <w:spacing w:line="480" w:lineRule="auto"/>
        <w:rPr>
          <w:ins w:id="215" w:author="Paolo Cherubini" w:date="2021-02-22T12:21:00Z"/>
        </w:rPr>
      </w:pPr>
      <w:r>
        <w:t xml:space="preserve">Here, we </w:t>
      </w:r>
      <w:del w:id="216" w:author="Tala Awada" w:date="2021-02-28T15:05:00Z">
        <w:r w:rsidDel="00140577">
          <w:delText xml:space="preserve">develop </w:delText>
        </w:r>
      </w:del>
      <w:ins w:id="217" w:author="Tala Awada" w:date="2021-02-28T15:05:00Z">
        <w:r w:rsidR="00140577">
          <w:t>propose</w:t>
        </w:r>
        <w:r w:rsidR="00140577">
          <w:t xml:space="preserve"> </w:t>
        </w:r>
      </w:ins>
      <w:r>
        <w:t xml:space="preserve">a </w:t>
      </w:r>
      <w:del w:id="218" w:author="Tala Awada" w:date="2021-02-28T15:01:00Z">
        <w:r w:rsidDel="003E3E14">
          <w:delText xml:space="preserve">new </w:delText>
        </w:r>
      </w:del>
      <w:ins w:id="219" w:author="Tala Awada" w:date="2021-02-28T15:01:00Z">
        <w:r w:rsidR="003E3E14">
          <w:t>novel approach</w:t>
        </w:r>
      </w:ins>
      <w:del w:id="220" w:author="Tala Awada" w:date="2021-02-28T15:01:00Z">
        <w:r w:rsidDel="003E3E14">
          <w:delText>method</w:delText>
        </w:r>
      </w:del>
      <w:r>
        <w:t xml:space="preserve"> that </w:t>
      </w:r>
      <w:del w:id="221" w:author="Tala Awada" w:date="2021-02-28T15:04:00Z">
        <w:r w:rsidDel="00140577">
          <w:delText xml:space="preserve">allows </w:delText>
        </w:r>
      </w:del>
      <w:r>
        <w:t>simultaneous</w:t>
      </w:r>
      <w:ins w:id="222" w:author="Tala Awada" w:date="2021-02-28T15:04:00Z">
        <w:r w:rsidR="00140577">
          <w:t>ly</w:t>
        </w:r>
      </w:ins>
      <w:r>
        <w:t xml:space="preserve"> consider</w:t>
      </w:r>
      <w:ins w:id="223" w:author="Tala Awada" w:date="2021-02-28T15:04:00Z">
        <w:r w:rsidR="00140577">
          <w:t>s</w:t>
        </w:r>
      </w:ins>
      <w:del w:id="224" w:author="Tala Awada" w:date="2021-02-28T15:04:00Z">
        <w:r w:rsidDel="00140577">
          <w:delText>ation</w:delText>
        </w:r>
      </w:del>
      <w:r>
        <w:t xml:space="preserve"> </w:t>
      </w:r>
      <w:ins w:id="225" w:author="Tala Awada" w:date="2021-02-28T15:04:00Z">
        <w:r w:rsidR="00140577">
          <w:t>t</w:t>
        </w:r>
      </w:ins>
      <w:del w:id="226" w:author="Tala Awada" w:date="2021-02-28T15:04:00Z">
        <w:r w:rsidDel="00140577">
          <w:delText>of t</w:delText>
        </w:r>
      </w:del>
      <w:r>
        <w:t xml:space="preserve">he effects of principle climate drivers (pre-selected in an objective manner), tree size, and year on annual tree growth. This approach </w:t>
      </w:r>
      <w:del w:id="227" w:author="Tala Awada" w:date="2021-02-28T15:06:00Z">
        <w:r w:rsidDel="00140577">
          <w:delText xml:space="preserve">allows </w:delText>
        </w:r>
      </w:del>
      <w:ins w:id="228" w:author="Tala Awada" w:date="2021-02-28T15:06:00Z">
        <w:r w:rsidR="00140577">
          <w:t>enables</w:t>
        </w:r>
        <w:r w:rsidR="00140577">
          <w:t xml:space="preserve"> </w:t>
        </w:r>
      </w:ins>
      <w:r>
        <w:t xml:space="preserve">us to </w:t>
      </w:r>
      <w:ins w:id="229" w:author="Tala Awada" w:date="2021-02-28T15:07:00Z">
        <w:r w:rsidR="003923A3">
          <w:t>identify</w:t>
        </w:r>
      </w:ins>
      <w:del w:id="230" w:author="Tala Awada" w:date="2021-02-28T15:05:00Z">
        <w:r w:rsidDel="00140577">
          <w:delText>ask</w:delText>
        </w:r>
      </w:del>
      <w:r>
        <w:t xml:space="preserve">: (1) </w:t>
      </w:r>
      <w:del w:id="231" w:author="Tala Awada" w:date="2021-02-28T15:07:00Z">
        <w:r w:rsidDel="003923A3">
          <w:delText xml:space="preserve">What are </w:delText>
        </w:r>
      </w:del>
      <w:ins w:id="232" w:author="Tala Awada" w:date="2021-02-28T15:07:00Z">
        <w:r w:rsidR="003923A3">
          <w:t>T</w:t>
        </w:r>
      </w:ins>
      <w:del w:id="233" w:author="Tala Awada" w:date="2021-02-28T15:07:00Z">
        <w:r w:rsidDel="003923A3">
          <w:delText>t</w:delText>
        </w:r>
      </w:del>
      <w:r>
        <w:t xml:space="preserve">he most important climate drivers (and their time windows), and </w:t>
      </w:r>
      <w:del w:id="234" w:author="Tala Awada" w:date="2021-02-28T15:07:00Z">
        <w:r w:rsidDel="003923A3">
          <w:delText xml:space="preserve">what is </w:delText>
        </w:r>
      </w:del>
      <w:r>
        <w:t>the shape of the relationship between annual growth and these drivers</w:t>
      </w:r>
      <w:ins w:id="235" w:author="Tala Awada" w:date="2021-02-28T15:08:00Z">
        <w:r w:rsidR="003923A3">
          <w:t>;</w:t>
        </w:r>
      </w:ins>
      <w:del w:id="236" w:author="Tala Awada" w:date="2021-02-28T15:07:00Z">
        <w:r w:rsidDel="003923A3">
          <w:delText>?</w:delText>
        </w:r>
      </w:del>
      <w:r>
        <w:t xml:space="preserve"> (2) How</w:t>
      </w:r>
      <w:del w:id="237" w:author="Tala Awada" w:date="2021-02-28T15:07:00Z">
        <w:r w:rsidDel="003923A3">
          <w:delText xml:space="preserve"> do</w:delText>
        </w:r>
      </w:del>
      <w:r>
        <w:t xml:space="preserve"> </w:t>
      </w:r>
      <m:oMath>
        <m:r>
          <w:rPr>
            <w:rFonts w:ascii="Cambria Math" w:hAnsi="Cambria Math"/>
          </w:rPr>
          <m:t>RW</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ins w:id="238" w:author="Tala Awada" w:date="2021-02-28T15:08:00Z">
        <w:r w:rsidR="003923A3">
          <w:t>;</w:t>
        </w:r>
      </w:ins>
      <w:del w:id="239" w:author="Tala Awada" w:date="2021-02-28T15:08:00Z">
        <w:r w:rsidDel="003923A3">
          <w:delText>?</w:delText>
        </w:r>
      </w:del>
      <w:r>
        <w:t xml:space="preserve"> (3) How</w:t>
      </w:r>
      <w:del w:id="240" w:author="Tala Awada" w:date="2021-02-28T15:08:00Z">
        <w:r w:rsidDel="003923A3">
          <w:delText xml:space="preserve"> do</w:delText>
        </w:r>
      </w:del>
      <w:r>
        <w:t xml:space="preserve"> climate drivers and </w:t>
      </w:r>
      <m:oMath>
        <m:r>
          <w:rPr>
            <w:rFonts w:ascii="Cambria Math" w:hAnsi="Cambria Math"/>
          </w:rPr>
          <m:t>DBH</m:t>
        </m:r>
      </m:oMath>
      <w:r>
        <w:t xml:space="preserve"> additively and interactively shape growth</w:t>
      </w:r>
      <w:ins w:id="241" w:author="Tala Awada" w:date="2021-02-28T15:09:00Z">
        <w:r w:rsidR="003923A3">
          <w:t>; and</w:t>
        </w:r>
      </w:ins>
      <w:del w:id="242" w:author="Tala Awada" w:date="2021-02-28T15:09:00Z">
        <w:r w:rsidDel="003923A3">
          <w:delText>?</w:delText>
        </w:r>
      </w:del>
      <w:r>
        <w:t xml:space="preserve"> (4) </w:t>
      </w:r>
      <w:del w:id="243" w:author="Tala Awada" w:date="2021-02-28T15:09:00Z">
        <w:r w:rsidDel="003923A3">
          <w:delText>How have</w:delText>
        </w:r>
      </w:del>
      <w:ins w:id="244" w:author="Tala Awada" w:date="2021-02-28T15:09:00Z">
        <w:r w:rsidR="003923A3">
          <w:t>Describe how</w:t>
        </w:r>
      </w:ins>
      <w:r>
        <w:t xml:space="preserve"> growth rates of contemporary cohorts of trees </w:t>
      </w:r>
      <w:ins w:id="245" w:author="Tala Awada" w:date="2021-02-28T15:09:00Z">
        <w:r w:rsidR="003923A3">
          <w:t xml:space="preserve">have </w:t>
        </w:r>
      </w:ins>
      <w:r>
        <w:t>changed through time</w:t>
      </w:r>
      <w:ins w:id="246" w:author="Tala Awada" w:date="2021-02-28T15:09:00Z">
        <w:r w:rsidR="003923A3">
          <w:t>.</w:t>
        </w:r>
      </w:ins>
      <w:del w:id="247" w:author="Tala Awada" w:date="2021-02-28T15:09:00Z">
        <w:r w:rsidDel="003923A3">
          <w:delText>?</w:delText>
        </w:r>
      </w:del>
    </w:p>
    <w:p w14:paraId="53C6DAA8" w14:textId="77777777" w:rsidR="00562F0B" w:rsidRDefault="00562F0B">
      <w:pPr>
        <w:pStyle w:val="BodyText"/>
        <w:spacing w:line="480" w:lineRule="auto"/>
        <w:pPrChange w:id="248" w:author="Paolo Cherubini" w:date="2021-02-19T18:49:00Z">
          <w:pPr>
            <w:pStyle w:val="BodyText"/>
          </w:pPr>
        </w:pPrChange>
      </w:pPr>
      <w:ins w:id="249" w:author="Paolo Cherubini" w:date="2021-02-22T12:21:00Z">
        <w:r w:rsidRPr="00562F0B">
          <w:rPr>
            <w:highlight w:val="green"/>
            <w:rPrChange w:id="250" w:author="Paolo Cherubini" w:date="2021-02-22T12:22:00Z">
              <w:rPr/>
            </w:rPrChange>
          </w:rPr>
          <w:t>Very good</w:t>
        </w:r>
      </w:ins>
      <w:ins w:id="251" w:author="Paolo Cherubini" w:date="2021-02-22T12:22:00Z">
        <w:r w:rsidRPr="00562F0B">
          <w:rPr>
            <w:highlight w:val="green"/>
            <w:rPrChange w:id="252" w:author="Paolo Cherubini" w:date="2021-02-22T12:22:00Z">
              <w:rPr/>
            </w:rPrChange>
          </w:rPr>
          <w:t xml:space="preserve">, but isn't too long? What journal would you like to submit? Wouldn't be better to condense in four </w:t>
        </w:r>
      </w:ins>
      <w:ins w:id="253" w:author="Paolo Cherubini" w:date="2021-02-22T12:23:00Z">
        <w:r w:rsidR="004F622E">
          <w:rPr>
            <w:highlight w:val="green"/>
          </w:rPr>
          <w:t>plus aims - f</w:t>
        </w:r>
      </w:ins>
      <w:ins w:id="254" w:author="Paolo Cherubini" w:date="2021-02-22T12:22:00Z">
        <w:r w:rsidRPr="00562F0B">
          <w:rPr>
            <w:highlight w:val="green"/>
            <w:rPrChange w:id="255" w:author="Paolo Cherubini" w:date="2021-02-22T12:22:00Z">
              <w:rPr/>
            </w:rPrChange>
          </w:rPr>
          <w:t>ive</w:t>
        </w:r>
      </w:ins>
      <w:ins w:id="256" w:author="Paolo Cherubini" w:date="2021-02-22T12:23:00Z">
        <w:r w:rsidR="004F622E">
          <w:rPr>
            <w:highlight w:val="green"/>
          </w:rPr>
          <w:t xml:space="preserve"> -</w:t>
        </w:r>
      </w:ins>
      <w:ins w:id="257" w:author="Paolo Cherubini" w:date="2021-02-22T12:22:00Z">
        <w:r w:rsidRPr="00562F0B">
          <w:rPr>
            <w:highlight w:val="green"/>
            <w:rPrChange w:id="258" w:author="Paolo Cherubini" w:date="2021-02-22T12:22:00Z">
              <w:rPr/>
            </w:rPrChange>
          </w:rPr>
          <w:t xml:space="preserve"> paras?</w:t>
        </w:r>
      </w:ins>
    </w:p>
    <w:p w14:paraId="0EBF32BB" w14:textId="77777777" w:rsidR="003F2ACD" w:rsidRDefault="00DA0D81">
      <w:pPr>
        <w:pStyle w:val="Heading1"/>
        <w:spacing w:line="480" w:lineRule="auto"/>
        <w:pPrChange w:id="259" w:author="Paolo Cherubini" w:date="2021-02-19T18:49:00Z">
          <w:pPr>
            <w:pStyle w:val="Heading1"/>
          </w:pPr>
        </w:pPrChange>
      </w:pPr>
      <w:bookmarkStart w:id="260" w:name="Materials"/>
      <w:bookmarkEnd w:id="165"/>
      <w:r>
        <w:t>Materials and Methods</w:t>
      </w:r>
    </w:p>
    <w:p w14:paraId="5809DF4A" w14:textId="77777777" w:rsidR="003F2ACD" w:rsidRDefault="00DA0D81">
      <w:pPr>
        <w:pStyle w:val="Heading2"/>
        <w:spacing w:line="480" w:lineRule="auto"/>
        <w:pPrChange w:id="261" w:author="Paolo Cherubini" w:date="2021-02-19T18:49:00Z">
          <w:pPr>
            <w:pStyle w:val="Heading2"/>
          </w:pPr>
        </w:pPrChange>
      </w:pPr>
      <w:r>
        <w:t>Data sources and preparation</w:t>
      </w:r>
    </w:p>
    <w:p w14:paraId="0DC7EBEF" w14:textId="27134E3F" w:rsidR="003F2ACD" w:rsidRDefault="00DA0D81">
      <w:pPr>
        <w:pStyle w:val="FirstParagraph"/>
        <w:tabs>
          <w:tab w:val="left" w:pos="4395"/>
        </w:tabs>
        <w:spacing w:line="480" w:lineRule="auto"/>
        <w:pPrChange w:id="262" w:author="Paolo Cherubini" w:date="2021-02-22T16:54:00Z">
          <w:pPr>
            <w:pStyle w:val="FirstParagraph"/>
          </w:pPr>
        </w:pPrChange>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w:t>
      </w:r>
      <w:r w:rsidRPr="003C7537">
        <w:rPr>
          <w:highlight w:val="cyan"/>
          <w:rPrChange w:id="263" w:author="Paolo Cherubini" w:date="2021-02-22T16:56:00Z">
            <w:rPr/>
          </w:rPrChange>
        </w:rPr>
        <w:t>needleleaf</w:t>
      </w:r>
      <w:ins w:id="264" w:author="Paolo Cherubini" w:date="2021-02-22T16:53:00Z">
        <w:r w:rsidR="00D74F86">
          <w:t xml:space="preserve"> </w:t>
        </w:r>
      </w:ins>
      <w:ins w:id="265" w:author="Tala Awada" w:date="2021-02-28T15:12:00Z">
        <w:r w:rsidR="002B0C43">
          <w:t xml:space="preserve">(perhaps use “conifers” </w:t>
        </w:r>
      </w:ins>
      <w:ins w:id="266" w:author="Paolo Cherubini" w:date="2021-02-22T16:53:00Z">
        <w:r w:rsidR="00D74F86" w:rsidRPr="00E048C7">
          <w:rPr>
            <w:highlight w:val="green"/>
            <w:rPrChange w:id="267" w:author="Paolo Cherubini" w:date="2021-02-22T16:54:00Z">
              <w:rPr/>
            </w:rPrChange>
          </w:rPr>
          <w:t xml:space="preserve">I find it </w:t>
        </w:r>
        <w:proofErr w:type="gramStart"/>
        <w:r w:rsidR="00D74F86" w:rsidRPr="00E048C7">
          <w:rPr>
            <w:highlight w:val="green"/>
            <w:rPrChange w:id="268" w:author="Paolo Cherubini" w:date="2021-02-22T16:54:00Z">
              <w:rPr/>
            </w:rPrChange>
          </w:rPr>
          <w:t>good needed</w:t>
        </w:r>
        <w:proofErr w:type="gramEnd"/>
        <w:r w:rsidR="00D74F86" w:rsidRPr="00E048C7">
          <w:rPr>
            <w:highlight w:val="green"/>
            <w:rPrChange w:id="269" w:author="Paolo Cherubini" w:date="2021-02-22T16:54:00Z">
              <w:rPr/>
            </w:rPrChange>
          </w:rPr>
          <w:t xml:space="preserve"> definition but I never </w:t>
        </w:r>
      </w:ins>
      <w:ins w:id="270" w:author="Paolo Cherubini" w:date="2021-02-22T16:54:00Z">
        <w:r w:rsidR="00E048C7" w:rsidRPr="00E048C7">
          <w:rPr>
            <w:highlight w:val="green"/>
            <w:rPrChange w:id="271" w:author="Paolo Cherubini" w:date="2021-02-22T16:54:00Z">
              <w:rPr/>
            </w:rPrChange>
          </w:rPr>
          <w:t>heard it, are you sure it exists?</w:t>
        </w:r>
      </w:ins>
      <w:r>
        <w:t xml:space="preserve"> evergreen, and boreal needleleaf evergreen </w:t>
      </w:r>
      <w:ins w:id="272" w:author="Tala Awada" w:date="2021-02-28T15:13:00Z">
        <w:r w:rsidR="002B0C43">
          <w:t>(what is the difference between needl</w:t>
        </w:r>
      </w:ins>
      <w:ins w:id="273" w:author="Tala Awada" w:date="2021-02-28T15:14:00Z">
        <w:r w:rsidR="002B0C43">
          <w:t>el</w:t>
        </w:r>
      </w:ins>
      <w:ins w:id="274" w:author="Tala Awada" w:date="2021-02-28T15:13:00Z">
        <w:r w:rsidR="002B0C43">
          <w:t xml:space="preserve">eaf and boreal </w:t>
        </w:r>
        <w:r w:rsidR="002B0C43">
          <w:lastRenderedPageBreak/>
          <w:t>need</w:t>
        </w:r>
      </w:ins>
      <w:ins w:id="275" w:author="Tala Awada" w:date="2021-02-28T15:14:00Z">
        <w:r w:rsidR="002B0C43">
          <w:t>le</w:t>
        </w:r>
      </w:ins>
      <w:ins w:id="276" w:author="Tala Awada" w:date="2021-02-28T15:13:00Z">
        <w:r w:rsidR="002B0C43">
          <w:t>leaf, other than their geographical location)</w:t>
        </w:r>
      </w:ins>
      <w:r>
        <w:t>(Tables 1, S1, S2). Nine of these sites (exception: LT) are large forest dynamics plots of the Forest Global Earth Observatory (</w:t>
      </w:r>
      <w:proofErr w:type="spellStart"/>
      <w:r>
        <w:t>ForestGEO</w:t>
      </w:r>
      <w:proofErr w:type="spellEnd"/>
      <w:r>
        <w:t xml:space="preserve">, K. J. Anderson-Teixeira, Davies, et al., 2015; Davies et al., 2021). Trees of species represented within the </w:t>
      </w:r>
      <w:proofErr w:type="spellStart"/>
      <w:r>
        <w:t>ForestGEO</w:t>
      </w:r>
      <w:proofErr w:type="spellEnd"/>
      <w:r>
        <w:t xml:space="preserve"> plots were cored within the plot (n=5) and/or nearby within similar forest types (n=5), following a variety of sampling protocols designed to meet the varied objectives of the original studies (Tables S1, S3). There was wide variation in the distribution of record start years, which reflect–with some error–the age distribution of trees cored (Figs. S1-S10). In using this diversity of data sources, we ensured that our approach was able to </w:t>
      </w:r>
      <w:del w:id="277" w:author="Tala Awada" w:date="2021-02-28T15:15:00Z">
        <w:r w:rsidDel="002B0C43">
          <w:delText xml:space="preserve">handle </w:delText>
        </w:r>
      </w:del>
      <w:ins w:id="278" w:author="Tala Awada" w:date="2021-02-28T15:15:00Z">
        <w:r w:rsidR="002B0C43">
          <w:t>perform under</w:t>
        </w:r>
        <w:r w:rsidR="002B0C43">
          <w:t xml:space="preserve"> </w:t>
        </w:r>
      </w:ins>
      <w:del w:id="279" w:author="Tala Awada" w:date="2021-02-28T15:15:00Z">
        <w:r w:rsidDel="002B0C43">
          <w:delText xml:space="preserve">challenges presented by </w:delText>
        </w:r>
      </w:del>
      <w:r>
        <w:t>varying methodologies and forest types.</w:t>
      </w:r>
    </w:p>
    <w:p w14:paraId="49B2DF54" w14:textId="77777777" w:rsidR="003F2ACD" w:rsidRDefault="00DA0D81">
      <w:pPr>
        <w:pStyle w:val="BodyText"/>
        <w:spacing w:line="480" w:lineRule="auto"/>
        <w:pPrChange w:id="280" w:author="Paolo Cherubini" w:date="2021-02-19T18:49:00Z">
          <w:pPr>
            <w:pStyle w:val="BodyText"/>
          </w:pPr>
        </w:pPrChange>
      </w:pPr>
      <w:r>
        <w:rPr>
          <w:b/>
        </w:rPr>
        <w:t>Table 1 | Sites included in this analysis</w:t>
      </w:r>
      <w:r>
        <w:t xml:space="preserve">. Here and throughout, sites are ordered by descending mean annual temperature. Additional site information is provided in Appendix S1 and Table S1, and tree species and sampling details are detailed in Tables S2-S3. </w:t>
      </w:r>
      <w:r>
        <w:rPr>
          <w:noProof/>
        </w:rPr>
        <w:drawing>
          <wp:inline distT="0" distB="0" distL="0" distR="0" wp14:anchorId="2D053DA2" wp14:editId="3D1A37EF">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1"/>
                    <a:stretch>
                      <a:fillRect/>
                    </a:stretch>
                  </pic:blipFill>
                  <pic:spPr bwMode="auto">
                    <a:xfrm>
                      <a:off x="0" y="0"/>
                      <a:ext cx="5943600" cy="3156360"/>
                    </a:xfrm>
                    <a:prstGeom prst="rect">
                      <a:avLst/>
                    </a:prstGeom>
                    <a:noFill/>
                    <a:ln w="9525">
                      <a:noFill/>
                      <a:headEnd/>
                      <a:tailEnd/>
                    </a:ln>
                  </pic:spPr>
                </pic:pic>
              </a:graphicData>
            </a:graphic>
          </wp:inline>
        </w:drawing>
      </w:r>
    </w:p>
    <w:p w14:paraId="6E2E797F" w14:textId="55C9FBD3" w:rsidR="003F2ACD" w:rsidRDefault="00DA0D81">
      <w:pPr>
        <w:pStyle w:val="BodyText"/>
        <w:spacing w:line="480" w:lineRule="auto"/>
        <w:pPrChange w:id="281" w:author="Paolo Cherubini" w:date="2021-02-19T18:49:00Z">
          <w:pPr>
            <w:pStyle w:val="BodyText"/>
          </w:pPr>
        </w:pPrChange>
      </w:pPr>
      <w:r>
        <w:lastRenderedPageBreak/>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inconsistencies, obvious dating errors) that could not be resolved before finalizing the analysis. We also excluded records that had to be excluded due to insufficient sample size or anomalous growth patterns, including (1) species with &lt; 7 cores, (2) cores with &lt; 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cored dead. The final criteri</w:t>
      </w:r>
      <w:ins w:id="282" w:author="Tala Awada" w:date="2021-02-28T15:18:00Z">
        <w:r w:rsidR="00BF5859">
          <w:t>on or criteria (bot</w:t>
        </w:r>
      </w:ins>
      <w:ins w:id="283" w:author="Tala Awada" w:date="2021-02-28T15:19:00Z">
        <w:r w:rsidR="00BF5859">
          <w:t>h correct)</w:t>
        </w:r>
      </w:ins>
      <w:del w:id="284" w:author="Tala Awada" w:date="2021-02-28T15:16:00Z">
        <w:r w:rsidDel="002B0C43">
          <w:delText>a</w:delText>
        </w:r>
      </w:del>
      <w:r>
        <w:t xml:space="preserve"> was implemented to avoid periods of growth decline and potentially altered climate sensitivity prior to death (</w:t>
      </w:r>
      <w:proofErr w:type="spellStart"/>
      <w:r>
        <w:t>Cailleret</w:t>
      </w:r>
      <w:proofErr w:type="spellEnd"/>
      <w:r>
        <w:t xml:space="preserve">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(3) 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was represented by &lt; 3 conspecific trees. In total, this resulted in inclusion of 4655 cores from 3811 trees, 4513 of which (from 3705 trees) could be included in analyses with </w:t>
      </w:r>
      <m:oMath>
        <m:r>
          <w:rPr>
            <w:rFonts w:ascii="Cambria Math" w:hAnsi="Cambria Math"/>
          </w:rPr>
          <m:t>DBH</m:t>
        </m:r>
      </m:oMath>
      <w:r>
        <w:t xml:space="preserve"> (Table S3).</w:t>
      </w:r>
    </w:p>
    <w:p w14:paraId="07F7F121" w14:textId="77777777" w:rsidR="003F2ACD" w:rsidRDefault="00DA0D81">
      <w:pPr>
        <w:pStyle w:val="BodyText"/>
        <w:spacing w:line="480" w:lineRule="auto"/>
        <w:pPrChange w:id="285" w:author="Paolo Cherubini" w:date="2021-02-19T18:49:00Z">
          <w:pPr>
            <w:pStyle w:val="BodyText"/>
          </w:pPr>
        </w:pPrChange>
      </w:pPr>
      <w:r>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p>
    <w:p w14:paraId="4DEA395B" w14:textId="77777777" w:rsidR="003F2ACD" w:rsidRDefault="00DA0D81">
      <w:pPr>
        <w:pStyle w:val="BodyText"/>
        <w:spacing w:line="480" w:lineRule="auto"/>
        <w:pPrChange w:id="286" w:author="Paolo Cherubini" w:date="2021-02-19T18:49:00Z">
          <w:pPr>
            <w:pStyle w:val="BodyText"/>
          </w:pPr>
        </w:pPrChange>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w:t>
      </w:r>
      <w:r>
        <w:lastRenderedPageBreak/>
        <w:t>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species were calculated using the R packages </w:t>
      </w:r>
      <w:proofErr w:type="spellStart"/>
      <w:r>
        <w:rPr>
          <w:i/>
        </w:rPr>
        <w:t>allo-db</w:t>
      </w:r>
      <w:proofErr w:type="spellEnd"/>
      <w:r>
        <w:t xml:space="preserve"> (Gonzalez-</w:t>
      </w:r>
      <w:proofErr w:type="spellStart"/>
      <w:r>
        <w:t>Akre</w:t>
      </w:r>
      <w:proofErr w:type="spellEnd"/>
      <w:r>
        <w:t xml:space="preserve"> et al. in revision) and </w:t>
      </w:r>
      <w:r>
        <w:rPr>
          <w:i/>
        </w:rPr>
        <w:t>biomass</w:t>
      </w:r>
      <w:r>
        <w:t xml:space="preserve"> (</w:t>
      </w:r>
      <w:proofErr w:type="spellStart"/>
      <w:r>
        <w:t>Réjou-Méchain</w:t>
      </w:r>
      <w:proofErr w:type="spellEnd"/>
      <w:r>
        <w:t xml:space="preserve"> et al., 2017), respectively.</w:t>
      </w:r>
    </w:p>
    <w:p w14:paraId="2DA74501" w14:textId="77777777" w:rsidR="003F2ACD" w:rsidRDefault="00DA0D81">
      <w:pPr>
        <w:pStyle w:val="BodyText"/>
        <w:spacing w:line="480" w:lineRule="auto"/>
        <w:pPrChange w:id="287" w:author="Paolo Cherubini" w:date="2021-02-19T18:49:00Z">
          <w:pPr>
            <w:pStyle w:val="BodyText"/>
          </w:pPr>
        </w:pPrChange>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r>
        <w:fldChar w:fldCharType="begin"/>
      </w:r>
      <w:r>
        <w:instrText xml:space="preserve"> HYPERLINK "https://waterdata.usgs.gov/nwis/uv/?site_no=06461500&amp;agency_cd=USGS&amp;referred_module=sw" \h </w:instrText>
      </w:r>
      <w:r>
        <w:fldChar w:fldCharType="separate"/>
      </w:r>
      <w:r>
        <w:rPr>
          <w:rStyle w:val="Hyperlink"/>
        </w:rPr>
        <w:t>https://waterdata.usgs.gov/nwis/uv/?site_no=06461500&amp;agency_cd=USGS&amp;referred_module=sw</w:t>
      </w:r>
      <w:r>
        <w:rPr>
          <w:rStyle w:val="Hyperlink"/>
        </w:rPr>
        <w:fldChar w:fldCharType="end"/>
      </w:r>
      <w:r>
        <w:t xml:space="preserve">). All </w:t>
      </w:r>
      <w:proofErr w:type="spellStart"/>
      <w:r>
        <w:t>ForestGEO</w:t>
      </w:r>
      <w:proofErr w:type="spellEnd"/>
      <w:r>
        <w:t xml:space="preserve"> climate records used here are archived in the </w:t>
      </w:r>
      <w:proofErr w:type="spellStart"/>
      <w:r>
        <w:t>ForestGEO</w:t>
      </w:r>
      <w:proofErr w:type="spellEnd"/>
      <w:r>
        <w:t xml:space="preserve"> Climate Data Portal, v1.0 (K. Anderson-Teixeira et al., 2020).</w:t>
      </w:r>
    </w:p>
    <w:p w14:paraId="050F1541" w14:textId="575A69A0" w:rsidR="003F2ACD" w:rsidRDefault="00BF5859">
      <w:pPr>
        <w:pStyle w:val="Heading2"/>
        <w:spacing w:line="480" w:lineRule="auto"/>
        <w:pPrChange w:id="288" w:author="Paolo Cherubini" w:date="2021-02-19T18:49:00Z">
          <w:pPr>
            <w:pStyle w:val="Heading2"/>
          </w:pPr>
        </w:pPrChange>
      </w:pPr>
      <w:bookmarkStart w:id="289" w:name="Analysis"/>
      <w:ins w:id="290" w:author="Tala Awada" w:date="2021-02-28T15:20:00Z">
        <w:r>
          <w:t xml:space="preserve">Data </w:t>
        </w:r>
      </w:ins>
      <w:r w:rsidR="00DA0D81">
        <w:t xml:space="preserve">Analysis </w:t>
      </w:r>
      <w:del w:id="291" w:author="Tala Awada" w:date="2021-02-28T15:19:00Z">
        <w:r w:rsidR="00DA0D81" w:rsidDel="00BF5859">
          <w:delText>methods</w:delText>
        </w:r>
      </w:del>
    </w:p>
    <w:p w14:paraId="2EAF0295" w14:textId="0FCD3B82" w:rsidR="003F2ACD" w:rsidRDefault="00BF5859">
      <w:pPr>
        <w:pStyle w:val="FirstParagraph"/>
        <w:spacing w:line="480" w:lineRule="auto"/>
        <w:pPrChange w:id="292" w:author="Paolo Cherubini" w:date="2021-02-19T18:49:00Z">
          <w:pPr>
            <w:pStyle w:val="FirstParagraph"/>
          </w:pPr>
        </w:pPrChange>
      </w:pPr>
      <w:ins w:id="293" w:author="Tala Awada" w:date="2021-02-28T15:20:00Z">
        <w:r>
          <w:t xml:space="preserve">Data </w:t>
        </w:r>
      </w:ins>
      <w:del w:id="294" w:author="Tala Awada" w:date="2021-02-28T15:20:00Z">
        <w:r w:rsidR="00DA0D81" w:rsidDel="00BF5859">
          <w:delText xml:space="preserve">Our </w:delText>
        </w:r>
      </w:del>
      <w:r w:rsidR="00DA0D81">
        <w:t>analysis consisted of two main steps: (1) identif</w:t>
      </w:r>
      <w:ins w:id="295" w:author="Tala Awada" w:date="2021-02-28T15:21:00Z">
        <w:r>
          <w:t>ying</w:t>
        </w:r>
      </w:ins>
      <w:del w:id="296" w:author="Tala Awada" w:date="2021-02-28T15:21:00Z">
        <w:r w:rsidR="00DA0D81" w:rsidDel="00BF5859">
          <w:delText>icatio</w:delText>
        </w:r>
      </w:del>
      <w:del w:id="297" w:author="Tala Awada" w:date="2021-02-28T15:20:00Z">
        <w:r w:rsidR="00DA0D81" w:rsidDel="00BF5859">
          <w:delText>n</w:delText>
        </w:r>
      </w:del>
      <w:r w:rsidR="00DA0D81">
        <w:t xml:space="preserve"> </w:t>
      </w:r>
      <w:del w:id="298" w:author="Tala Awada" w:date="2021-02-28T15:21:00Z">
        <w:r w:rsidR="00DA0D81" w:rsidDel="00BF5859">
          <w:delText xml:space="preserve">of </w:delText>
        </w:r>
      </w:del>
      <w:r w:rsidR="00DA0D81">
        <w:t xml:space="preserve">the most important climate drivers and the time window over which they operate, and (2) combining </w:t>
      </w:r>
      <m:oMath>
        <m:r>
          <w:rPr>
            <w:rFonts w:ascii="Cambria Math" w:hAnsi="Cambria Math"/>
          </w:rPr>
          <m:t>DBH</m:t>
        </m:r>
      </m:oMath>
      <w:r w:rsidR="00DA0D81">
        <w:t xml:space="preserve"> and climate drivers into a multivariate model (Fig. 1). The analysis was run separ</w:t>
      </w:r>
      <w:proofErr w:type="spellStart"/>
      <w:r w:rsidR="00DA0D81">
        <w:t>ately</w:t>
      </w:r>
      <w:proofErr w:type="spellEnd"/>
      <w:r w:rsidR="00DA0D81">
        <w:t xml:space="preserve"> for each site (step 1), site-species combination (step 2), and each response variable (</w:t>
      </w:r>
      <m:oMath>
        <m:r>
          <w:rPr>
            <w:rFonts w:ascii="Cambria Math" w:hAnsi="Cambria Math"/>
          </w:rPr>
          <m:t>RW</m:t>
        </m:r>
      </m:oMath>
      <w:r w:rsidR="00DA0D81">
        <w:t xml:space="preserve">, </w:t>
      </w:r>
      <m:oMath>
        <m:r>
          <w:rPr>
            <w:rFonts w:ascii="Cambria Math" w:hAnsi="Cambria Math"/>
          </w:rPr>
          <m:t>BAI</m:t>
        </m:r>
      </m:oMath>
      <w:r w:rsidR="00DA0D81">
        <w:t xml:space="preserve">, or </w:t>
      </w:r>
      <m:oMath>
        <m:r>
          <w:rPr>
            <w:rFonts w:ascii="Cambria Math" w:hAnsi="Cambria Math"/>
          </w:rPr>
          <m:t>ΔAGB</m:t>
        </m:r>
      </m:oMath>
      <w:r w:rsidR="00DA0D81">
        <w:t xml:space="preserve">). We note that step 1 could </w:t>
      </w:r>
      <w:r w:rsidR="00DA0D81">
        <w:lastRenderedPageBreak/>
        <w:t>be performed separately for each site-species combination, but for purposes of this analysis we sought to ide</w:t>
      </w:r>
      <w:proofErr w:type="spellStart"/>
      <w:r w:rsidR="00DA0D81">
        <w:t>ntify</w:t>
      </w:r>
      <w:proofErr w:type="spellEnd"/>
      <w:r w:rsidR="00DA0D81">
        <w:t xml:space="preserve"> site-level climate drivers.</w:t>
      </w:r>
    </w:p>
    <w:p w14:paraId="0B02C8CD" w14:textId="77777777" w:rsidR="003F2ACD" w:rsidRDefault="00DA0D81">
      <w:pPr>
        <w:pStyle w:val="CaptionedFigure"/>
        <w:spacing w:line="480" w:lineRule="auto"/>
        <w:pPrChange w:id="299" w:author="Paolo Cherubini" w:date="2021-02-19T18:49:00Z">
          <w:pPr>
            <w:pStyle w:val="CaptionedFigure"/>
          </w:pPr>
        </w:pPrChange>
      </w:pPr>
      <w:r>
        <w:rPr>
          <w:noProof/>
        </w:rPr>
        <w:drawing>
          <wp:inline distT="0" distB="0" distL="0" distR="0" wp14:anchorId="31E09BA0" wp14:editId="10BF0DC3">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2"/>
                    <a:stretch>
                      <a:fillRect/>
                    </a:stretch>
                  </pic:blipFill>
                  <pic:spPr bwMode="auto">
                    <a:xfrm>
                      <a:off x="0" y="0"/>
                      <a:ext cx="5943600" cy="6217218"/>
                    </a:xfrm>
                    <a:prstGeom prst="rect">
                      <a:avLst/>
                    </a:prstGeom>
                    <a:noFill/>
                    <a:ln w="9525">
                      <a:noFill/>
                      <a:headEnd/>
                      <a:tailEnd/>
                    </a:ln>
                  </pic:spPr>
                </pic:pic>
              </a:graphicData>
            </a:graphic>
          </wp:inline>
        </w:drawing>
      </w:r>
    </w:p>
    <w:p w14:paraId="04DE1C92" w14:textId="07281846" w:rsidR="003F2ACD" w:rsidRDefault="00DA0D81">
      <w:pPr>
        <w:pStyle w:val="ImageCaption"/>
        <w:spacing w:line="480" w:lineRule="auto"/>
        <w:pPrChange w:id="300" w:author="Paolo Cherubini" w:date="2021-02-19T18:49:00Z">
          <w:pPr>
            <w:pStyle w:val="ImageCaption"/>
          </w:pPr>
        </w:pPrChange>
      </w:pPr>
      <w:r>
        <w:rPr>
          <w:b/>
        </w:rPr>
        <w:t>Figure 1 | Schematic illustrat</w:t>
      </w:r>
      <w:ins w:id="301" w:author="Paolo Cherubini" w:date="2021-02-22T17:03:00Z">
        <w:r w:rsidR="00E16E3F">
          <w:rPr>
            <w:b/>
          </w:rPr>
          <w:t>ion of</w:t>
        </w:r>
      </w:ins>
      <w:del w:id="302" w:author="Paolo Cherubini" w:date="2021-02-22T17:03:00Z">
        <w:r w:rsidDel="00E16E3F">
          <w:rPr>
            <w:b/>
          </w:rPr>
          <w:delText>ing</w:delText>
        </w:r>
      </w:del>
      <w:r>
        <w:rPr>
          <w:b/>
        </w:rPr>
        <w:t xml:space="preserve"> </w:t>
      </w:r>
      <w:ins w:id="303" w:author="Tala Awada" w:date="2021-02-28T15:22:00Z">
        <w:r w:rsidR="00BF5859">
          <w:rPr>
            <w:b/>
          </w:rPr>
          <w:t xml:space="preserve">the </w:t>
        </w:r>
      </w:ins>
      <w:del w:id="304" w:author="Tala Awada" w:date="2021-02-28T15:22:00Z">
        <w:r w:rsidDel="00BF5859">
          <w:rPr>
            <w:b/>
          </w:rPr>
          <w:delText xml:space="preserve">our </w:delText>
        </w:r>
      </w:del>
      <w:r>
        <w:rPr>
          <w:b/>
        </w:rPr>
        <w:t>analysis process.</w:t>
      </w:r>
      <w:r>
        <w:t xml:space="preserve"> In step 1, the R package</w:t>
      </w:r>
      <w:r w:rsidRPr="00E16E3F">
        <w:rPr>
          <w:i w:val="0"/>
          <w:rPrChange w:id="305" w:author="Paolo Cherubini" w:date="2021-02-22T17:03:00Z">
            <w:rPr/>
          </w:rPrChange>
        </w:rPr>
        <w:t xml:space="preserve"> </w:t>
      </w:r>
      <w:proofErr w:type="spellStart"/>
      <w:r w:rsidRPr="00E16E3F">
        <w:rPr>
          <w:i w:val="0"/>
          <w:rPrChange w:id="306" w:author="Paolo Cherubini" w:date="2021-02-22T17:03:00Z">
            <w:rPr/>
          </w:rPrChange>
        </w:rPr>
        <w:t>climwin</w:t>
      </w:r>
      <w:proofErr w:type="spellEnd"/>
      <w:r>
        <w:t xml:space="preserve"> (van de Pol et al., 2016) is used to identify the most important climate drivers in water and temperature variable </w:t>
      </w:r>
      <w:r>
        <w:lastRenderedPageBreak/>
        <w:t xml:space="preserve">groups for each site, defined as the variable-time window combination that are most strongly correlated to the residual variation around splines fit to trends in growth (here, ring width, </w:t>
      </w:r>
      <m:oMath>
        <m:r>
          <w:rPr>
            <w:rFonts w:ascii="Cambria Math" w:hAnsi="Cambria Math"/>
          </w:rPr>
          <m:t>RW</m:t>
        </m:r>
      </m:oMath>
      <w:r>
        <w:t>) for all cores sampled at the site. In step 2, a GLS model is used to produ</w:t>
      </w:r>
      <w:proofErr w:type="spellStart"/>
      <w:r>
        <w:t>ce</w:t>
      </w:r>
      <w:proofErr w:type="spellEnd"/>
      <w:r>
        <w:t xml:space="preserve"> a combined model with the previously identified drivers, reconstructed </w:t>
      </w:r>
      <w:r w:rsidRPr="00E16E3F">
        <w:rPr>
          <w:i w:val="0"/>
          <w:rPrChange w:id="307" w:author="Paolo Cherubini" w:date="2021-02-22T17:04:00Z">
            <w:rPr/>
          </w:rPrChange>
        </w:rPr>
        <w:t>DBH</w:t>
      </w:r>
      <w:r>
        <w:t>, and year.</w:t>
      </w:r>
    </w:p>
    <w:p w14:paraId="57FAB413" w14:textId="77777777" w:rsidR="003F2ACD" w:rsidRDefault="00DA0D81">
      <w:pPr>
        <w:pStyle w:val="Heading3"/>
        <w:spacing w:line="480" w:lineRule="auto"/>
        <w:pPrChange w:id="308" w:author="Paolo Cherubini" w:date="2021-02-19T18:49:00Z">
          <w:pPr>
            <w:pStyle w:val="Heading3"/>
          </w:pPr>
        </w:pPrChange>
      </w:pPr>
      <w:r>
        <w:t>Climate variable selection</w:t>
      </w:r>
    </w:p>
    <w:p w14:paraId="47DB2F18" w14:textId="2E55235C" w:rsidR="003F2ACD" w:rsidRDefault="00DA0D81">
      <w:pPr>
        <w:pStyle w:val="FirstParagraph"/>
        <w:spacing w:line="480" w:lineRule="auto"/>
        <w:pPrChange w:id="309" w:author="Paolo Cherubini" w:date="2021-02-19T18:49:00Z">
          <w:pPr>
            <w:pStyle w:val="FirstParagraph"/>
          </w:pPr>
        </w:pPrChange>
      </w:pPr>
      <w:r>
        <w:t xml:space="preserve">We used the </w:t>
      </w:r>
      <w:proofErr w:type="spellStart"/>
      <w:r>
        <w:rPr>
          <w:i/>
        </w:rPr>
        <w:t>climwin</w:t>
      </w:r>
      <w:proofErr w:type="spellEnd"/>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To remove low-frequency variation that most likely represents responses to non-climatic drivers (</w:t>
      </w:r>
      <w:r>
        <w:rPr>
          <w:i/>
        </w:rPr>
        <w:t>e.g.</w:t>
      </w:r>
      <w:r>
        <w:t>, growth and aging of the tree, change in competitive dynamics, atmospheric pollution), we detrended the response variables by fi</w:t>
      </w:r>
      <w:ins w:id="310" w:author="Tala Awada" w:date="2021-02-28T15:23:00Z">
        <w:r w:rsidR="00BF5859">
          <w:t>t</w:t>
        </w:r>
      </w:ins>
      <w:r>
        <w:t xml:space="preserve">ting penalized thin plate regression splines in generalized additive models (GAM, function </w:t>
      </w:r>
      <w:r>
        <w:rPr>
          <w:i/>
        </w:rPr>
        <w:t>gam</w:t>
      </w:r>
      <w:r>
        <w:t xml:space="preserve"> and </w:t>
      </w:r>
      <w:proofErr w:type="spellStart"/>
      <w:r>
        <w:rPr>
          <w:i/>
        </w:rPr>
        <w:t>s</w:t>
      </w:r>
      <w:r>
        <w:t xml:space="preserve"> in</w:t>
      </w:r>
      <w:proofErr w:type="spellEnd"/>
      <w:r>
        <w:t xml:space="preserve"> R Package </w:t>
      </w:r>
      <w:proofErr w:type="spellStart"/>
      <w:r>
        <w:rPr>
          <w:i/>
        </w:rPr>
        <w:t>mgcv</w:t>
      </w:r>
      <w:proofErr w:type="spellEnd"/>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The smoothing parameters were automaticaly selected by the </w:t>
      </w:r>
      <w:r>
        <w:rPr>
          <w:i/>
        </w:rPr>
        <w:t>gam</w:t>
      </w:r>
      <w:r>
        <w:t xml:space="preserve"> function by generalized cross-validation (GCV). We then used </w:t>
      </w:r>
      <w:proofErr w:type="spellStart"/>
      <w:r>
        <w:rPr>
          <w:i/>
        </w:rPr>
        <w:t>climwin</w:t>
      </w:r>
      <w:proofErr w:type="spellEnd"/>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specifying quadratic fits to allow for potential nonlinearities in the climate response. Wit</w:t>
      </w:r>
      <w:proofErr w:type="spellStart"/>
      <w:r w:rsidRPr="00F670E1">
        <w:t>hin</w:t>
      </w:r>
      <w:proofErr w:type="spellEnd"/>
      <w:r w:rsidRPr="00F670E1">
        <w:t xml:space="preserve"> </w:t>
      </w:r>
      <w:proofErr w:type="spellStart"/>
      <w:r w:rsidRPr="00F670E1">
        <w:rPr>
          <w:i/>
        </w:rPr>
        <w:t>climwin</w:t>
      </w:r>
      <w:proofErr w:type="spellEnd"/>
      <w:r w:rsidRPr="00F670E1">
        <w:t xml:space="preserve">, we specified a mixed effects model using species (when </w:t>
      </w:r>
      <m:oMath>
        <m:r>
          <w:rPr>
            <w:rFonts w:ascii="Cambria Math" w:hAnsi="Cambria Math"/>
          </w:rPr>
          <m:t>n</m:t>
        </m:r>
        <m:r>
          <w:rPr>
            <w:rFonts w:ascii="Cambria Math" w:hAnsi="Cambria Math"/>
          </w:rPr>
          <m:t>≥3</m:t>
        </m:r>
      </m:oMath>
      <w:r w:rsidRPr="00F670E1">
        <w:t xml:space="preserve">) and core identity as random effects (noting that these effects should be minimal given that residuals are centered around zero): </w:t>
      </w:r>
      <w:r w:rsidRPr="00F670E1">
        <w:rPr>
          <w:rStyle w:val="VerbatimChar"/>
          <w:rFonts w:ascii="Palatino Linotype" w:hAnsi="Palatino Linotype"/>
          <w:rPrChange w:id="311" w:author="Paolo Cherubini" w:date="2021-02-22T17:05:00Z">
            <w:rPr>
              <w:rStyle w:val="VerbatimChar"/>
            </w:rPr>
          </w:rPrChange>
        </w:rPr>
        <w:t xml:space="preserve">residual growth index ~ [climate] + (1 | </w:t>
      </w:r>
      <w:proofErr w:type="spellStart"/>
      <w:r w:rsidRPr="00F670E1">
        <w:rPr>
          <w:rStyle w:val="VerbatimChar"/>
          <w:rFonts w:ascii="Palatino Linotype" w:hAnsi="Palatino Linotype"/>
          <w:rPrChange w:id="312" w:author="Paolo Cherubini" w:date="2021-02-22T17:05:00Z">
            <w:rPr>
              <w:rStyle w:val="VerbatimChar"/>
            </w:rPr>
          </w:rPrChange>
        </w:rPr>
        <w:t>sp</w:t>
      </w:r>
      <w:proofErr w:type="spellEnd"/>
      <w:r w:rsidRPr="00F670E1">
        <w:rPr>
          <w:rStyle w:val="VerbatimChar"/>
          <w:rFonts w:ascii="Palatino Linotype" w:hAnsi="Palatino Linotype"/>
          <w:rPrChange w:id="313" w:author="Paolo Cherubini" w:date="2021-02-22T17:05:00Z">
            <w:rPr>
              <w:rStyle w:val="VerbatimChar"/>
            </w:rPr>
          </w:rPrChange>
        </w:rPr>
        <w:t xml:space="preserve">) + (1 | </w:t>
      </w:r>
      <w:proofErr w:type="spellStart"/>
      <w:r w:rsidRPr="00F670E1">
        <w:rPr>
          <w:rStyle w:val="VerbatimChar"/>
          <w:rFonts w:ascii="Palatino Linotype" w:hAnsi="Palatino Linotype"/>
          <w:rPrChange w:id="314" w:author="Paolo Cherubini" w:date="2021-02-22T17:05:00Z">
            <w:rPr>
              <w:rStyle w:val="VerbatimChar"/>
            </w:rPr>
          </w:rPrChange>
        </w:rPr>
        <w:t>treeID</w:t>
      </w:r>
      <w:proofErr w:type="spellEnd"/>
      <w:r w:rsidRPr="00F670E1">
        <w:rPr>
          <w:rStyle w:val="VerbatimChar"/>
          <w:rFonts w:ascii="Palatino Linotype" w:hAnsi="Palatino Linotype"/>
          <w:rPrChange w:id="315" w:author="Paolo Cherubini" w:date="2021-02-22T17:05:00Z">
            <w:rPr>
              <w:rStyle w:val="VerbatimChar"/>
            </w:rPr>
          </w:rPrChange>
        </w:rPr>
        <w:t>)</w:t>
      </w:r>
      <w:r w:rsidRPr="00F670E1">
        <w:t xml:space="preserve">. Here, for each permutation, </w:t>
      </w:r>
      <w:r w:rsidRPr="00F670E1">
        <w:rPr>
          <w:rStyle w:val="VerbatimChar"/>
          <w:rFonts w:ascii="Palatino Linotype" w:hAnsi="Palatino Linotype"/>
          <w:rPrChange w:id="316" w:author="Paolo Cherubini" w:date="2021-02-22T17:05:00Z">
            <w:rPr>
              <w:rStyle w:val="VerbatimChar"/>
            </w:rPr>
          </w:rPrChange>
        </w:rPr>
        <w:t>climate</w:t>
      </w:r>
      <w:r w:rsidRPr="00F670E1">
        <w:t xml:space="preserve"> specifies one of the climate drivers in the climate variable group, analyzed over one of all possible combinations of </w:t>
      </w:r>
      <w:r w:rsidRPr="00F670E1">
        <w:lastRenderedPageBreak/>
        <w:t>consecutive months over a 15</w:t>
      </w:r>
      <w:ins w:id="317" w:author="Tala Awada" w:date="2021-02-28T15:23:00Z">
        <w:r w:rsidR="00BF5859">
          <w:t>-</w:t>
        </w:r>
      </w:ins>
      <w:del w:id="318" w:author="Tala Awada" w:date="2021-02-28T15:23:00Z">
        <w:r w:rsidRPr="00F670E1" w:rsidDel="00BF5859">
          <w:delText xml:space="preserve"> </w:delText>
        </w:r>
      </w:del>
      <w:r w:rsidRPr="00F670E1">
        <w:t xml:space="preserve">month period ending near the time of cessation </w:t>
      </w:r>
      <w:r>
        <w:t xml:space="preserve">of formation of each annual ring (Table S1). </w:t>
      </w:r>
      <w:proofErr w:type="spellStart"/>
      <w:r>
        <w:rPr>
          <w:i/>
        </w:rPr>
        <w:t>Climwin</w:t>
      </w:r>
      <w:proofErr w:type="spellEnd"/>
      <w:r>
        <w:t xml:space="preserve"> runs all potential models to select the best fit (lowest AIC), and does k-fold cross-validation in its computation of AIC to guard against over-fitting (van de Pol et al., 2016). For each group of candidate climate variables, we moved forward with the best variable over the time window identified by </w:t>
      </w:r>
      <w:proofErr w:type="spellStart"/>
      <w:r>
        <w:rPr>
          <w:i/>
        </w:rPr>
        <w:t>climwin</w:t>
      </w:r>
      <w:proofErr w:type="spellEnd"/>
      <w:r>
        <w:t xml:space="preserve"> as a candidate climate variable for the multivariate models.</w:t>
      </w:r>
    </w:p>
    <w:p w14:paraId="3EAA7EAA" w14:textId="77777777" w:rsidR="003F2ACD" w:rsidRDefault="00DA0D81">
      <w:pPr>
        <w:pStyle w:val="BodyText"/>
        <w:spacing w:line="480" w:lineRule="auto"/>
        <w:pPrChange w:id="319" w:author="Paolo Cherubini" w:date="2021-02-19T18:49:00Z">
          <w:pPr>
            <w:pStyle w:val="BodyText"/>
          </w:pPr>
        </w:pPrChange>
      </w:pPr>
      <w:r>
        <w:t>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w:t>
      </w:r>
      <w:proofErr w:type="spellStart"/>
      <w:r>
        <w:t>Touchan</w:t>
      </w:r>
      <w:proofErr w:type="spellEnd"/>
      <w:r>
        <w:t xml:space="preserve"> et al., 2011; Williams et al., 2013), and SC, where rapidly rising temperatures are causing melting permafrost, summer moisture stress, and growth declines (</w:t>
      </w:r>
      <w:proofErr w:type="spellStart"/>
      <w:r>
        <w:t>Sniderhan</w:t>
      </w:r>
      <w:proofErr w:type="spellEnd"/>
      <w:r>
        <w:t xml:space="preserve"> &amp; </w:t>
      </w:r>
      <w:proofErr w:type="spellStart"/>
      <w:r>
        <w:t>Baltzer</w:t>
      </w:r>
      <w:proofErr w:type="spellEnd"/>
      <w:r>
        <w:t>, 2016). We ultimately determined that the method described above was adequate for the purposes of this analysis (Appendix S5).</w:t>
      </w:r>
    </w:p>
    <w:p w14:paraId="2DCA1C85" w14:textId="77777777" w:rsidR="003F2ACD" w:rsidRDefault="00DA0D81">
      <w:pPr>
        <w:pStyle w:val="Heading3"/>
        <w:spacing w:line="480" w:lineRule="auto"/>
        <w:pPrChange w:id="320" w:author="Paolo Cherubini" w:date="2021-02-19T18:49:00Z">
          <w:pPr>
            <w:pStyle w:val="Heading3"/>
          </w:pPr>
        </w:pPrChange>
      </w:pPr>
      <w:bookmarkStart w:id="321" w:name="Combining"/>
      <w:r>
        <w:t>Combining drivers in GLS model</w:t>
      </w:r>
    </w:p>
    <w:p w14:paraId="3DB4EF36" w14:textId="77777777" w:rsidR="003F2ACD" w:rsidRDefault="00DA0D81">
      <w:pPr>
        <w:pStyle w:val="FirstParagraph"/>
        <w:spacing w:line="480" w:lineRule="auto"/>
        <w:pPrChange w:id="322" w:author="Paolo Cherubini" w:date="2021-02-19T18:49:00Z">
          <w:pPr>
            <w:pStyle w:val="FirstParagraph"/>
          </w:pPr>
        </w:pPrChange>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proofErr w:type="spellStart"/>
      <w:r>
        <w:rPr>
          <w:i/>
        </w:rPr>
        <w:t>lme</w:t>
      </w:r>
      <w:proofErr w:type="spellEnd"/>
      <w:r>
        <w:t xml:space="preserve"> in R package </w:t>
      </w:r>
      <w:proofErr w:type="spellStart"/>
      <w:r>
        <w:rPr>
          <w:i/>
        </w:rPr>
        <w:t>nlme</w:t>
      </w:r>
      <w:proofErr w:type="spellEnd"/>
      <w:r>
        <w:t xml:space="preserve">), with core identity as random intercept and </w:t>
      </w:r>
      <m:oMath>
        <m:r>
          <w:rPr>
            <w:rFonts w:ascii="Cambria Math" w:hAnsi="Cambria Math"/>
          </w:rPr>
          <m:t>year</m:t>
        </m:r>
      </m:oMath>
      <w:r>
        <w:t xml:space="preserve"> as continuous time covariate for the within-group correlation structure (function </w:t>
      </w:r>
      <w:r>
        <w:rPr>
          <w:i/>
        </w:rPr>
        <w:t>corCAR1</w:t>
      </w:r>
      <w:r>
        <w:t xml:space="preserve">). We will </w:t>
      </w:r>
      <w:proofErr w:type="spellStart"/>
      <w:r>
        <w:t>reffer</w:t>
      </w:r>
      <w:proofErr w:type="spellEnd"/>
      <w:r>
        <w:t xml:space="preserve"> to this model as a generalized least squares (GLS) model (Fig. 1).</w:t>
      </w:r>
    </w:p>
    <w:p w14:paraId="6149BCBD" w14:textId="6FFF26B7" w:rsidR="003F2ACD" w:rsidRDefault="00DA0D81">
      <w:pPr>
        <w:pStyle w:val="BodyText"/>
        <w:spacing w:line="480" w:lineRule="auto"/>
        <w:pPrChange w:id="323" w:author="Paolo Cherubini" w:date="2021-02-19T18:49:00Z">
          <w:pPr>
            <w:pStyle w:val="BodyText"/>
          </w:pPr>
        </w:pPrChange>
      </w:pPr>
      <w:del w:id="324" w:author="Tala Awada" w:date="2021-02-28T15:24:00Z">
        <w:r w:rsidDel="00BF5859">
          <w:lastRenderedPageBreak/>
          <w:delText xml:space="preserve">Before </w:delText>
        </w:r>
      </w:del>
      <w:ins w:id="325" w:author="Tala Awada" w:date="2021-02-28T15:24:00Z">
        <w:r w:rsidR="00BF5859">
          <w:t>Prior to</w:t>
        </w:r>
        <w:r w:rsidR="00BF5859">
          <w:t xml:space="preserve"> </w:t>
        </w:r>
      </w:ins>
      <w:r>
        <w:t xml:space="preserve">running the models, we checked for collinearity among the candidate variables using the </w:t>
      </w:r>
      <w:proofErr w:type="spellStart"/>
      <w:r>
        <w:rPr>
          <w:i/>
        </w:rPr>
        <w:t>vifstep</w:t>
      </w:r>
      <w:proofErr w:type="spellEnd"/>
      <w:r>
        <w:t xml:space="preserve"> function (</w:t>
      </w:r>
      <w:proofErr w:type="spellStart"/>
      <w:r>
        <w:t>Naimi</w:t>
      </w:r>
      <w:proofErr w:type="spellEnd"/>
      <w:r>
        <w:t xml:space="preserve"> et al., 2014) and removed any variable with a variance inflation factor &gt; 3 (none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14:paraId="64DA7B7F" w14:textId="69AF9229" w:rsidR="003F2ACD" w:rsidRDefault="00DA0D81">
      <w:pPr>
        <w:pStyle w:val="BodyText"/>
        <w:spacing w:line="480" w:lineRule="auto"/>
        <w:pPrChange w:id="326" w:author="Paolo Cherubini" w:date="2021-02-19T18:49:00Z">
          <w:pPr>
            <w:pStyle w:val="BodyText"/>
          </w:pPr>
        </w:pPrChange>
      </w:pPr>
      <w:r>
        <w:t>For each species</w:t>
      </w:r>
      <w:ins w:id="327" w:author="Tala Awada" w:date="2021-02-28T15:24:00Z">
        <w:r w:rsidR="00BF5859">
          <w:t>,</w:t>
        </w:r>
      </w:ins>
      <w:r>
        <w:t xml:space="preserve"> </w:t>
      </w:r>
      <w:del w:id="328" w:author="Tala Awada" w:date="2021-02-28T15:24:00Z">
        <w:r w:rsidDel="00BF5859">
          <w:delText xml:space="preserve">independently, </w:delText>
        </w:r>
      </w:del>
      <w:r>
        <w:t xml:space="preserve">we </w:t>
      </w:r>
      <w:ins w:id="329" w:author="Tala Awada" w:date="2021-02-28T15:24:00Z">
        <w:r w:rsidR="00BF5859">
          <w:t xml:space="preserve">independently </w:t>
        </w:r>
      </w:ins>
      <w:r>
        <w:t xml:space="preserve">ran every combination of the candidate climate variables and </w:t>
      </w:r>
      <m:oMath>
        <m:r>
          <w:rPr>
            <w:rFonts w:ascii="Cambria Math" w:hAnsi="Cambria Math"/>
          </w:rPr>
          <m:t>DBH</m:t>
        </m:r>
      </m:oMath>
      <w:r>
        <w:t>, including both first- and second-order terms of polynomial for each. For climate responses, we allowed concave-down fits, but ignored any concave-up fits on the basis that these are not expected biologically and, when identified in initial analyses, often appeared to be cases of over-fitting.</w:t>
      </w:r>
    </w:p>
    <w:p w14:paraId="2CC09300" w14:textId="77777777" w:rsidR="003F2ACD" w:rsidRDefault="00DA0D81">
      <w:pPr>
        <w:pStyle w:val="BodyText"/>
        <w:spacing w:line="480" w:lineRule="auto"/>
        <w:pPrChange w:id="330" w:author="Paolo Cherubini" w:date="2021-02-19T18:49:00Z">
          <w:pPr>
            <w:pStyle w:val="BodyText"/>
          </w:pPr>
        </w:pPrChange>
      </w:pPr>
      <w:r>
        <w:t xml:space="preserve">As an example of a full model for </w:t>
      </w:r>
      <m:oMath>
        <m:r>
          <w:rPr>
            <w:rFonts w:ascii="Cambria Math" w:hAnsi="Cambria Math"/>
          </w:rPr>
          <m:t>log[RW]</m:t>
        </m:r>
      </m:oMath>
      <w:r>
        <w:t xml:space="preserve"> would look like this in </w:t>
      </w:r>
      <w:r>
        <w:rPr>
          <w:i/>
        </w:rPr>
        <w:t>R</w:t>
      </w:r>
      <w:r>
        <w:t>:</w:t>
      </w:r>
    </w:p>
    <w:p w14:paraId="72D434FF" w14:textId="77777777" w:rsidR="003F2ACD" w:rsidRDefault="00DA0D81">
      <w:pPr>
        <w:pStyle w:val="BodyText"/>
        <w:spacing w:line="480" w:lineRule="auto"/>
        <w:pPrChange w:id="331" w:author="Paolo Cherubini" w:date="2021-02-19T18:49:00Z">
          <w:pPr>
            <w:pStyle w:val="BodyText"/>
          </w:pPr>
        </w:pPrChange>
      </w:pPr>
      <w:proofErr w:type="spellStart"/>
      <w:r>
        <w:rPr>
          <w:i/>
        </w:rPr>
        <w:t>lme</w:t>
      </w:r>
      <w:proofErr w:type="spellEnd"/>
      <w:r>
        <w:rPr>
          <w:i/>
        </w:rPr>
        <w:t>(</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52021E36" w14:textId="77777777" w:rsidR="003F2ACD" w:rsidRDefault="00DA0D81">
      <w:pPr>
        <w:pStyle w:val="BodyText"/>
        <w:spacing w:line="480" w:lineRule="auto"/>
        <w:pPrChange w:id="332" w:author="Paolo Cherubini" w:date="2021-02-19T18:49:00Z">
          <w:pPr>
            <w:pStyle w:val="BodyText"/>
          </w:pPr>
        </w:pPrChange>
      </w:pPr>
      <w:r>
        <w:t xml:space="preserve">where </w:t>
      </w:r>
      <m:oMath>
        <m:r>
          <w:rPr>
            <w:rFonts w:ascii="Cambria Math" w:hAnsi="Cambria Math"/>
          </w:rPr>
          <m:t>x</m:t>
        </m:r>
      </m:oMath>
      <w:r>
        <w:t xml:space="preserve"> is a complete data set (with no missing value) for one species at one </w:t>
      </w:r>
      <w:proofErr w:type="gramStart"/>
      <w:r>
        <w:t>site.</w:t>
      </w:r>
      <w:proofErr w:type="gramEnd"/>
      <w:r>
        <w:t xml:space="preserve"> The method is set to maximum likelihood (</w:t>
      </w:r>
      <w:r>
        <w:rPr>
          <w:i/>
        </w:rPr>
        <w:t>ML</w:t>
      </w:r>
      <w:r>
        <w:t>) during the model selection phase, but to restricted maximizing likelihood (</w:t>
      </w:r>
      <w:r>
        <w:rPr>
          <w:i/>
        </w:rPr>
        <w:t>REML</w:t>
      </w:r>
      <w:r>
        <w:t>) once the best model is identified.</w:t>
      </w:r>
    </w:p>
    <w:p w14:paraId="364DD5F5" w14:textId="77777777" w:rsidR="003F2ACD" w:rsidRDefault="00DA0D81">
      <w:pPr>
        <w:pStyle w:val="BodyText"/>
        <w:spacing w:line="480" w:lineRule="auto"/>
        <w:pPrChange w:id="333" w:author="Paolo Cherubini" w:date="2021-02-19T18:49:00Z">
          <w:pPr>
            <w:pStyle w:val="BodyText"/>
          </w:pPr>
        </w:pPrChange>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6315F7C3" w14:textId="77777777" w:rsidR="003F2ACD" w:rsidRDefault="00DA0D81">
      <w:pPr>
        <w:pStyle w:val="BodyText"/>
        <w:spacing w:line="480" w:lineRule="auto"/>
        <w:pPrChange w:id="334" w:author="Paolo Cherubini" w:date="2021-02-19T18:49:00Z">
          <w:pPr>
            <w:pStyle w:val="BodyText"/>
          </w:pPr>
        </w:pPrChange>
      </w:pPr>
      <w:r w:rsidRPr="00BF5859">
        <w:t xml:space="preserve">To test for </w:t>
      </w:r>
      <m:oMath>
        <m:r>
          <w:rPr>
            <w:rFonts w:ascii="Cambria Math" w:hAnsi="Cambria Math"/>
          </w:rPr>
          <m:t>year</m:t>
        </m:r>
      </m:oMath>
      <w:r w:rsidRPr="00BF5859">
        <w:t xml:space="preserve"> effects, we limited the analysis to species with reasonable coverage of an </w:t>
      </w:r>
      <m:oMath>
        <m:r>
          <w:rPr>
            <w:rFonts w:ascii="Cambria Math" w:hAnsi="Cambria Math"/>
          </w:rPr>
          <m:t>DBH</m:t>
        </m:r>
      </m:oMath>
      <w:r w:rsidRPr="00BF5859">
        <w:t xml:space="preserve"> x </w:t>
      </w:r>
      <w:r w:rsidRPr="00BF5859">
        <w:rPr>
          <w:rStyle w:val="VerbatimChar"/>
          <w:rFonts w:ascii="Palatino Linotype" w:hAnsi="Palatino Linotype"/>
          <w:rPrChange w:id="335" w:author="Tala Awada" w:date="2021-02-28T15:26:00Z">
            <w:rPr>
              <w:rStyle w:val="VerbatimChar"/>
            </w:rPr>
          </w:rPrChange>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w:t>
      </w:r>
      <w:r>
        <w:lastRenderedPageBreak/>
        <w:t>big-tree selection bias</w:t>
      </w:r>
      <w:del w:id="336" w:author="Tala Awada" w:date="2021-02-28T15:26:00Z">
        <w:r w:rsidDel="00BF5859">
          <w:delText>es</w:delText>
        </w:r>
      </w:del>
      <w:r>
        <w:t xml:space="preserve"> (</w:t>
      </w:r>
      <w:proofErr w:type="spellStart"/>
      <w:r>
        <w:t>Brienen</w:t>
      </w:r>
      <w:proofErr w:type="spellEnd"/>
      <w:r>
        <w:t xml:space="preserve">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(n= 8) were excluded from the analysis of temporal trends. We then ran models as described above, including a first-order linear </w:t>
      </w:r>
      <w:r w:rsidRPr="00BF5859">
        <w:t xml:space="preserve">effect of </w:t>
      </w:r>
      <m:oMath>
        <m:r>
          <w:rPr>
            <w:rFonts w:ascii="Cambria Math" w:hAnsi="Cambria Math"/>
          </w:rPr>
          <m:t>year</m:t>
        </m:r>
      </m:oMath>
      <w:r>
        <w:t xml:space="preserve">. We note that the random effect of tree should in theory avoid analytical biases arising from persistent growth differences among individuals (Brienen et al., 2017, 2012). To verify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14:paraId="5CCED2EC" w14:textId="77777777" w:rsidR="003F2ACD" w:rsidRDefault="00DA0D81">
      <w:pPr>
        <w:pStyle w:val="BodyText"/>
        <w:spacing w:line="480" w:lineRule="auto"/>
        <w:pPrChange w:id="337" w:author="Paolo Cherubini" w:date="2021-02-19T18:49:00Z">
          <w:pPr>
            <w:pStyle w:val="BodyText"/>
          </w:pPr>
        </w:pPrChange>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057E94D5" w14:textId="77777777" w:rsidR="003F2ACD" w:rsidRDefault="00DA0D81">
      <w:pPr>
        <w:pStyle w:val="Heading1"/>
        <w:spacing w:line="480" w:lineRule="auto"/>
        <w:pPrChange w:id="338" w:author="Paolo Cherubini" w:date="2021-02-19T18:49:00Z">
          <w:pPr>
            <w:pStyle w:val="Heading1"/>
          </w:pPr>
        </w:pPrChange>
      </w:pPr>
      <w:bookmarkStart w:id="339" w:name="Results"/>
      <w:bookmarkEnd w:id="260"/>
      <w:bookmarkEnd w:id="289"/>
      <w:bookmarkEnd w:id="321"/>
      <w:r>
        <w:t>Results</w:t>
      </w:r>
    </w:p>
    <w:p w14:paraId="642074D6" w14:textId="77777777" w:rsidR="003F2ACD" w:rsidRDefault="00DA0D81">
      <w:pPr>
        <w:pStyle w:val="Heading2"/>
        <w:spacing w:line="480" w:lineRule="auto"/>
        <w:pPrChange w:id="340" w:author="Paolo Cherubini" w:date="2021-02-19T18:49:00Z">
          <w:pPr>
            <w:pStyle w:val="Heading2"/>
          </w:pPr>
        </w:pPrChange>
      </w:pPr>
      <w:r>
        <w:t>Climate sensitivity</w:t>
      </w:r>
    </w:p>
    <w:p w14:paraId="4C2F1E31" w14:textId="77777777" w:rsidR="003F2ACD" w:rsidRDefault="00DA0D81">
      <w:pPr>
        <w:pStyle w:val="FirstParagraph"/>
        <w:spacing w:line="480" w:lineRule="auto"/>
        <w:pPrChange w:id="341" w:author="Paolo Cherubini" w:date="2021-02-19T18:49:00Z">
          <w:pPr>
            <w:pStyle w:val="FirstParagraph"/>
          </w:pPr>
        </w:pPrChange>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While one-to-one correspondence of estimated climate coefficients was neither expected nor observed, estimates were correlated and rarely differed significantly (Appendix S4; S11-S14).</w:t>
      </w:r>
    </w:p>
    <w:p w14:paraId="46A61F95" w14:textId="77777777" w:rsidR="003F2ACD" w:rsidRDefault="00DA0D81">
      <w:pPr>
        <w:pStyle w:val="CaptionedFigure"/>
        <w:spacing w:line="480" w:lineRule="auto"/>
        <w:pPrChange w:id="342" w:author="Paolo Cherubini" w:date="2021-02-19T18:49:00Z">
          <w:pPr>
            <w:pStyle w:val="CaptionedFigure"/>
          </w:pPr>
        </w:pPrChange>
      </w:pPr>
      <w:r>
        <w:rPr>
          <w:noProof/>
        </w:rPr>
        <w:lastRenderedPageBreak/>
        <w:drawing>
          <wp:inline distT="0" distB="0" distL="0" distR="0" wp14:anchorId="0C7FB401" wp14:editId="1A294CC1">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3"/>
                    <a:stretch>
                      <a:fillRect/>
                    </a:stretch>
                  </pic:blipFill>
                  <pic:spPr bwMode="auto">
                    <a:xfrm>
                      <a:off x="0" y="0"/>
                      <a:ext cx="5943600" cy="2971800"/>
                    </a:xfrm>
                    <a:prstGeom prst="rect">
                      <a:avLst/>
                    </a:prstGeom>
                    <a:noFill/>
                    <a:ln w="9525">
                      <a:noFill/>
                      <a:headEnd/>
                      <a:tailEnd/>
                    </a:ln>
                  </pic:spPr>
                </pic:pic>
              </a:graphicData>
            </a:graphic>
          </wp:inline>
        </w:drawing>
      </w:r>
    </w:p>
    <w:p w14:paraId="6E16728A" w14:textId="77777777" w:rsidR="003F2ACD" w:rsidRDefault="00DA0D81">
      <w:pPr>
        <w:pStyle w:val="ImageCaption"/>
        <w:spacing w:line="480" w:lineRule="auto"/>
        <w:pPrChange w:id="343" w:author="Paolo Cherubini" w:date="2021-02-19T18:49:00Z">
          <w:pPr>
            <w:pStyle w:val="ImageCaption"/>
          </w:pPr>
        </w:pPrChange>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xml:space="preserve">) shows a matrix of Pearson correlations between ring-width index and monthly climate variables (produced using the </w:t>
      </w:r>
      <w:proofErr w:type="spellStart"/>
      <w:r>
        <w:t>bootRes</w:t>
      </w:r>
      <w:proofErr w:type="spellEnd"/>
      <w:r>
        <w:t xml:space="preserve"> package in R, Zang &amp; Biondi, 2013). Black rectangle represents the period selected by </w:t>
      </w:r>
      <w:proofErr w:type="spellStart"/>
      <w:r>
        <w:t>climwin</w:t>
      </w:r>
      <w:proofErr w:type="spellEnd"/>
      <w:r>
        <w:t xml:space="preserve"> as the most influential window. Panels (</w:t>
      </w:r>
      <w:r>
        <w:rPr>
          <w:b/>
        </w:rPr>
        <w:t>b-d</w:t>
      </w:r>
      <w:r>
        <w:t xml:space="preserve">) give statistics for time windows tested in </w:t>
      </w:r>
      <w:proofErr w:type="spellStart"/>
      <w:r>
        <w:t>climwin</w:t>
      </w:r>
      <w:proofErr w:type="spellEnd"/>
      <w:r>
        <w:t xml:space="preserve">,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xml:space="preserve">) shows the correlation of individual-level residuals to PET, with the function fit in </w:t>
      </w:r>
      <w:proofErr w:type="spellStart"/>
      <w:r>
        <w:t>climwin</w:t>
      </w:r>
      <w:proofErr w:type="spellEnd"/>
      <w:r>
        <w:t>.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w:t>
      </w:r>
      <w:r>
        <w:lastRenderedPageBreak/>
        <w:t>solid lines when both first- and second-order terms are significant, dashed lines wh</w:t>
      </w:r>
      <w:proofErr w:type="spellStart"/>
      <w:r>
        <w:t>en</w:t>
      </w:r>
      <w:proofErr w:type="spellEnd"/>
      <w:r>
        <w:t xml:space="preserve"> only one term is significant, and dotted lines when neither is significant. Transparent ribbons indicate 95% confidence intervals.</w:t>
      </w:r>
    </w:p>
    <w:p w14:paraId="6E35090C" w14:textId="77777777" w:rsidR="003F2ACD" w:rsidRDefault="00DA0D81">
      <w:pPr>
        <w:pStyle w:val="BodyText"/>
        <w:spacing w:line="480" w:lineRule="auto"/>
        <w:pPrChange w:id="344" w:author="Paolo Cherubini" w:date="2021-02-19T18:49:00Z">
          <w:pPr>
            <w:pStyle w:val="BodyText"/>
          </w:pPr>
        </w:pPrChange>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In 8 of 20 cases, both the optimal climate variable and time window were identical across growth metrics (e.g., Fig. S19). In 10 cases, </w:t>
      </w:r>
      <w:proofErr w:type="spellStart"/>
      <w:r>
        <w:rPr>
          <w:i/>
        </w:rPr>
        <w:t>climwin</w:t>
      </w:r>
      <w:proofErr w:type="spellEnd"/>
      <w:r>
        <w:t xml:space="preserve"> identified the same climate variable but different (often overlapping) time windows (e.g., Fig. S20). Finally, in two cases of variables that had only weak effects and mixed responses among species in the final models (temperature variable group at HKK, precipitation variable group at HF), </w:t>
      </w:r>
      <w:proofErr w:type="spellStart"/>
      <w:r>
        <w:rPr>
          <w:i/>
        </w:rPr>
        <w:t>climwin</w:t>
      </w:r>
      <w:proofErr w:type="spellEnd"/>
      <w:r>
        <w:t xml:space="preserve"> identified different climate variables and different time windows (Figs. S18, S24). Henceforth, unless otherwise noted, we focus on 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03A90760" w14:textId="77777777" w:rsidR="003F2ACD" w:rsidRDefault="00DA0D81">
      <w:pPr>
        <w:pStyle w:val="BodyText"/>
        <w:spacing w:line="480" w:lineRule="auto"/>
        <w:pPrChange w:id="345" w:author="Paolo Cherubini" w:date="2021-02-19T18:49:00Z">
          <w:pPr>
            <w:pStyle w:val="BodyText"/>
          </w:pPr>
        </w:pPrChange>
      </w:pPr>
      <w:r>
        <w:t>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 There were seven site-species combinations for which only a precipitation term was significant (2 at BCNM, 3 at SCBI, and 2 at LDW), two for which only a temperature term was significant (</w:t>
      </w:r>
      <w:proofErr w:type="spellStart"/>
      <w:r>
        <w:rPr>
          <w:i/>
        </w:rPr>
        <w:t>Chukrasia</w:t>
      </w:r>
      <w:proofErr w:type="spellEnd"/>
      <w:r>
        <w:rPr>
          <w:i/>
        </w:rPr>
        <w:t xml:space="preserve"> </w:t>
      </w:r>
      <w:proofErr w:type="spellStart"/>
      <w:r>
        <w:rPr>
          <w:i/>
        </w:rPr>
        <w:t>tabularis</w:t>
      </w:r>
      <w:proofErr w:type="spellEnd"/>
      <w:r>
        <w:t xml:space="preserve"> at HKK and </w:t>
      </w:r>
      <w:r>
        <w:rPr>
          <w:i/>
        </w:rPr>
        <w:t xml:space="preserve">Betula </w:t>
      </w:r>
      <w:proofErr w:type="spellStart"/>
      <w:r>
        <w:rPr>
          <w:i/>
        </w:rPr>
        <w:t>papyrifera</w:t>
      </w:r>
      <w:proofErr w:type="spellEnd"/>
      <w:r>
        <w:t xml:space="preserve"> at NIO), and none with no significant climate responses. Precipitation and temperature variables were rarely influential </w:t>
      </w:r>
      <w:r>
        <w:lastRenderedPageBreak/>
        <w:t>over the same time window (exception: LDW). Below, we summarize the precipitation and temperature variables included in these models and their direction of response.</w:t>
      </w:r>
    </w:p>
    <w:p w14:paraId="068CA4A7" w14:textId="77777777" w:rsidR="003F2ACD" w:rsidRDefault="00DA0D81">
      <w:pPr>
        <w:pStyle w:val="CaptionedFigure"/>
        <w:spacing w:line="480" w:lineRule="auto"/>
        <w:pPrChange w:id="346" w:author="Paolo Cherubini" w:date="2021-02-19T18:49:00Z">
          <w:pPr>
            <w:pStyle w:val="CaptionedFigure"/>
          </w:pPr>
        </w:pPrChange>
      </w:pPr>
      <w:r>
        <w:rPr>
          <w:noProof/>
        </w:rPr>
        <w:drawing>
          <wp:inline distT="0" distB="0" distL="0" distR="0" wp14:anchorId="3D72390B" wp14:editId="620325EC">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4"/>
                    <a:stretch>
                      <a:fillRect/>
                    </a:stretch>
                  </pic:blipFill>
                  <pic:spPr bwMode="auto">
                    <a:xfrm>
                      <a:off x="0" y="0"/>
                      <a:ext cx="5943600" cy="5943600"/>
                    </a:xfrm>
                    <a:prstGeom prst="rect">
                      <a:avLst/>
                    </a:prstGeom>
                    <a:noFill/>
                    <a:ln w="9525">
                      <a:noFill/>
                      <a:headEnd/>
                      <a:tailEnd/>
                    </a:ln>
                  </pic:spPr>
                </pic:pic>
              </a:graphicData>
            </a:graphic>
          </wp:inline>
        </w:drawing>
      </w:r>
    </w:p>
    <w:p w14:paraId="5C9545AD" w14:textId="77777777" w:rsidR="003F2ACD" w:rsidRDefault="00DA0D81">
      <w:pPr>
        <w:pStyle w:val="ImageCaption"/>
        <w:spacing w:line="480" w:lineRule="auto"/>
        <w:pPrChange w:id="347" w:author="Paolo Cherubini" w:date="2021-02-19T18:49:00Z">
          <w:pPr>
            <w:pStyle w:val="ImageCaption"/>
          </w:pPr>
        </w:pPrChange>
      </w:pPr>
      <w:r>
        <w:rPr>
          <w:b/>
        </w:rPr>
        <w:t xml:space="preserve">Figure 3 | Species-level responses of </w:t>
      </w:r>
      <m:oMath>
        <m:r>
          <w:rPr>
            <w:rFonts w:ascii="Cambria Math" w:hAnsi="Cambria Math"/>
          </w:rPr>
          <m:t>RW</m:t>
        </m:r>
      </m:oMath>
      <w:r>
        <w:rPr>
          <w:b/>
        </w:rPr>
        <w:t xml:space="preserve"> to </w:t>
      </w:r>
      <w:proofErr w:type="spellStart"/>
      <w:r w:rsidRPr="00F670E1">
        <w:rPr>
          <w:b/>
          <w:i w:val="0"/>
          <w:rPrChange w:id="348" w:author="Paolo Cherubini" w:date="2021-02-22T17:11:00Z">
            <w:rPr>
              <w:b/>
            </w:rPr>
          </w:rPrChange>
        </w:rPr>
        <w:t>climwin</w:t>
      </w:r>
      <w:proofErr w:type="spellEnd"/>
      <w:r>
        <w:rPr>
          <w:b/>
        </w:rPr>
        <w:t>-selected variables in precipitation and temperature variable groups.</w:t>
      </w:r>
      <w:r>
        <w:t xml:space="preserve"> </w:t>
      </w:r>
      <w:proofErr w:type="spellStart"/>
      <w:r w:rsidRPr="00F670E1">
        <w:rPr>
          <w:i w:val="0"/>
          <w:rPrChange w:id="349" w:author="Paolo Cherubini" w:date="2021-02-22T17:11:00Z">
            <w:rPr/>
          </w:rPrChange>
        </w:rPr>
        <w:t>Climwin</w:t>
      </w:r>
      <w:proofErr w:type="spellEnd"/>
      <w:r>
        <w:t xml:space="preserve">-selected climate variables are coded on the x-axes as the climate variable name followed by the range of months (p=previous year, c=current year) over which it is </w:t>
      </w:r>
      <w:r>
        <w:lastRenderedPageBreak/>
        <w:t>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659EE1BA" w14:textId="77777777" w:rsidR="003F2ACD" w:rsidRDefault="00DA0D81">
      <w:pPr>
        <w:pStyle w:val="BodyText"/>
        <w:spacing w:line="480" w:lineRule="auto"/>
        <w:pPrChange w:id="350" w:author="Paolo Cherubini" w:date="2021-02-19T18:49:00Z">
          <w:pPr>
            <w:pStyle w:val="BodyText"/>
          </w:pPr>
        </w:pPrChange>
      </w:pPr>
      <w:r>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w:t>
      </w:r>
      <w:proofErr w:type="gramStart"/>
      <w:r>
        <w:t>species, and</w:t>
      </w:r>
      <w:proofErr w:type="gramEnd"/>
      <w:r>
        <w:t xml:space="preserve">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of these, NIO), and was the only option at two sites (LT and CB). Optimal time windows most commonly coincided at least partially with the months of most active growth in the current year (Fig. 3; Table S1): wet seasons in the tropics (BCNM and HKK) or late spring/ early summer in the </w:t>
      </w:r>
      <w:proofErr w:type="spellStart"/>
      <w:r>
        <w:t>extratropics</w:t>
      </w:r>
      <w:proofErr w:type="spellEnd"/>
      <w:r>
        <w:t xml:space="preserve"> (n= 5 of 8). In the tropics, the </w:t>
      </w:r>
      <w:proofErr w:type="spellStart"/>
      <w:proofErr w:type="gramStart"/>
      <w:r>
        <w:t>long time</w:t>
      </w:r>
      <w:proofErr w:type="spellEnd"/>
      <w:proofErr w:type="gramEnd"/>
      <w:r>
        <w:t xml:space="preserve"> windows over which precipitation was influential (12 </w:t>
      </w:r>
      <w:proofErr w:type="spellStart"/>
      <w:r>
        <w:t>mo</w:t>
      </w:r>
      <w:proofErr w:type="spellEnd"/>
      <w:r>
        <w:t xml:space="preserve"> at BCNM, 9 </w:t>
      </w:r>
      <w:proofErr w:type="spellStart"/>
      <w:r>
        <w:t>mo</w:t>
      </w:r>
      <w:proofErr w:type="spellEnd"/>
      <w:r>
        <w:t xml:space="preserve"> at HKK) also included the majority (BCNM) or all (HKK) of the dry season. In the </w:t>
      </w:r>
      <w:proofErr w:type="spellStart"/>
      <w:r>
        <w:t>extratropics</w:t>
      </w:r>
      <w:proofErr w:type="spellEnd"/>
      <w:r>
        <w:t xml:space="preserve">,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w:t>
      </w:r>
      <w:proofErr w:type="spellStart"/>
      <w:r>
        <w:t>inear</w:t>
      </w:r>
      <w:proofErr w:type="spellEnd"/>
      <w:r>
        <w:t xml:space="preserve">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w:t>
      </w:r>
      <w:r>
        <w:lastRenderedPageBreak/>
        <w:t>unimodal (e.g., several species at SCBI) or predominantly negative response (e.g., BEAL at HF; Fig. 3).</w:t>
      </w:r>
    </w:p>
    <w:p w14:paraId="1B467B48" w14:textId="77777777" w:rsidR="003F2ACD" w:rsidRDefault="00DA0D81">
      <w:pPr>
        <w:pStyle w:val="BodyText"/>
        <w:spacing w:line="480" w:lineRule="auto"/>
        <w:pPrChange w:id="351" w:author="Paolo Cherubini" w:date="2021-02-19T18:49:00Z">
          <w:pPr>
            <w:pStyle w:val="BodyText"/>
          </w:pPr>
        </w:pPrChange>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proofErr w:type="spellStart"/>
      <w:r>
        <w:rPr>
          <w:i/>
        </w:rPr>
        <w:t>climwin</w:t>
      </w:r>
      <w:proofErr w:type="spellEnd"/>
      <w:r>
        <w:t xml:space="preserve"> as the top temperature-related driver at five and three of the ten sites,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peak growing season of the current year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of March </w:t>
      </w:r>
      <m:oMath>
        <m:r>
          <w:rPr>
            <w:rFonts w:ascii="Cambria Math" w:hAnsi="Cambria Math"/>
          </w:rPr>
          <m:t>PET</m:t>
        </m:r>
      </m:oMath>
      <w:r>
        <w:t xml:space="preserve"> for </w:t>
      </w:r>
      <w:r>
        <w:rPr>
          <w:i/>
        </w:rPr>
        <w:t>Tsuga Canadensis</w:t>
      </w:r>
      <w:r>
        <w:t xml:space="preserve"> at HF, the latter contrasting with a negative response of the other three species at HF (Fig. 3). At the highest-latitude site (SC), which has undergone rapid warming and permafrost melt, </w:t>
      </w:r>
      <w:proofErr w:type="spellStart"/>
      <w:r>
        <w:rPr>
          <w:i/>
        </w:rPr>
        <w:t>Picea</w:t>
      </w:r>
      <w:proofErr w:type="spellEnd"/>
      <w:r>
        <w:rPr>
          <w:i/>
        </w:rPr>
        <w:t xml:space="preserve"> </w:t>
      </w:r>
      <w:proofErr w:type="spellStart"/>
      <w:r>
        <w:rPr>
          <w:i/>
        </w:rPr>
        <w:t>mariana</w:t>
      </w:r>
      <w:proofErr w:type="spellEnd"/>
      <w:r>
        <w:t xml:space="preserve"> responded positively (but with wide 95% CI on the slope) to temperature over the full analysis </w:t>
      </w:r>
      <w:r>
        <w:lastRenderedPageBreak/>
        <w:t>period (1903-2013); however, responses were predominately positive prior to 1970 and predominantly negative afterwards (Fig. S55).</w:t>
      </w:r>
    </w:p>
    <w:p w14:paraId="79F44368" w14:textId="77777777" w:rsidR="003F2ACD" w:rsidRDefault="00DA0D81">
      <w:pPr>
        <w:pStyle w:val="Heading2"/>
        <w:spacing w:line="480" w:lineRule="auto"/>
        <w:pPrChange w:id="352" w:author="Paolo Cherubini" w:date="2021-02-19T18:49:00Z">
          <w:pPr>
            <w:pStyle w:val="Heading2"/>
          </w:pPr>
        </w:pPrChange>
      </w:pPr>
      <w:bookmarkStart w:id="353" w:name="Influence"/>
      <w:r>
        <w:t>Influence of DBH</w:t>
      </w:r>
    </w:p>
    <w:p w14:paraId="2ACAED36" w14:textId="77777777" w:rsidR="003F2ACD" w:rsidRDefault="00DA0D81">
      <w:pPr>
        <w:pStyle w:val="FirstParagraph"/>
        <w:spacing w:line="480" w:lineRule="auto"/>
        <w:pPrChange w:id="354" w:author="Paolo Cherubini" w:date="2021-02-19T18:49:00Z">
          <w:pPr>
            <w:pStyle w:val="FirstParagraph"/>
          </w:pPr>
        </w:pPrChange>
      </w:pPr>
      <w:r>
        <w:t xml:space="preserve">All </w:t>
      </w:r>
      <w:proofErr w:type="gramStart"/>
      <w:r>
        <w:t>three growth</w:t>
      </w:r>
      <w:proofErr w:type="gramEnd"/>
      <w:r>
        <w:t xml:space="preserve">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w:t>
      </w:r>
      <w:proofErr w:type="spellStart"/>
      <w:r>
        <w:t>cluded</w:t>
      </w:r>
      <w:proofErr w:type="spellEnd"/>
      <w:r>
        <w:t xml:space="preserve">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w:t>
      </w:r>
      <w:proofErr w:type="spellStart"/>
      <w:r>
        <w:t>th</w:t>
      </w:r>
      <w:proofErr w:type="spellEnd"/>
      <w:r>
        <w:t xml:space="preserve">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 xml:space="preserve">Betula </w:t>
      </w:r>
      <w:proofErr w:type="spellStart"/>
      <w:r>
        <w:rPr>
          <w:i/>
        </w:rPr>
        <w:t>papyrifera</w:t>
      </w:r>
      <w:proofErr w:type="spellEnd"/>
      <w:r>
        <w:t xml:space="preserve"> at NIO; </w:t>
      </w:r>
      <w:r>
        <w:rPr>
          <w:i/>
        </w:rPr>
        <w:t xml:space="preserve">Populous </w:t>
      </w:r>
      <w:proofErr w:type="spellStart"/>
      <w:r>
        <w:rPr>
          <w:i/>
        </w:rPr>
        <w:t>tremuloides</w:t>
      </w:r>
      <w:proofErr w:type="spellEnd"/>
      <w:r>
        <w:t xml:space="preserve"> at CB; Table S2) </w:t>
      </w:r>
      <w:del w:id="355" w:author="Paolo Cherubini" w:date="2021-02-22T17:14:00Z">
        <w:r w:rsidDel="00C14A18">
          <w:delText>and/</w:delText>
        </w:r>
      </w:del>
      <w:r>
        <w:t xml:space="preserve">or grew in relatively open stands (e.g., both species at LT, </w:t>
      </w:r>
      <w:proofErr w:type="spellStart"/>
      <w:r>
        <w:rPr>
          <w:i/>
        </w:rPr>
        <w:t>Picea</w:t>
      </w:r>
      <w:proofErr w:type="spellEnd"/>
      <w:r>
        <w:rPr>
          <w:i/>
        </w:rPr>
        <w:t xml:space="preserve"> </w:t>
      </w:r>
      <w:proofErr w:type="spellStart"/>
      <w:r>
        <w:rPr>
          <w:i/>
        </w:rPr>
        <w:t>mariana</w:t>
      </w:r>
      <w:proofErr w:type="spellEnd"/>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proofErr w:type="spellStart"/>
      <w:r>
        <w:rPr>
          <w:i/>
        </w:rPr>
        <w:t>Trichilia</w:t>
      </w:r>
      <w:proofErr w:type="spellEnd"/>
      <w:r>
        <w:rPr>
          <w:i/>
        </w:rPr>
        <w:t xml:space="preserve"> </w:t>
      </w:r>
      <w:proofErr w:type="spellStart"/>
      <w:r>
        <w:rPr>
          <w:i/>
        </w:rPr>
        <w:t>tuberculata</w:t>
      </w:r>
      <w:proofErr w:type="spellEnd"/>
      <w:r>
        <w:t xml:space="preserve"> and </w:t>
      </w:r>
      <w:proofErr w:type="spellStart"/>
      <w:r>
        <w:rPr>
          <w:i/>
        </w:rPr>
        <w:t>Tetragastris</w:t>
      </w:r>
      <w:proofErr w:type="spellEnd"/>
      <w:r>
        <w:rPr>
          <w:i/>
        </w:rPr>
        <w:t xml:space="preserve"> </w:t>
      </w:r>
      <w:proofErr w:type="spellStart"/>
      <w:r>
        <w:rPr>
          <w:i/>
        </w:rPr>
        <w:t>panamensis</w:t>
      </w:r>
      <w:proofErr w:type="spellEnd"/>
      <w:r>
        <w:t xml:space="preserve"> at BCNM; </w:t>
      </w:r>
      <w:r>
        <w:rPr>
          <w:i/>
        </w:rPr>
        <w:t>Fagus</w:t>
      </w:r>
      <w:r>
        <w:t xml:space="preserve"> spp. at SCBI and </w:t>
      </w:r>
      <w:proofErr w:type="spellStart"/>
      <w:r>
        <w:t>Žofín</w:t>
      </w:r>
      <w:proofErr w:type="spellEnd"/>
      <w:r>
        <w:t xml:space="preserve">, </w:t>
      </w:r>
      <w:r>
        <w:rPr>
          <w:i/>
        </w:rPr>
        <w:t>Acer saccharum</w:t>
      </w:r>
      <w:r>
        <w:t xml:space="preserve"> at LDW, </w:t>
      </w:r>
      <w:proofErr w:type="spellStart"/>
      <w:r>
        <w:rPr>
          <w:i/>
        </w:rPr>
        <w:t>Picea</w:t>
      </w:r>
      <w:proofErr w:type="spellEnd"/>
      <w:r>
        <w:t xml:space="preserve"> spp. at </w:t>
      </w:r>
      <w:proofErr w:type="spellStart"/>
      <w:r>
        <w:t>Žofín</w:t>
      </w:r>
      <w:proofErr w:type="spellEnd"/>
      <w:r>
        <w:t xml:space="preserve"> and CB; Table S2).</w:t>
      </w:r>
    </w:p>
    <w:p w14:paraId="45FAF0FB" w14:textId="77777777" w:rsidR="003F2ACD" w:rsidRDefault="00DA0D81">
      <w:pPr>
        <w:pStyle w:val="BodyText"/>
        <w:spacing w:line="480" w:lineRule="auto"/>
        <w:pPrChange w:id="356" w:author="Paolo Cherubini" w:date="2021-02-19T18:49:00Z">
          <w:pPr>
            <w:pStyle w:val="BodyText"/>
          </w:pPr>
        </w:pPrChange>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w:t>
      </w:r>
      <w:r>
        <w:lastRenderedPageBreak/>
        <w:t xml:space="preserve">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 xml:space="preserve">Pinus </w:t>
      </w:r>
      <w:proofErr w:type="spellStart"/>
      <w:r>
        <w:rPr>
          <w:i/>
        </w:rPr>
        <w:t>longaeva</w:t>
      </w:r>
      <w:proofErr w:type="spellEnd"/>
      <w:r>
        <w:t xml:space="preserve"> at CB, whose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 xml:space="preserve">Pinus </w:t>
      </w:r>
      <w:proofErr w:type="spellStart"/>
      <w:r>
        <w:rPr>
          <w:i/>
        </w:rPr>
        <w:t>longaeva</w:t>
      </w:r>
      <w:proofErr w:type="spellEnd"/>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 xml:space="preserve">Pinus </w:t>
      </w:r>
      <w:proofErr w:type="spellStart"/>
      <w:r>
        <w:rPr>
          <w:i/>
        </w:rPr>
        <w:t>longaeva</w:t>
      </w:r>
      <w:proofErr w:type="spellEnd"/>
      <w:r>
        <w:t xml:space="preserve"> at CB).</w:t>
      </w:r>
    </w:p>
    <w:p w14:paraId="46FBA825" w14:textId="77777777" w:rsidR="003F2ACD" w:rsidRDefault="00DA0D81">
      <w:pPr>
        <w:pStyle w:val="CaptionedFigure"/>
        <w:spacing w:line="480" w:lineRule="auto"/>
        <w:pPrChange w:id="357" w:author="Paolo Cherubini" w:date="2021-02-19T18:49:00Z">
          <w:pPr>
            <w:pStyle w:val="CaptionedFigure"/>
          </w:pPr>
        </w:pPrChange>
      </w:pPr>
      <w:r>
        <w:rPr>
          <w:noProof/>
        </w:rPr>
        <w:lastRenderedPageBreak/>
        <w:drawing>
          <wp:inline distT="0" distB="0" distL="0" distR="0" wp14:anchorId="2DD2C127" wp14:editId="0948B6A9">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15"/>
                    <a:stretch>
                      <a:fillRect/>
                    </a:stretch>
                  </pic:blipFill>
                  <pic:spPr bwMode="auto">
                    <a:xfrm>
                      <a:off x="0" y="0"/>
                      <a:ext cx="5943600" cy="5943600"/>
                    </a:xfrm>
                    <a:prstGeom prst="rect">
                      <a:avLst/>
                    </a:prstGeom>
                    <a:noFill/>
                    <a:ln w="9525">
                      <a:noFill/>
                      <a:headEnd/>
                      <a:tailEnd/>
                    </a:ln>
                  </pic:spPr>
                </pic:pic>
              </a:graphicData>
            </a:graphic>
          </wp:inline>
        </w:drawing>
      </w:r>
    </w:p>
    <w:p w14:paraId="3F6E80E9" w14:textId="77777777" w:rsidR="003F2ACD" w:rsidRDefault="00DA0D81">
      <w:pPr>
        <w:pStyle w:val="ImageCaption"/>
        <w:spacing w:line="480" w:lineRule="auto"/>
        <w:pPrChange w:id="358" w:author="Paolo Cherubini" w:date="2021-02-19T18:49:00Z">
          <w:pPr>
            <w:pStyle w:val="ImageCaption"/>
          </w:pPr>
        </w:pPrChange>
      </w:pPr>
      <w:r>
        <w:rPr>
          <w:b/>
        </w:rPr>
        <w:t xml:space="preserve">Figure 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0D5452F3" w14:textId="77777777" w:rsidR="003F2ACD" w:rsidRDefault="00DA0D81">
      <w:pPr>
        <w:pStyle w:val="Heading2"/>
        <w:spacing w:line="480" w:lineRule="auto"/>
        <w:pPrChange w:id="359" w:author="Paolo Cherubini" w:date="2021-02-19T18:49:00Z">
          <w:pPr>
            <w:pStyle w:val="Heading2"/>
          </w:pPr>
        </w:pPrChange>
      </w:pPr>
      <w:bookmarkStart w:id="360" w:name="Additive"/>
      <w:bookmarkEnd w:id="353"/>
      <w:r>
        <w:lastRenderedPageBreak/>
        <w:t>Additive and interactive effects of climate and DBH</w:t>
      </w:r>
    </w:p>
    <w:p w14:paraId="76FEE1C1" w14:textId="77777777" w:rsidR="003F2ACD" w:rsidRDefault="00DA0D81">
      <w:pPr>
        <w:pStyle w:val="FirstParagraph"/>
        <w:spacing w:line="480" w:lineRule="auto"/>
        <w:pPrChange w:id="361" w:author="Paolo Cherubini" w:date="2021-02-19T18:49:00Z">
          <w:pPr>
            <w:pStyle w:val="FirstParagraph"/>
          </w:pPr>
        </w:pPrChange>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Climate responses were generally similar to those described above for models without a </w:t>
      </w:r>
      <m:oMath>
        <m:r>
          <w:rPr>
            <w:rFonts w:ascii="Cambria Math" w:hAnsi="Cambria Math"/>
          </w:rPr>
          <m:t>DBH</m:t>
        </m:r>
      </m:oMath>
      <w:r>
        <w:t xml:space="preserve"> term, although some of the weaker climate responses were not 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2B27B322" w14:textId="77777777" w:rsidR="003F2ACD" w:rsidRDefault="00DA0D81">
      <w:pPr>
        <w:pStyle w:val="BodyText"/>
        <w:spacing w:line="480" w:lineRule="auto"/>
        <w:pPrChange w:id="362" w:author="Paolo Cherubini" w:date="2021-02-19T18:49:00Z">
          <w:pPr>
            <w:pStyle w:val="BodyText"/>
          </w:pPr>
        </w:pPrChange>
      </w:pPr>
      <w:r>
        <w:t xml:space="preserve">In general, </w:t>
      </w:r>
      <m:oMath>
        <m:r>
          <w:rPr>
            <w:rFonts w:ascii="Cambria Math" w:hAnsi="Cambria Math"/>
          </w:rPr>
          <m:t>DBH</m:t>
        </m:r>
      </m:oMath>
      <w:r>
        <w:t xml:space="preserve"> explained more variation in growth rates 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2D0FE94F" w14:textId="77777777" w:rsidR="003F2ACD" w:rsidRDefault="00DA0D81">
      <w:pPr>
        <w:pStyle w:val="BodyText"/>
        <w:spacing w:line="480" w:lineRule="auto"/>
        <w:pPrChange w:id="363" w:author="Paolo Cherubini" w:date="2021-02-19T18:49:00Z">
          <w:pPr>
            <w:pStyle w:val="BodyText"/>
          </w:pPr>
        </w:pPrChange>
      </w:pPr>
      <w:r>
        <w:t xml:space="preserve">Interactive effects of climate and </w:t>
      </w:r>
      <m:oMath>
        <m:r>
          <w:rPr>
            <w:rFonts w:ascii="Cambria Math" w:hAnsi="Cambria Math"/>
          </w:rPr>
          <m:t>DBH</m:t>
        </m:r>
      </m:oMath>
      <w:r>
        <w:t xml:space="preserve"> were found for 90 of the 203 (44%) 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567639E3" w14:textId="77777777" w:rsidR="003F2ACD" w:rsidRDefault="00DA0D81">
      <w:pPr>
        <w:pStyle w:val="BodyText"/>
        <w:spacing w:line="480" w:lineRule="auto"/>
        <w:pPrChange w:id="364" w:author="Paolo Cherubini" w:date="2021-02-19T18:49:00Z">
          <w:pPr>
            <w:pStyle w:val="BodyText"/>
          </w:pPr>
        </w:pPrChange>
      </w:pPr>
      <w:r>
        <w:lastRenderedPageBreak/>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w:t>
      </w:r>
      <w:proofErr w:type="spellStart"/>
      <w:r>
        <w:t>ajority</w:t>
      </w:r>
      <w:proofErr w:type="spellEnd"/>
      <w:r>
        <w:t xml:space="preserve">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1097B087" w14:textId="77777777" w:rsidR="003F2ACD" w:rsidRDefault="00DA0D81">
      <w:pPr>
        <w:pStyle w:val="CaptionedFigure"/>
        <w:spacing w:line="480" w:lineRule="auto"/>
        <w:pPrChange w:id="365" w:author="Paolo Cherubini" w:date="2021-02-19T18:49:00Z">
          <w:pPr>
            <w:pStyle w:val="CaptionedFigure"/>
          </w:pPr>
        </w:pPrChange>
      </w:pPr>
      <w:r>
        <w:rPr>
          <w:noProof/>
        </w:rPr>
        <w:lastRenderedPageBreak/>
        <w:drawing>
          <wp:inline distT="0" distB="0" distL="0" distR="0" wp14:anchorId="45941B6E" wp14:editId="5DED20FA">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p>
    <w:p w14:paraId="265BF693" w14:textId="77777777" w:rsidR="003F2ACD" w:rsidRDefault="00DA0D81">
      <w:pPr>
        <w:pStyle w:val="ImageCaption"/>
        <w:spacing w:line="480" w:lineRule="auto"/>
        <w:pPrChange w:id="366" w:author="Paolo Cherubini" w:date="2021-02-19T18:49:00Z">
          <w:pPr>
            <w:pStyle w:val="ImageCaption"/>
          </w:pPr>
        </w:pPrChange>
      </w:pPr>
      <w:r>
        <w:rPr>
          <w:b/>
        </w:rPr>
        <w:t xml:space="preserve">Figure 5 | Examples of climate - </w:t>
      </w:r>
      <w:r w:rsidRPr="00A71CF0">
        <w:rPr>
          <w:b/>
          <w:i w:val="0"/>
          <w:rPrChange w:id="367" w:author="Paolo Cherubini" w:date="2021-02-22T17:16:00Z">
            <w:rPr>
              <w:b/>
            </w:rPr>
          </w:rPrChange>
        </w:rPr>
        <w:t>DBH</w:t>
      </w:r>
      <w:r>
        <w:rPr>
          <w:b/>
        </w:rPr>
        <w:t xml:space="preserve"> 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310F1C7A" w14:textId="77777777" w:rsidR="003F2ACD" w:rsidRDefault="00DA0D81">
      <w:pPr>
        <w:pStyle w:val="Heading2"/>
        <w:spacing w:line="480" w:lineRule="auto"/>
        <w:pPrChange w:id="368" w:author="Paolo Cherubini" w:date="2021-02-19T18:49:00Z">
          <w:pPr>
            <w:pStyle w:val="Heading2"/>
          </w:pPr>
        </w:pPrChange>
      </w:pPr>
      <w:bookmarkStart w:id="369" w:name="Effects"/>
      <w:bookmarkEnd w:id="360"/>
      <w:r>
        <w:lastRenderedPageBreak/>
        <w:t>Effects of year</w:t>
      </w:r>
    </w:p>
    <w:p w14:paraId="2BC43B34" w14:textId="77777777" w:rsidR="003F2ACD" w:rsidRDefault="00DA0D81">
      <w:pPr>
        <w:pStyle w:val="FirstParagraph"/>
        <w:spacing w:line="480" w:lineRule="auto"/>
        <w:pPrChange w:id="370" w:author="Paolo Cherubini" w:date="2021-02-19T18:49:00Z">
          <w:pPr>
            <w:pStyle w:val="FirstParagraph"/>
          </w:pPr>
        </w:pPrChange>
      </w:pPr>
      <w:r>
        <w:t xml:space="preserve">There was a significant </w:t>
      </w:r>
      <w:r w:rsidRPr="00981596">
        <w:t xml:space="preserve">effect of </w:t>
      </w:r>
      <w:r w:rsidRPr="00981596">
        <w:rPr>
          <w:rStyle w:val="VerbatimChar"/>
          <w:rFonts w:ascii="Palatino Linotype" w:hAnsi="Palatino Linotype"/>
          <w:rPrChange w:id="371" w:author="Tala Awada" w:date="2021-02-28T15:35:00Z">
            <w:rPr>
              <w:rStyle w:val="VerbatimChar"/>
            </w:rPr>
          </w:rPrChange>
        </w:rPr>
        <w:t>year</w:t>
      </w:r>
      <w:r w:rsidRPr="00981596">
        <w:t xml:space="preserve"> in the</w:t>
      </w:r>
      <w:r>
        <w:t xml:space="preserv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proofErr w:type="spellStart"/>
      <w:r>
        <w:rPr>
          <w:i/>
        </w:rPr>
        <w:t>Picea</w:t>
      </w:r>
      <w:proofErr w:type="spellEnd"/>
      <w:r>
        <w:rPr>
          <w:i/>
        </w:rPr>
        <w:t xml:space="preserve"> </w:t>
      </w:r>
      <w:proofErr w:type="spellStart"/>
      <w:r>
        <w:rPr>
          <w:i/>
        </w:rPr>
        <w:t>mariana</w:t>
      </w:r>
      <w:proofErr w:type="spellEnd"/>
      <w:r>
        <w:t xml:space="preserve"> at SC, </w:t>
      </w:r>
      <w:r>
        <w:rPr>
          <w:i/>
        </w:rPr>
        <w:t>Pinus ponderosa</w:t>
      </w:r>
      <w:r>
        <w:t xml:space="preserve"> at LT, all four species at HF, and several species at SCBI (Fig. 6). In such cases, models </w:t>
      </w:r>
      <w:r w:rsidRPr="00981596">
        <w:t xml:space="preserve">without </w:t>
      </w:r>
      <w:r w:rsidRPr="00981596">
        <w:rPr>
          <w:rStyle w:val="VerbatimChar"/>
          <w:rFonts w:ascii="Palatino Linotype" w:hAnsi="Palatino Linotype"/>
          <w:rPrChange w:id="372" w:author="Tala Awada" w:date="2021-02-28T15:36:00Z">
            <w:rPr>
              <w:rStyle w:val="VerbatimChar"/>
            </w:rPr>
          </w:rPrChange>
        </w:rPr>
        <w:t>year</w:t>
      </w:r>
      <w:r w:rsidRPr="00981596">
        <w:t xml:space="preserve"> predicted declines in growth at large DBH that should more properly be attributed to</w:t>
      </w:r>
      <w:r>
        <w:t xml:space="preserve"> the effect of year (Figs. S35-S54). Significant positive growth trends were observed for only three species, </w:t>
      </w:r>
      <w:r>
        <w:rPr>
          <w:i/>
        </w:rPr>
        <w:t>Fagus sylvatica</w:t>
      </w:r>
      <w:r>
        <w:t xml:space="preserve"> at ZOF, </w:t>
      </w:r>
      <w:proofErr w:type="spellStart"/>
      <w:r>
        <w:rPr>
          <w:i/>
        </w:rPr>
        <w:t>Picea</w:t>
      </w:r>
      <w:proofErr w:type="spellEnd"/>
      <w:r>
        <w:rPr>
          <w:i/>
        </w:rPr>
        <w:t xml:space="preserve"> </w:t>
      </w:r>
      <w:proofErr w:type="spellStart"/>
      <w:r>
        <w:rPr>
          <w:i/>
        </w:rPr>
        <w:t>pungens</w:t>
      </w:r>
      <w:proofErr w:type="spellEnd"/>
      <w:r>
        <w:t xml:space="preserve"> and </w:t>
      </w:r>
      <w:r>
        <w:rPr>
          <w:i/>
        </w:rPr>
        <w:t xml:space="preserve">Pinus </w:t>
      </w:r>
      <w:proofErr w:type="spellStart"/>
      <w:r>
        <w:rPr>
          <w:i/>
        </w:rPr>
        <w:t>flexilis</w:t>
      </w:r>
      <w:proofErr w:type="spellEnd"/>
      <w:r>
        <w:t xml:space="preserve"> at CB, and all were modest compared to the steep negative trends observed for some species. Growth rate was consistently independent of </w:t>
      </w:r>
      <w:r>
        <w:rPr>
          <w:rStyle w:val="VerbatimChar"/>
        </w:rPr>
        <w:t>year</w:t>
      </w:r>
      <w:r>
        <w:t xml:space="preserve"> for only four species: </w:t>
      </w:r>
      <w:proofErr w:type="spellStart"/>
      <w:r>
        <w:rPr>
          <w:i/>
        </w:rPr>
        <w:t>Chukrasia</w:t>
      </w:r>
      <w:proofErr w:type="spellEnd"/>
      <w:r>
        <w:rPr>
          <w:i/>
        </w:rPr>
        <w:t xml:space="preserve"> </w:t>
      </w:r>
      <w:proofErr w:type="spellStart"/>
      <w:r>
        <w:rPr>
          <w:i/>
        </w:rPr>
        <w:t>tabularis</w:t>
      </w:r>
      <w:proofErr w:type="spellEnd"/>
      <w:r>
        <w:t xml:space="preserve"> at HKK, </w:t>
      </w:r>
      <w:r>
        <w:rPr>
          <w:i/>
        </w:rPr>
        <w:t xml:space="preserve">Pinus </w:t>
      </w:r>
      <w:proofErr w:type="spellStart"/>
      <w:r>
        <w:rPr>
          <w:i/>
        </w:rPr>
        <w:t>strobiformis</w:t>
      </w:r>
      <w:proofErr w:type="spellEnd"/>
      <w:r>
        <w:t xml:space="preserve"> at LT, and </w:t>
      </w:r>
      <w:proofErr w:type="spellStart"/>
      <w:r>
        <w:rPr>
          <w:i/>
        </w:rPr>
        <w:t>Picea</w:t>
      </w:r>
      <w:proofErr w:type="spellEnd"/>
      <w:r>
        <w:rPr>
          <w:i/>
        </w:rPr>
        <w:t xml:space="preserve"> </w:t>
      </w:r>
      <w:proofErr w:type="spellStart"/>
      <w:r>
        <w:rPr>
          <w:i/>
        </w:rPr>
        <w:t>engelmannii</w:t>
      </w:r>
      <w:proofErr w:type="spellEnd"/>
      <w:r>
        <w:t xml:space="preserve"> and </w:t>
      </w:r>
      <w:r>
        <w:rPr>
          <w:i/>
        </w:rPr>
        <w:t xml:space="preserve">Pinus </w:t>
      </w:r>
      <w:proofErr w:type="spellStart"/>
      <w:r>
        <w:rPr>
          <w:i/>
        </w:rPr>
        <w:t>longaeva</w:t>
      </w:r>
      <w:proofErr w:type="spellEnd"/>
      <w:r>
        <w:t xml:space="preserve"> at CB.</w:t>
      </w:r>
    </w:p>
    <w:p w14:paraId="22200D4A" w14:textId="77777777" w:rsidR="003F2ACD" w:rsidRDefault="00DA0D81">
      <w:pPr>
        <w:pStyle w:val="BodyText"/>
        <w:spacing w:line="480" w:lineRule="auto"/>
        <w:pPrChange w:id="373" w:author="Paolo Cherubini" w:date="2021-02-19T18:49:00Z">
          <w:pPr>
            <w:pStyle w:val="BodyText"/>
          </w:pPr>
        </w:pPrChange>
      </w:pPr>
      <w:r>
        <w:t xml:space="preserve">Effects of year and </w:t>
      </w:r>
      <m:oMath>
        <m:r>
          <w:rPr>
            <w:rFonts w:ascii="Cambria Math" w:hAnsi="Cambria Math"/>
          </w:rPr>
          <m:t>DBH</m:t>
        </m:r>
      </m:oMath>
      <w:r>
        <w:t xml:space="preserve"> interacted such that inclusion of year in in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42AA89BA" w14:textId="77777777" w:rsidR="003F2ACD" w:rsidRDefault="00DA0D81">
      <w:pPr>
        <w:pStyle w:val="CaptionedFigure"/>
        <w:spacing w:line="480" w:lineRule="auto"/>
        <w:pPrChange w:id="374" w:author="Paolo Cherubini" w:date="2021-02-19T18:49:00Z">
          <w:pPr>
            <w:pStyle w:val="CaptionedFigure"/>
          </w:pPr>
        </w:pPrChange>
      </w:pPr>
      <w:r>
        <w:rPr>
          <w:noProof/>
        </w:rPr>
        <w:lastRenderedPageBreak/>
        <w:drawing>
          <wp:inline distT="0" distB="0" distL="0" distR="0" wp14:anchorId="6D1704BD" wp14:editId="271DB269">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p>
    <w:p w14:paraId="2372871A" w14:textId="77777777" w:rsidR="003F2ACD" w:rsidRDefault="00DA0D81">
      <w:pPr>
        <w:pStyle w:val="ImageCaption"/>
        <w:spacing w:line="480" w:lineRule="auto"/>
        <w:pPrChange w:id="375" w:author="Paolo Cherubini" w:date="2021-02-19T18:49:00Z">
          <w:pPr>
            <w:pStyle w:val="ImageCaption"/>
          </w:pPr>
        </w:pPrChange>
      </w:pPr>
      <w:r>
        <w:rPr>
          <w:b/>
        </w:rPr>
        <w:t xml:space="preserve">Figure 6 | Effect of year, when included in the best model, on </w:t>
      </w:r>
      <w:r w:rsidRPr="00687570">
        <w:rPr>
          <w:b/>
          <w:i w:val="0"/>
          <w:rPrChange w:id="376" w:author="Paolo Cherubini" w:date="2021-02-22T17:18:00Z">
            <w:rPr>
              <w:b/>
            </w:rPr>
          </w:rPrChange>
        </w:rPr>
        <w:t>BAI</w:t>
      </w:r>
      <w:r>
        <w:rPr>
          <w:b/>
        </w:rPr>
        <w:t>.</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w:t>
      </w:r>
      <w:r>
        <w:lastRenderedPageBreak/>
        <w:t>significant, and dotted lines when neither is significant. Transparent ribbons indicate 95% confidence intervals.</w:t>
      </w:r>
    </w:p>
    <w:p w14:paraId="7BB5C4D0" w14:textId="77777777" w:rsidR="003F2ACD" w:rsidRDefault="00DA0D81">
      <w:pPr>
        <w:pStyle w:val="Heading1"/>
        <w:spacing w:line="480" w:lineRule="auto"/>
        <w:pPrChange w:id="377" w:author="Paolo Cherubini" w:date="2021-02-19T18:49:00Z">
          <w:pPr>
            <w:pStyle w:val="Heading1"/>
          </w:pPr>
        </w:pPrChange>
      </w:pPr>
      <w:bookmarkStart w:id="378" w:name="Discussion"/>
      <w:bookmarkEnd w:id="339"/>
      <w:bookmarkEnd w:id="369"/>
      <w:r>
        <w:t>Discussion</w:t>
      </w:r>
    </w:p>
    <w:p w14:paraId="074C4DA3" w14:textId="7668368B" w:rsidR="003F2ACD" w:rsidRDefault="00DA0D81">
      <w:pPr>
        <w:pStyle w:val="FirstParagraph"/>
        <w:spacing w:line="480" w:lineRule="auto"/>
        <w:pPrChange w:id="379" w:author="Paolo Cherubini" w:date="2021-02-19T18:49:00Z">
          <w:pPr>
            <w:pStyle w:val="FirstParagraph"/>
          </w:pPr>
        </w:pPrChange>
      </w:pPr>
      <w:del w:id="380" w:author="Tala Awada" w:date="2021-02-28T15:37:00Z">
        <w:r w:rsidDel="00A63E3C">
          <w:delText>Our new</w:delText>
        </w:r>
      </w:del>
      <w:ins w:id="381" w:author="Tala Awada" w:date="2021-02-28T15:37:00Z">
        <w:r w:rsidR="00A63E3C">
          <w:t>Our proposed</w:t>
        </w:r>
      </w:ins>
      <w:r>
        <w:t xml:space="preserve"> tree-ring analysis </w:t>
      </w:r>
      <w:del w:id="382" w:author="Tala Awada" w:date="2021-02-28T15:37:00Z">
        <w:r w:rsidDel="00A63E3C">
          <w:delText xml:space="preserve">method </w:delText>
        </w:r>
      </w:del>
      <w:ins w:id="383" w:author="Tala Awada" w:date="2021-02-28T15:37:00Z">
        <w:r w:rsidR="00A63E3C">
          <w:t>approach</w:t>
        </w:r>
        <w:r w:rsidR="00A63E3C">
          <w:t xml:space="preserve"> </w:t>
        </w:r>
      </w:ins>
      <w:r>
        <w:t xml:space="preserve">allows simultaneous consideration of the effects of dominant climate drivers, </w:t>
      </w:r>
      <w:del w:id="384" w:author="Tala Awada" w:date="2021-02-28T15:38:00Z">
        <w:r w:rsidDel="00A63E3C">
          <w:delText xml:space="preserve">tree size, and </w:delText>
        </w:r>
      </w:del>
      <w:r>
        <w:t>slowly changing environment</w:t>
      </w:r>
      <w:ins w:id="385" w:author="Tala Awada" w:date="2021-02-28T15:38:00Z">
        <w:r w:rsidR="00A63E3C">
          <w:t>, and tree size</w:t>
        </w:r>
      </w:ins>
      <w:del w:id="386" w:author="Tala Awada" w:date="2021-02-28T15:38:00Z">
        <w:r w:rsidDel="00A63E3C">
          <w:delText>al</w:delText>
        </w:r>
      </w:del>
      <w:r>
        <w:t xml:space="preserve"> </w:t>
      </w:r>
      <w:del w:id="387" w:author="Tala Awada" w:date="2021-02-28T15:39:00Z">
        <w:r w:rsidDel="00A63E3C">
          <w:delText xml:space="preserve">conditions </w:delText>
        </w:r>
      </w:del>
      <w:r>
        <w:t>on annual growth</w:t>
      </w:r>
      <w:ins w:id="388" w:author="Tala Awada" w:date="2021-02-28T15:39:00Z">
        <w:r w:rsidR="00A63E3C">
          <w:t xml:space="preserve"> in multiple forest types and species</w:t>
        </w:r>
      </w:ins>
      <w:r>
        <w:t xml:space="preserve"> (Fig. 1), yielding results that are consistent with those that would be obtained using conventional methods (Figs. 2, S11-S14; Table S5) while offering a </w:t>
      </w:r>
      <w:r w:rsidRPr="00A63E3C">
        <w:rPr>
          <w:strike/>
          <w:highlight w:val="cyan"/>
          <w:rPrChange w:id="389" w:author="Tala Awada" w:date="2021-02-28T15:40:00Z">
            <w:rPr/>
          </w:rPrChange>
        </w:rPr>
        <w:t>fuller picture</w:t>
      </w:r>
      <w:ins w:id="390" w:author="Paolo Cherubini" w:date="2021-02-22T17:19:00Z">
        <w:r w:rsidR="00687570" w:rsidRPr="00A63E3C">
          <w:rPr>
            <w:strike/>
            <w:rPrChange w:id="391" w:author="Tala Awada" w:date="2021-02-28T15:40:00Z">
              <w:rPr/>
            </w:rPrChange>
          </w:rPr>
          <w:t xml:space="preserve"> </w:t>
        </w:r>
        <w:r w:rsidR="00687570" w:rsidRPr="00A63E3C">
          <w:rPr>
            <w:strike/>
            <w:highlight w:val="green"/>
            <w:rPrChange w:id="392" w:author="Tala Awada" w:date="2021-02-28T15:40:00Z">
              <w:rPr/>
            </w:rPrChange>
          </w:rPr>
          <w:t>very vague,</w:t>
        </w:r>
        <w:r w:rsidR="00687570" w:rsidRPr="00A63E3C">
          <w:rPr>
            <w:strike/>
            <w:rPrChange w:id="393" w:author="Tala Awada" w:date="2021-02-28T15:40:00Z">
              <w:rPr/>
            </w:rPrChange>
          </w:rPr>
          <w:t xml:space="preserve"> </w:t>
        </w:r>
        <w:r w:rsidR="00687570" w:rsidRPr="00A63E3C">
          <w:rPr>
            <w:strike/>
            <w:highlight w:val="green"/>
            <w:rPrChange w:id="394" w:author="Tala Awada" w:date="2021-02-28T15:40:00Z">
              <w:rPr/>
            </w:rPrChange>
          </w:rPr>
          <w:t>what is better</w:t>
        </w:r>
        <w:r w:rsidR="00687570" w:rsidRPr="00A63E3C">
          <w:rPr>
            <w:strike/>
            <w:highlight w:val="green"/>
            <w:rPrChange w:id="395" w:author="Tala Awada" w:date="2021-02-28T15:40:00Z">
              <w:rPr>
                <w:highlight w:val="green"/>
              </w:rPr>
            </w:rPrChange>
          </w:rPr>
          <w:t>?</w:t>
        </w:r>
        <w:r w:rsidR="00687570" w:rsidRPr="00A63E3C">
          <w:rPr>
            <w:strike/>
            <w:highlight w:val="green"/>
            <w:rPrChange w:id="396" w:author="Tala Awada" w:date="2021-02-28T15:40:00Z">
              <w:rPr/>
            </w:rPrChange>
          </w:rPr>
          <w:t>, say it here</w:t>
        </w:r>
      </w:ins>
      <w:r>
        <w:t xml:space="preserve"> </w:t>
      </w:r>
      <w:ins w:id="397" w:author="Tala Awada" w:date="2021-02-28T15:40:00Z">
        <w:r w:rsidR="00A63E3C">
          <w:t xml:space="preserve">an integrated method to identify </w:t>
        </w:r>
      </w:ins>
      <w:del w:id="398" w:author="Tala Awada" w:date="2021-02-28T15:40:00Z">
        <w:r w:rsidDel="00A63E3C">
          <w:delText xml:space="preserve">of </w:delText>
        </w:r>
      </w:del>
      <w:r>
        <w:t xml:space="preserve">the drivers of tree growth in an era of global change. Below, we summarize how our results on the effects of climate, tree size, and year corroborate current understanding of the drivers of tree growth </w:t>
      </w:r>
      <w:ins w:id="399" w:author="Tala Awada" w:date="2021-02-28T15:41:00Z">
        <w:r w:rsidR="00A63E3C">
          <w:t xml:space="preserve">across different forest </w:t>
        </w:r>
        <w:proofErr w:type="spellStart"/>
        <w:r w:rsidR="00A63E3C">
          <w:t xml:space="preserve">types, </w:t>
        </w:r>
      </w:ins>
      <w:proofErr w:type="spellEnd"/>
      <w:r>
        <w:t>while yielding new insights made possible by th</w:t>
      </w:r>
      <w:ins w:id="400" w:author="Tala Awada" w:date="2021-02-28T15:42:00Z">
        <w:r w:rsidR="00A63E3C">
          <w:t>is novel</w:t>
        </w:r>
      </w:ins>
      <w:del w:id="401" w:author="Tala Awada" w:date="2021-02-28T15:42:00Z">
        <w:r w:rsidDel="00A63E3C">
          <w:delText>e</w:delText>
        </w:r>
      </w:del>
      <w:r>
        <w:t xml:space="preserve"> </w:t>
      </w:r>
      <w:ins w:id="402" w:author="Tala Awada" w:date="2021-02-28T15:42:00Z">
        <w:r w:rsidR="00A63E3C">
          <w:t xml:space="preserve">analysis </w:t>
        </w:r>
      </w:ins>
      <w:r>
        <w:t>approach</w:t>
      </w:r>
      <w:ins w:id="403" w:author="Paolo Cherubini" w:date="2021-02-22T17:20:00Z">
        <w:r w:rsidR="00687570">
          <w:t xml:space="preserve"> </w:t>
        </w:r>
        <w:r w:rsidR="00687570" w:rsidRPr="00687570">
          <w:rPr>
            <w:highlight w:val="green"/>
            <w:rPrChange w:id="404" w:author="Paolo Cherubini" w:date="2021-02-22T17:20:00Z">
              <w:rPr/>
            </w:rPrChange>
          </w:rPr>
          <w:t>again vague, not saying that much</w:t>
        </w:r>
      </w:ins>
      <w:r>
        <w:t>.</w:t>
      </w:r>
    </w:p>
    <w:p w14:paraId="154B1340" w14:textId="77777777" w:rsidR="003F2ACD" w:rsidRDefault="00DA0D81">
      <w:pPr>
        <w:pStyle w:val="Heading2"/>
        <w:spacing w:line="480" w:lineRule="auto"/>
        <w:pPrChange w:id="405" w:author="Paolo Cherubini" w:date="2021-02-19T18:49:00Z">
          <w:pPr>
            <w:pStyle w:val="Heading2"/>
          </w:pPr>
        </w:pPrChange>
      </w:pPr>
      <w:bookmarkStart w:id="406" w:name="Climate"/>
      <w:r>
        <w:t>Climate sensitivity</w:t>
      </w:r>
    </w:p>
    <w:p w14:paraId="7C2E3817" w14:textId="77777777" w:rsidR="003F2ACD" w:rsidRDefault="00DA0D81">
      <w:pPr>
        <w:pStyle w:val="FirstParagraph"/>
        <w:spacing w:line="480" w:lineRule="auto"/>
        <w:pPrChange w:id="407" w:author="Paolo Cherubini" w:date="2021-02-19T18:49:00Z">
          <w:pPr>
            <w:pStyle w:val="FirstParagraph"/>
          </w:pPr>
        </w:pPrChange>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w:t>
      </w:r>
      <w:ins w:id="408" w:author="Paolo Cherubini" w:date="2021-02-22T17:20:00Z">
        <w:r w:rsidR="005534A1">
          <w:t xml:space="preserve"> </w:t>
        </w:r>
      </w:ins>
      <w:r>
        <w:t>–</w:t>
      </w:r>
      <w:ins w:id="409" w:author="Paolo Cherubini" w:date="2021-02-22T17:20:00Z">
        <w:r w:rsidR="005534A1">
          <w:t xml:space="preserve"> </w:t>
        </w:r>
      </w:ins>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with the exception of several positive responses at times and in places where temperature was limiting (Fig. 3). These findings are generally consistent with the global-scale analysis of </w:t>
      </w:r>
      <w:del w:id="410" w:author="Paolo Cherubini" w:date="2021-02-22T17:21:00Z">
        <w:r w:rsidDel="005534A1">
          <w:delText>(</w:delText>
        </w:r>
      </w:del>
      <w:proofErr w:type="spellStart"/>
      <w:r>
        <w:t>Babst</w:t>
      </w:r>
      <w:proofErr w:type="spellEnd"/>
      <w:r>
        <w:t xml:space="preserve"> et al.</w:t>
      </w:r>
      <w:del w:id="411" w:author="Paolo Cherubini" w:date="2021-02-22T17:21:00Z">
        <w:r w:rsidDel="005534A1">
          <w:delText>,</w:delText>
        </w:r>
      </w:del>
      <w:r>
        <w:t xml:space="preserve"> </w:t>
      </w:r>
      <w:ins w:id="412" w:author="Paolo Cherubini" w:date="2021-02-22T17:21:00Z">
        <w:r w:rsidR="005534A1">
          <w:t>(</w:t>
        </w:r>
      </w:ins>
      <w:r>
        <w:t xml:space="preserve">2019), which shows that the majority of forests globally are moisture limited and respond negatively to temperature, with a shrinking area of temperature-limited forests in cold, humid regions (with SC falling near the </w:t>
      </w:r>
      <w:r>
        <w:lastRenderedPageBreak/>
        <w:t>transition zone). Within warmer regions, forests in humid climates can sometimes benefit from warm winter or spring temperatures (</w:t>
      </w:r>
      <w:proofErr w:type="spellStart"/>
      <w:r>
        <w:t>Babst</w:t>
      </w:r>
      <w:proofErr w:type="spellEnd"/>
      <w:r>
        <w:t xml:space="preserve"> et al., 2019; </w:t>
      </w:r>
      <w:proofErr w:type="spellStart"/>
      <w:r>
        <w:t>Tumajer</w:t>
      </w:r>
      <w:proofErr w:type="spellEnd"/>
      <w:r>
        <w:t xml:space="preserve"> et al., 2017), as we show for all three species at ZOF and one of our species at HF (Fig. 3). However, the predominantly negative temperature responses (Fig. 3) imply that in most forests</w:t>
      </w:r>
      <w:del w:id="413" w:author="Paolo Cherubini" w:date="2021-02-22T17:22:00Z">
        <w:r w:rsidDel="005534A1">
          <w:delText>,</w:delText>
        </w:r>
      </w:del>
      <w:r>
        <w:t xml:space="preserve"> tree growth is likely to be reduced by warming temperatures.</w:t>
      </w:r>
    </w:p>
    <w:p w14:paraId="142AD341" w14:textId="77777777" w:rsidR="003F2ACD" w:rsidRDefault="00DA0D81">
      <w:pPr>
        <w:pStyle w:val="BodyText"/>
        <w:spacing w:line="480" w:lineRule="auto"/>
        <w:pPrChange w:id="414" w:author="Paolo Cherubini" w:date="2021-02-19T18:49:00Z">
          <w:pPr>
            <w:pStyle w:val="BodyText"/>
          </w:pPr>
        </w:pPrChange>
      </w:pPr>
      <w:r w:rsidRPr="005534A1">
        <w:rPr>
          <w:b/>
          <w:highlight w:val="cyan"/>
          <w:rPrChange w:id="415" w:author="Paolo Cherubini" w:date="2021-02-22T17:22:00Z">
            <w:rPr>
              <w:b/>
            </w:rPr>
          </w:rPrChange>
        </w:rPr>
        <w:t>(should I remove this paragraph?)</w:t>
      </w:r>
      <w:r>
        <w:t xml:space="preserve"> While our approach identifies similar climate sensitivities to those that would be identified using conventional methods (Figs. 2, S11-S14; Table S5), it differs in some substantive ways. First, in determining the most important climate drivers (step 1; Fig. 1), we consider the full sample of individual cores, as opposed to a residual chronology in which variance has been standardized and the individual cores have been averaged. Some differences in variables identified and the slope between growth and climate are to be expected giving the methodological differences (Appendix S4); however, as a whole the identified drivers and directions of response are consistent with conventional methods (2, S11-S14; Table S5). Another way in which the current analysis differed from conventional methods is that we pooled species by site when determining the top climate drivers (step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proofErr w:type="spellStart"/>
      <w:r>
        <w:rPr>
          <w:i/>
        </w:rPr>
        <w:t>climwin</w:t>
      </w:r>
      <w:proofErr w:type="spellEnd"/>
      <w:r>
        <w:t xml:space="preserve"> individually be species.</w:t>
      </w:r>
      <w:ins w:id="416" w:author="Paolo Cherubini" w:date="2021-02-22T17:23:00Z">
        <w:r w:rsidR="005534A1">
          <w:t xml:space="preserve"> </w:t>
        </w:r>
        <w:r w:rsidR="005534A1" w:rsidRPr="005534A1">
          <w:rPr>
            <w:highlight w:val="green"/>
            <w:rPrChange w:id="417" w:author="Paolo Cherubini" w:date="2021-02-22T17:23:00Z">
              <w:rPr/>
            </w:rPrChange>
          </w:rPr>
          <w:t xml:space="preserve">maybe shorten it but of course </w:t>
        </w:r>
        <w:r w:rsidR="005534A1">
          <w:rPr>
            <w:highlight w:val="green"/>
          </w:rPr>
          <w:t>I wouldn'</w:t>
        </w:r>
      </w:ins>
      <w:ins w:id="418" w:author="Paolo Cherubini" w:date="2021-02-22T17:24:00Z">
        <w:r w:rsidR="005534A1">
          <w:rPr>
            <w:highlight w:val="green"/>
          </w:rPr>
          <w:t xml:space="preserve">t delete, it is </w:t>
        </w:r>
      </w:ins>
      <w:ins w:id="419" w:author="Paolo Cherubini" w:date="2021-02-22T17:23:00Z">
        <w:r w:rsidR="005534A1" w:rsidRPr="005534A1">
          <w:rPr>
            <w:highlight w:val="green"/>
            <w:rPrChange w:id="420" w:author="Paolo Cherubini" w:date="2021-02-22T17:23:00Z">
              <w:rPr/>
            </w:rPrChange>
          </w:rPr>
          <w:t>interesting to see the differences</w:t>
        </w:r>
      </w:ins>
    </w:p>
    <w:p w14:paraId="49F712B2" w14:textId="77777777" w:rsidR="003F2ACD" w:rsidRDefault="00DA0D81">
      <w:pPr>
        <w:pStyle w:val="BodyText"/>
        <w:spacing w:line="480" w:lineRule="auto"/>
        <w:pPrChange w:id="421" w:author="Paolo Cherubini" w:date="2021-02-19T18:49:00Z">
          <w:pPr>
            <w:pStyle w:val="BodyText"/>
          </w:pPr>
        </w:pPrChange>
      </w:pPr>
      <w:r>
        <w:lastRenderedPageBreak/>
        <w:t xml:space="preserve">Another way in which our analysis differed fundamentally from most conventional approaches was in testing for non-linear responses of growth to climate, finding that nonlinear responses were prevalent Fig. 3). This result, which is consistent with physiological expectations (REFS, </w:t>
      </w:r>
      <w:proofErr w:type="spellStart"/>
      <w:r>
        <w:t>Wilmking</w:t>
      </w:r>
      <w:proofErr w:type="spellEnd"/>
      <w:r>
        <w:t xml:space="preserve">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t>
      </w:r>
      <w:proofErr w:type="spellStart"/>
      <w:r>
        <w:t>Wilmking</w:t>
      </w:r>
      <w:proofErr w:type="spellEnd"/>
      <w:r>
        <w:t xml:space="preserve"> et al., 2020), are likely to become more prevalent.</w:t>
      </w:r>
    </w:p>
    <w:p w14:paraId="26950557" w14:textId="77777777" w:rsidR="003F2ACD" w:rsidRDefault="00DA0D81">
      <w:pPr>
        <w:pStyle w:val="BodyText"/>
        <w:spacing w:line="480" w:lineRule="auto"/>
        <w:pPrChange w:id="422" w:author="Paolo Cherubini" w:date="2021-02-19T18:49:00Z">
          <w:pPr>
            <w:pStyle w:val="BodyText"/>
          </w:pPr>
        </w:pPrChange>
      </w:pPr>
      <w:r>
        <w:t xml:space="preserve">Finally, our analysis differed from conventional approaches in the use of GLS models to simultaneously quantify the effects of climate, </w:t>
      </w:r>
      <m:oMath>
        <m:r>
          <w:rPr>
            <w:rFonts w:ascii="Cambria Math" w:hAnsi="Cambria Math"/>
          </w:rPr>
          <m:t>DBH</m:t>
        </m:r>
      </m:oMath>
      <w:r>
        <w:t>, and year, while accounting for idiosyncratic growth trends of individual trees through an autocorrelation structure (step 2, Fig. 1; see also Evans et al., 2017; Rollinson et al., 2021). This approach allowed the consideration of additive and in</w:t>
      </w:r>
      <w:proofErr w:type="spellStart"/>
      <w:r>
        <w:t>teractive</w:t>
      </w:r>
      <w:proofErr w:type="spellEnd"/>
      <w:r>
        <w:t xml:space="preser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w:t>
      </w:r>
      <w:proofErr w:type="spellStart"/>
      <w:r>
        <w:t>yzed</w:t>
      </w:r>
      <w:proofErr w:type="spellEnd"/>
      <w:r>
        <w:t xml:space="preserve">; Figs. 5, S56, S57). The most coherent pattern observed in this analysis was a tendency for larger trees to be more sensitive to precipitation and high temperatures (Fig. 5), consistent with widespread observations that larger trees are more sensitive to drought (e.g., Bennett et al., 2015; </w:t>
      </w:r>
      <w:proofErr w:type="spellStart"/>
      <w:r>
        <w:t>Gillerot</w:t>
      </w:r>
      <w:proofErr w:type="spellEnd"/>
      <w:r>
        <w:t xml:space="preserve"> et al., 2020; </w:t>
      </w:r>
      <w:proofErr w:type="spellStart"/>
      <w:r>
        <w:t>Hacket</w:t>
      </w:r>
      <w:proofErr w:type="spellEnd"/>
      <w:r>
        <w:t xml:space="preserve">-Pain et al., 2016; McGregor et al., 2020; </w:t>
      </w:r>
      <w:proofErr w:type="spellStart"/>
      <w:r>
        <w:t>Pretzsch</w:t>
      </w:r>
      <w:proofErr w:type="spellEnd"/>
      <w:r>
        <w:t xml:space="preserve">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w:t>
      </w:r>
      <w:r>
        <w:lastRenderedPageBreak/>
        <w:t>interactions) could potentially be used to account for directional changes in climate sensitivity, which have commonly been documented (e.g., Helcoski et al., 2019; Maxwell et al., 2016; Peltier &amp; Ogle, 2020; Zuidema et al., 2020). In fact, a recent literature survey revealed that such non-stationarity in the climate sensitivity of tree growth occurs globally and in the majority of tested cases (</w:t>
      </w:r>
      <w:proofErr w:type="spellStart"/>
      <w:r>
        <w:t>Wilmking</w:t>
      </w:r>
      <w:proofErr w:type="spellEnd"/>
      <w:r>
        <w:t xml:space="preserve"> et al., 2020).</w:t>
      </w:r>
    </w:p>
    <w:p w14:paraId="3DFAA9CE" w14:textId="77777777" w:rsidR="003F2ACD" w:rsidRDefault="00DA0D81">
      <w:pPr>
        <w:pStyle w:val="Heading2"/>
        <w:spacing w:line="480" w:lineRule="auto"/>
        <w:pPrChange w:id="423" w:author="Paolo Cherubini" w:date="2021-02-19T18:49:00Z">
          <w:pPr>
            <w:pStyle w:val="Heading2"/>
          </w:pPr>
        </w:pPrChange>
      </w:pPr>
      <w:bookmarkStart w:id="424" w:name="Variation"/>
      <w:bookmarkEnd w:id="406"/>
      <w:r>
        <w:t xml:space="preserve">Variation with </w:t>
      </w:r>
      <m:oMath>
        <m:r>
          <m:rPr>
            <m:sty m:val="bi"/>
          </m:rPr>
          <w:rPr>
            <w:rFonts w:ascii="Cambria Math" w:hAnsi="Cambria Math"/>
          </w:rPr>
          <m:t>DBH</m:t>
        </m:r>
      </m:oMath>
    </w:p>
    <w:p w14:paraId="54511D73" w14:textId="77777777" w:rsidR="003F2ACD" w:rsidRDefault="00DA0D81">
      <w:pPr>
        <w:pStyle w:val="FirstParagraph"/>
        <w:spacing w:line="480" w:lineRule="auto"/>
        <w:pPrChange w:id="425" w:author="Paolo Cherubini" w:date="2021-02-19T18:49:00Z">
          <w:pPr>
            <w:pStyle w:val="FirstParagraph"/>
          </w:pPr>
        </w:pPrChange>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t>
      </w:r>
      <w:ins w:id="426" w:author="Paolo Cherubini" w:date="2021-02-22T17:26:00Z">
        <w:r w:rsidR="00E27771">
          <w:t xml:space="preserve"> </w:t>
        </w:r>
      </w:ins>
      <w:r>
        <w:t>–</w:t>
      </w:r>
      <w:ins w:id="427" w:author="Paolo Cherubini" w:date="2021-02-22T17:26:00Z">
        <w:r w:rsidR="00E27771">
          <w:t xml:space="preserve"> </w:t>
        </w:r>
      </w:ins>
      <w:r>
        <w:t>was driven by two primary, interrelated factors: species ecology and stand history. Species that would have established in fairly open conditions</w:t>
      </w:r>
      <w:ins w:id="428" w:author="Paolo Cherubini" w:date="2021-02-22T17:26:00Z">
        <w:r w:rsidR="00E27771">
          <w:t xml:space="preserve"> </w:t>
        </w:r>
      </w:ins>
      <w:r>
        <w:t>–</w:t>
      </w:r>
      <w:ins w:id="429" w:author="Paolo Cherubini" w:date="2021-02-22T17:26:00Z">
        <w:r w:rsidR="00E27771">
          <w:t xml:space="preserve"> </w:t>
        </w:r>
      </w:ins>
      <w:r>
        <w:rPr>
          <w:i/>
        </w:rPr>
        <w:t>i.e.</w:t>
      </w:r>
      <w:r>
        <w:t>, shade-intolerant species (Table S2) and those at sites with more open canopies (e.g., LT, SC)</w:t>
      </w:r>
      <w:ins w:id="430" w:author="Paolo Cherubini" w:date="2021-02-22T17:26:00Z">
        <w:r w:rsidR="00C16CF3">
          <w:t xml:space="preserve"> </w:t>
        </w:r>
      </w:ins>
      <w:proofErr w:type="gramStart"/>
      <w:r>
        <w:t>–</w:t>
      </w:r>
      <w:ins w:id="431" w:author="Paolo Cherubini" w:date="2021-02-22T17:26:00Z">
        <w:r w:rsidR="00C16CF3">
          <w:t xml:space="preserve"> </w:t>
        </w:r>
      </w:ins>
      <w:r>
        <w:t xml:space="preserve"> exhibited</w:t>
      </w:r>
      <w:proofErr w:type="gramEnd"/>
      <w:r>
        <w:t xml:space="preserve"> rapid initial growth, measured as </w:t>
      </w:r>
      <m:oMath>
        <m:r>
          <w:rPr>
            <w:rFonts w:ascii="Cambria Math" w:hAnsi="Cambria Math"/>
          </w:rPr>
          <m:t>RW</m:t>
        </m:r>
      </m:oMath>
      <w:r>
        <w:t>, followed by a roughly exponential decline. Such patterns are consistent with dendrochronology’s “textbook” patterns of studies primarily based on trees that established in high-light environments (Biondi &amp; Qeadan, 2008; Frit</w:t>
      </w:r>
      <w:proofErr w:type="spellStart"/>
      <w:r>
        <w:t>ts</w:t>
      </w:r>
      <w:proofErr w:type="spellEnd"/>
      <w:r>
        <w:t xml:space="preserve">, 1976). However, within the forest settings studied here, the majority of species exhibited initially low, but increasing, </w:t>
      </w:r>
      <m:oMath>
        <m:r>
          <w:rPr>
            <w:rFonts w:ascii="Cambria Math" w:hAnsi="Cambria Math"/>
          </w:rPr>
          <m:t>RW</m:t>
        </m:r>
      </m:oMath>
      <w:r>
        <w:t>. This latter pattern is consistent with the observation that when contemporary growth rates are compared across individuals w</w:t>
      </w:r>
      <w:proofErr w:type="spellStart"/>
      <w:r>
        <w:t>ithin</w:t>
      </w:r>
      <w:proofErr w:type="spellEnd"/>
      <w:r>
        <w:t xml:space="preserve"> a stand </w:t>
      </w:r>
      <w:r w:rsidRPr="00C16CF3">
        <w:t>(</w:t>
      </w:r>
      <w:r w:rsidRPr="00C16CF3">
        <w:rPr>
          <w:rPrChange w:id="432" w:author="Paolo Cherubini" w:date="2021-02-22T17:29:00Z">
            <w:rPr>
              <w:i/>
            </w:rPr>
          </w:rPrChange>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or increases and subsequently decreases (Schelhaas et al., 2018).</w:t>
      </w:r>
    </w:p>
    <w:p w14:paraId="46E3A7E8" w14:textId="77777777" w:rsidR="003F2ACD" w:rsidRDefault="00DA0D81">
      <w:pPr>
        <w:pStyle w:val="BodyText"/>
        <w:spacing w:line="480" w:lineRule="auto"/>
        <w:pPrChange w:id="433" w:author="Paolo Cherubini" w:date="2021-02-19T18:49:00Z">
          <w:pPr>
            <w:pStyle w:val="BodyText"/>
          </w:pPr>
        </w:pPrChange>
      </w:pPr>
      <w:r>
        <w:lastRenderedPageBreak/>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through time (Forrester, 2021; </w:t>
      </w:r>
      <w:proofErr w:type="spellStart"/>
      <w:r>
        <w:t>Sheil</w:t>
      </w:r>
      <w:proofErr w:type="spellEnd"/>
      <w:r>
        <w:t xml:space="preserve">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26AD5509" w14:textId="77777777" w:rsidR="003F2ACD" w:rsidRDefault="00DA0D81">
      <w:pPr>
        <w:pStyle w:val="Heading2"/>
        <w:spacing w:line="480" w:lineRule="auto"/>
        <w:pPrChange w:id="434" w:author="Paolo Cherubini" w:date="2021-02-19T18:49:00Z">
          <w:pPr>
            <w:pStyle w:val="Heading2"/>
          </w:pPr>
        </w:pPrChange>
      </w:pPr>
      <w:bookmarkStart w:id="435" w:name="Changing"/>
      <w:bookmarkEnd w:id="424"/>
      <w:r>
        <w:t>Changing growth rates</w:t>
      </w:r>
    </w:p>
    <w:p w14:paraId="62A4075E" w14:textId="77777777" w:rsidR="003F2ACD" w:rsidRDefault="00DA0D81">
      <w:pPr>
        <w:pStyle w:val="FirstParagraph"/>
        <w:spacing w:line="480" w:lineRule="auto"/>
        <w:pPrChange w:id="436" w:author="Paolo Cherubini" w:date="2021-02-19T18:49:00Z">
          <w:pPr>
            <w:pStyle w:val="FirstParagraph"/>
          </w:pPr>
        </w:pPrChange>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w:t>
      </w:r>
      <w:proofErr w:type="spellStart"/>
      <w:r>
        <w:t>ure</w:t>
      </w:r>
      <w:proofErr w:type="spellEnd"/>
      <w:r>
        <w:t xml:space="preserve">. Indeed, in a comparative analysis of several methods commonly used to detect growth trends, an approach parallel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w:t>
      </w:r>
      <w:r>
        <w:lastRenderedPageBreak/>
        <w:t xml:space="preserve">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w:t>
      </w:r>
      <w:proofErr w:type="spellStart"/>
      <w:r>
        <w:t>inding</w:t>
      </w:r>
      <w:proofErr w:type="spellEnd"/>
      <w:r>
        <w:t xml:space="preserve"> that </w:t>
      </w:r>
      <m:oMath>
        <m:r>
          <w:rPr>
            <w:rFonts w:ascii="Cambria Math" w:hAnsi="Cambria Math"/>
          </w:rPr>
          <m:t>BAI</m:t>
        </m:r>
      </m:oMath>
      <w:r>
        <w:t xml:space="preserve"> tends to rise and fall with </w:t>
      </w:r>
      <m:oMath>
        <m:r>
          <w:rPr>
            <w:rFonts w:ascii="Cambria Math" w:hAnsi="Cambria Math"/>
          </w:rPr>
          <m:t>DBH</m:t>
        </m:r>
      </m:oMath>
      <w:r>
        <w:t>,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w:t>
      </w:r>
      <w:proofErr w:type="spellStart"/>
      <w:r>
        <w:t>Brienen</w:t>
      </w:r>
      <w:proofErr w:type="spellEnd"/>
      <w:r>
        <w:t xml:space="preserve"> et al., 2017, Fig. 6, 2012; </w:t>
      </w:r>
      <w:proofErr w:type="spellStart"/>
      <w:r>
        <w:t>Groenendijk</w:t>
      </w:r>
      <w:proofErr w:type="spellEnd"/>
      <w:r>
        <w:t xml:space="preserve"> et al., 2015; </w:t>
      </w:r>
      <w:proofErr w:type="spellStart"/>
      <w:r>
        <w:t>Nehrbass</w:t>
      </w:r>
      <w:proofErr w:type="spellEnd"/>
      <w:r>
        <w:t>-Ahles et al., 2014). While our analysis was designed to avoid some of the most severe potential biases (</w:t>
      </w:r>
      <w:proofErr w:type="spellStart"/>
      <w:r>
        <w:t>Brienen</w:t>
      </w:r>
      <w:proofErr w:type="spellEnd"/>
      <w:r>
        <w:t xml:space="preserve"> et al., 2012), it is difficult, if not impossible, to control for all potential demography and survivorship biases, or to design sampling in a way that ensures unbiased representation of a species’ growth rate at all points in the history of a stand (Bowman et al., 2013; </w:t>
      </w:r>
      <w:proofErr w:type="spellStart"/>
      <w:r>
        <w:t>Brienen</w:t>
      </w:r>
      <w:proofErr w:type="spellEnd"/>
      <w:r>
        <w:t xml:space="preserve"> et al., 2017, 2012). The observed trends 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those selected by </w:t>
      </w:r>
      <w:proofErr w:type="spellStart"/>
      <w:r>
        <w:rPr>
          <w:i/>
        </w:rPr>
        <w:t>climwin</w:t>
      </w:r>
      <w:proofErr w:type="spellEnd"/>
      <w:r>
        <w:t>, rising atmospheric CO</w:t>
      </w:r>
      <w:r>
        <w:rPr>
          <w:vertAlign w:val="subscript"/>
        </w:rPr>
        <w:t>2</w:t>
      </w:r>
      <w:r>
        <w:t>, deposition of SO</w:t>
      </w:r>
      <w:r>
        <w:rPr>
          <w:vertAlign w:val="subscript"/>
        </w:rPr>
        <w:t>2</w:t>
      </w:r>
      <w:r>
        <w:t xml:space="preserve"> and NO</w:t>
      </w:r>
      <w:r>
        <w:rPr>
          <w:vertAlign w:val="subscript"/>
        </w:rPr>
        <w:t>x</w:t>
      </w:r>
      <w:r>
        <w:t>).</w:t>
      </w:r>
    </w:p>
    <w:p w14:paraId="49BB9DD4" w14:textId="77777777" w:rsidR="003F2ACD" w:rsidRDefault="00DA0D81">
      <w:pPr>
        <w:pStyle w:val="BodyText"/>
        <w:spacing w:line="480" w:lineRule="auto"/>
        <w:pPrChange w:id="437" w:author="Paolo Cherubini" w:date="2021-02-19T18:49:00Z">
          <w:pPr>
            <w:pStyle w:val="BodyText"/>
          </w:pPr>
        </w:pPrChange>
      </w:pPr>
      <w:r>
        <w:t xml:space="preserve">The majority of negative growth trends observed here (Fig. 6) are probably attributable to successional stand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w:t>
      </w:r>
      <w:proofErr w:type="spellStart"/>
      <w:r>
        <w:t>Brienen</w:t>
      </w:r>
      <w:proofErr w:type="spellEnd"/>
      <w:r>
        <w:t xml:space="preserve"> et al., 2017). Such a trend is not indicative of a directional response to </w:t>
      </w:r>
      <w:r>
        <w:lastRenderedPageBreak/>
        <w:t>changing environmental conditions that would be generalizable across stands (e.g., rising atmospheric CO</w:t>
      </w:r>
      <w:r>
        <w:rPr>
          <w:vertAlign w:val="subscript"/>
        </w:rPr>
        <w:t>2</w:t>
      </w:r>
      <w:r>
        <w:t xml:space="preserve">), but it does indicate declining growth of the species within the stand. This can occur, for example, when a species undergoes a dramatic decline in recruitment within a stand (e.g.,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proceeds. In secondary stands, par</w:t>
      </w:r>
      <w:proofErr w:type="spellStart"/>
      <w:r>
        <w:t>ticularly</w:t>
      </w:r>
      <w:proofErr w:type="spellEnd"/>
      <w:r>
        <w:t xml:space="preserve"> those where many of the sampled species recruited in pulses that were followed by low recruitment (e.g., SCBI, HF; Appendix S1, Figs. S1-S10), growth declines are consistent with the tendency for faster tree growth during early succession (</w:t>
      </w:r>
      <w:r>
        <w:rPr>
          <w:b/>
        </w:rPr>
        <w:t>REFS</w:t>
      </w:r>
      <w:r>
        <w:t xml:space="preserve">), and with increasing competition and declining woody productivity as young stands mature (e.g., </w:t>
      </w:r>
      <w:proofErr w:type="spellStart"/>
      <w:r>
        <w:t>Goulden</w:t>
      </w:r>
      <w:proofErr w:type="spellEnd"/>
      <w:r>
        <w:t xml:space="preserve"> et al., 2011; </w:t>
      </w:r>
      <w:proofErr w:type="spellStart"/>
      <w:r>
        <w:t>Pregitzer</w:t>
      </w:r>
      <w:proofErr w:type="spellEnd"/>
      <w:r>
        <w:t xml:space="preserve"> &amp; </w:t>
      </w:r>
      <w:proofErr w:type="spellStart"/>
      <w:r>
        <w:t>Euskirchen</w:t>
      </w:r>
      <w:proofErr w:type="spellEnd"/>
      <w:r>
        <w:t xml:space="preserve">, 2004). Even within older forests, light-demanding species that establish in gaps (e.g., </w:t>
      </w:r>
      <w:r>
        <w:rPr>
          <w:i/>
        </w:rPr>
        <w:t xml:space="preserve">Jacaranda </w:t>
      </w:r>
      <w:proofErr w:type="spellStart"/>
      <w:r>
        <w:rPr>
          <w:i/>
        </w:rPr>
        <w:t>copaia</w:t>
      </w:r>
      <w:proofErr w:type="spellEnd"/>
      <w:r>
        <w:t xml:space="preserve"> at BCNM, </w:t>
      </w:r>
      <w:r>
        <w:rPr>
          <w:i/>
        </w:rPr>
        <w:t xml:space="preserve">Populus </w:t>
      </w:r>
      <w:proofErr w:type="spellStart"/>
      <w:r>
        <w:rPr>
          <w:i/>
        </w:rPr>
        <w:t>tremuloides</w:t>
      </w:r>
      <w:proofErr w:type="spellEnd"/>
      <w:r>
        <w:t xml:space="preserve"> at CB; 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w:t>
      </w:r>
      <w:proofErr w:type="spellStart"/>
      <w:r>
        <w:t>Vrška</w:t>
      </w:r>
      <w:proofErr w:type="spellEnd"/>
      <w:r>
        <w:t xml:space="preserve"> et al., 2009).</w:t>
      </w:r>
    </w:p>
    <w:p w14:paraId="3DA2B172" w14:textId="77777777" w:rsidR="003F2ACD" w:rsidRDefault="00DA0D81">
      <w:pPr>
        <w:pStyle w:val="BodyText"/>
        <w:spacing w:line="480" w:lineRule="auto"/>
        <w:pPrChange w:id="438" w:author="Paolo Cherubini" w:date="2021-02-19T18:49:00Z">
          <w:pPr>
            <w:pStyle w:val="BodyText"/>
          </w:pPr>
        </w:pPrChange>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w:t>
      </w:r>
      <w:proofErr w:type="spellStart"/>
      <w:r>
        <w:t>Šamonil</w:t>
      </w:r>
      <w:proofErr w:type="spellEnd"/>
      <w:r>
        <w:t xml:space="preserve"> &amp; </w:t>
      </w:r>
      <w:proofErr w:type="spellStart"/>
      <w:r>
        <w:t>Vrška</w:t>
      </w:r>
      <w:proofErr w:type="spellEnd"/>
      <w:r>
        <w:t xml:space="preserve">, 2008), as captured in our records (Fig. S63), and this influenced linear growth trends of different species in 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w:t>
      </w:r>
      <w:r>
        <w:lastRenderedPageBreak/>
        <w:t xml:space="preserve">growth rates of </w:t>
      </w:r>
      <w:r>
        <w:rPr>
          <w:i/>
        </w:rPr>
        <w:t>Pinus Ponderosa</w:t>
      </w:r>
      <w:r>
        <w:t xml:space="preserve"> declined, we suspect that the dominant climate drivers identified here might not fully capture a strong regional drying trend (</w:t>
      </w:r>
      <w:proofErr w:type="spellStart"/>
      <w:r>
        <w:t>Touchan</w:t>
      </w:r>
      <w:proofErr w:type="spellEnd"/>
      <w:r>
        <w:t xml:space="preserve"> et al., 2011; Williams et al., 2013), although sampling biases remain possible. At Scotty Creek, where rapid warming and melting permafrost are altering hydraulic conditions, resulting in high mortality, growth declines, and low recruitment of </w:t>
      </w:r>
      <w:proofErr w:type="spellStart"/>
      <w:r>
        <w:rPr>
          <w:i/>
        </w:rPr>
        <w:t>Picea</w:t>
      </w:r>
      <w:proofErr w:type="spellEnd"/>
      <w:r>
        <w:rPr>
          <w:i/>
        </w:rPr>
        <w:t xml:space="preserve"> </w:t>
      </w:r>
      <w:proofErr w:type="spellStart"/>
      <w:r>
        <w:rPr>
          <w:i/>
        </w:rPr>
        <w:t>mariana</w:t>
      </w:r>
      <w:proofErr w:type="spellEnd"/>
      <w:r>
        <w:t xml:space="preserve"> (Dearborn et al., 2020; </w:t>
      </w:r>
      <w:proofErr w:type="spellStart"/>
      <w:r>
        <w:t>Sniderhan</w:t>
      </w:r>
      <w:proofErr w:type="spellEnd"/>
      <w:r>
        <w:t xml:space="preserve"> &amp; </w:t>
      </w:r>
      <w:proofErr w:type="spellStart"/>
      <w:r>
        <w:t>Baltzer</w:t>
      </w:r>
      <w:proofErr w:type="spellEnd"/>
      <w:r>
        <w:t>, 2016), we attribute pronounced negative growth trends to a combination of successional declines and climatic stress.</w:t>
      </w:r>
    </w:p>
    <w:p w14:paraId="257E3DAE" w14:textId="77777777" w:rsidR="003F2ACD" w:rsidRDefault="00DA0D81">
      <w:pPr>
        <w:pStyle w:val="BodyText"/>
        <w:spacing w:line="480" w:lineRule="auto"/>
        <w:pPrChange w:id="439" w:author="Paolo Cherubini" w:date="2021-02-19T18:49:00Z">
          <w:pPr>
            <w:pStyle w:val="BodyText"/>
          </w:pPr>
        </w:pPrChange>
      </w:pPr>
      <w:r>
        <w:t>There is a notable lack of evidence that growth rates of any species benefited substantially from increasing CO</w:t>
      </w:r>
      <w:r>
        <w:rPr>
          <w:vertAlign w:val="subscript"/>
        </w:rPr>
        <w:t>2</w:t>
      </w:r>
      <w:r>
        <w:t xml:space="preserve">, corroborating previous analyses from HKK </w:t>
      </w:r>
      <w:proofErr w:type="spellStart"/>
      <w:r>
        <w:t>Brienen</w:t>
      </w:r>
      <w:proofErr w:type="spellEnd"/>
      <w:r>
        <w:t xml:space="preserve"> et al. (2017) With a few potential exceptions (</w:t>
      </w:r>
      <w:r>
        <w:rPr>
          <w:i/>
        </w:rPr>
        <w:t>Fagus sylvatica</w:t>
      </w:r>
      <w:r>
        <w:t xml:space="preserve"> at ZOF, </w:t>
      </w:r>
      <w:proofErr w:type="spellStart"/>
      <w:r>
        <w:rPr>
          <w:i/>
        </w:rPr>
        <w:t>Picea</w:t>
      </w:r>
      <w:proofErr w:type="spellEnd"/>
      <w:r>
        <w:rPr>
          <w:i/>
        </w:rPr>
        <w:t xml:space="preserve"> </w:t>
      </w:r>
      <w:proofErr w:type="spellStart"/>
      <w:r>
        <w:rPr>
          <w:i/>
        </w:rPr>
        <w:t>pungens</w:t>
      </w:r>
      <w:proofErr w:type="spellEnd"/>
      <w:r>
        <w:t xml:space="preserve"> and </w:t>
      </w:r>
      <w:r>
        <w:rPr>
          <w:i/>
        </w:rPr>
        <w:t xml:space="preserve">Pinus </w:t>
      </w:r>
      <w:proofErr w:type="spellStart"/>
      <w:r>
        <w:rPr>
          <w:i/>
        </w:rPr>
        <w:t>flexilis</w:t>
      </w:r>
      <w:proofErr w:type="spellEnd"/>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w:t>
      </w:r>
      <w:proofErr w:type="spellStart"/>
      <w:r>
        <w:t>Groenendijk</w:t>
      </w:r>
      <w:proofErr w:type="spellEnd"/>
      <w:r>
        <w:t xml:space="preserve"> et al., 2015; </w:t>
      </w:r>
      <w:proofErr w:type="spellStart"/>
      <w:r>
        <w:t>Hararuk</w:t>
      </w:r>
      <w:proofErr w:type="spellEnd"/>
      <w:r>
        <w:t xml:space="preserve"> et al., 2019; Walker et al., 2020), albeit contrasting with some (e.g., </w:t>
      </w:r>
      <w:proofErr w:type="spellStart"/>
      <w:r>
        <w:t>Hember</w:t>
      </w:r>
      <w:proofErr w:type="spellEnd"/>
      <w:r>
        <w:t xml:space="preserve"> et al., 2019; Voelker et al., 2006). A growth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7710F8D3" w14:textId="77777777" w:rsidR="003F2ACD" w:rsidRDefault="00DA0D81">
      <w:pPr>
        <w:pStyle w:val="Heading2"/>
        <w:spacing w:line="480" w:lineRule="auto"/>
        <w:pPrChange w:id="440" w:author="Paolo Cherubini" w:date="2021-02-19T18:49:00Z">
          <w:pPr>
            <w:pStyle w:val="Heading2"/>
          </w:pPr>
        </w:pPrChange>
      </w:pPr>
      <w:bookmarkStart w:id="441" w:name="Conclusions"/>
      <w:bookmarkEnd w:id="435"/>
      <w:r>
        <w:lastRenderedPageBreak/>
        <w:t>Conclusions</w:t>
      </w:r>
    </w:p>
    <w:p w14:paraId="6126B4D4" w14:textId="7DCAC005" w:rsidR="003F2ACD" w:rsidRDefault="00DA0D81">
      <w:pPr>
        <w:pStyle w:val="FirstParagraph"/>
        <w:spacing w:line="480" w:lineRule="auto"/>
        <w:pPrChange w:id="442" w:author="Paolo Cherubini" w:date="2021-02-19T18:49:00Z">
          <w:pPr>
            <w:pStyle w:val="FirstParagraph"/>
          </w:pPr>
        </w:pPrChange>
      </w:pPr>
      <w:del w:id="443" w:author="Tala Awada" w:date="2021-02-28T15:47:00Z">
        <w:r w:rsidDel="002D5B7A">
          <w:delText>Altogether, our analysis</w:delText>
        </w:r>
      </w:del>
      <w:ins w:id="444" w:author="Tala Awada" w:date="2021-02-28T15:47:00Z">
        <w:r w:rsidR="002D5B7A">
          <w:t>In this</w:t>
        </w:r>
      </w:ins>
      <w:ins w:id="445" w:author="Tala Awada" w:date="2021-02-28T15:48:00Z">
        <w:r w:rsidR="002D5B7A">
          <w:t xml:space="preserve"> study, we present a novel </w:t>
        </w:r>
      </w:ins>
      <w:ins w:id="446" w:author="Tala Awada" w:date="2021-02-28T15:49:00Z">
        <w:r w:rsidR="002D5B7A">
          <w:t xml:space="preserve">robust </w:t>
        </w:r>
      </w:ins>
      <w:ins w:id="447" w:author="Tala Awada" w:date="2021-02-28T15:48:00Z">
        <w:r w:rsidR="002D5B7A">
          <w:t xml:space="preserve">approach </w:t>
        </w:r>
      </w:ins>
      <w:ins w:id="448" w:author="Tala Awada" w:date="2021-02-28T15:49:00Z">
        <w:r w:rsidR="002D5B7A">
          <w:t>that provide</w:t>
        </w:r>
      </w:ins>
      <w:ins w:id="449" w:author="Tala Awada" w:date="2021-02-28T15:50:00Z">
        <w:r w:rsidR="002D5B7A">
          <w:t>s</w:t>
        </w:r>
      </w:ins>
      <w:ins w:id="450" w:author="Tala Awada" w:date="2021-02-28T15:49:00Z">
        <w:r w:rsidR="002D5B7A">
          <w:t xml:space="preserve"> a</w:t>
        </w:r>
      </w:ins>
      <w:ins w:id="451" w:author="Tala Awada" w:date="2021-02-28T15:50:00Z">
        <w:r w:rsidR="002D5B7A">
          <w:t>n</w:t>
        </w:r>
      </w:ins>
      <w:ins w:id="452" w:author="Tala Awada" w:date="2021-02-28T15:49:00Z">
        <w:r w:rsidR="002D5B7A">
          <w:t xml:space="preserve"> integrative </w:t>
        </w:r>
      </w:ins>
      <w:ins w:id="453" w:author="Tala Awada" w:date="2021-02-28T15:50:00Z">
        <w:r w:rsidR="002D5B7A">
          <w:t xml:space="preserve">analysis </w:t>
        </w:r>
      </w:ins>
      <w:del w:id="454" w:author="Tala Awada" w:date="2021-02-28T15:48:00Z">
        <w:r w:rsidDel="002D5B7A">
          <w:delText xml:space="preserve"> method reveals </w:delText>
        </w:r>
      </w:del>
      <w:del w:id="455" w:author="Tala Awada" w:date="2021-02-28T15:50:00Z">
        <w:r w:rsidDel="002D5B7A">
          <w:delText>a much richer picture of the</w:delText>
        </w:r>
      </w:del>
      <w:ins w:id="456" w:author="Tala Awada" w:date="2021-02-28T15:50:00Z">
        <w:r w:rsidR="002D5B7A">
          <w:t>of</w:t>
        </w:r>
      </w:ins>
      <w:r>
        <w:t xml:space="preserve"> factors </w:t>
      </w:r>
      <w:ins w:id="457" w:author="Tala Awada" w:date="2021-02-28T15:50:00Z">
        <w:r w:rsidR="002D5B7A">
          <w:t xml:space="preserve">that </w:t>
        </w:r>
        <w:proofErr w:type="spellStart"/>
        <w:r w:rsidR="002D5B7A">
          <w:t>joinly</w:t>
        </w:r>
        <w:proofErr w:type="spellEnd"/>
        <w:r w:rsidR="002D5B7A">
          <w:t xml:space="preserve"> </w:t>
        </w:r>
      </w:ins>
      <w:r>
        <w:t>influenc</w:t>
      </w:r>
      <w:ins w:id="458" w:author="Tala Awada" w:date="2021-02-28T15:50:00Z">
        <w:r w:rsidR="002D5B7A">
          <w:t>e</w:t>
        </w:r>
      </w:ins>
      <w:del w:id="459" w:author="Tala Awada" w:date="2021-02-28T15:50:00Z">
        <w:r w:rsidDel="002D5B7A">
          <w:delText>ing</w:delText>
        </w:r>
      </w:del>
      <w:r>
        <w:t xml:space="preserve"> tree growth than has previously been possible. Specifically, it allow</w:t>
      </w:r>
      <w:ins w:id="460" w:author="Tala Awada" w:date="2021-02-28T15:51:00Z">
        <w:r w:rsidR="002D5B7A">
          <w:t>ed</w:t>
        </w:r>
      </w:ins>
      <w:del w:id="461" w:author="Tala Awada" w:date="2021-02-28T15:51:00Z">
        <w:r w:rsidDel="002D5B7A">
          <w:delText>s</w:delText>
        </w:r>
      </w:del>
      <w:r>
        <w:t xml:space="preserve"> us to</w:t>
      </w:r>
      <w:ins w:id="462" w:author="Tala Awada" w:date="2021-02-28T15:51:00Z">
        <w:r w:rsidR="002D5B7A">
          <w:t xml:space="preserve"> </w:t>
        </w:r>
      </w:ins>
      <w:del w:id="463" w:author="Tala Awada" w:date="2021-02-28T15:51:00Z">
        <w:r w:rsidDel="002D5B7A">
          <w:delText xml:space="preserve"> show</w:delText>
        </w:r>
      </w:del>
      <w:ins w:id="464" w:author="Tala Awada" w:date="2021-02-28T15:51:00Z">
        <w:r w:rsidR="002D5B7A">
          <w:t>demonstrate</w:t>
        </w:r>
      </w:ins>
      <w:r>
        <w:t xml:space="preserve"> that </w:t>
      </w:r>
      <w:ins w:id="465" w:author="Tala Awada" w:date="2021-02-28T15:51:00Z">
        <w:r w:rsidR="002D5B7A">
          <w:t xml:space="preserve">(1) </w:t>
        </w:r>
      </w:ins>
      <w:r>
        <w:t xml:space="preserve">growth is generally simultaneously influenced by temperature and precipitation over different time windows, </w:t>
      </w:r>
      <w:ins w:id="466" w:author="Tala Awada" w:date="2021-02-28T15:52:00Z">
        <w:r w:rsidR="002D5B7A">
          <w:t>(2)</w:t>
        </w:r>
      </w:ins>
      <w:del w:id="467" w:author="Tala Awada" w:date="2021-02-28T15:52:00Z">
        <w:r w:rsidDel="002D5B7A">
          <w:delText>that</w:delText>
        </w:r>
      </w:del>
      <w:r>
        <w:t xml:space="preserve"> nonlinear climate responses and interactive effects of climate with </w:t>
      </w:r>
      <m:oMath>
        <m:r>
          <w:rPr>
            <w:rFonts w:ascii="Cambria Math" w:hAnsi="Cambria Math"/>
          </w:rPr>
          <m:t>DBH</m:t>
        </m:r>
      </m:oMath>
      <w:r>
        <w:t xml:space="preserve"> are common (Figs. 3 and 5, respectively), </w:t>
      </w:r>
      <w:del w:id="468" w:author="Tala Awada" w:date="2021-02-28T15:52:00Z">
        <w:r w:rsidDel="002D5B7A">
          <w:delText xml:space="preserve">that </w:delText>
        </w:r>
      </w:del>
      <w:ins w:id="469" w:author="Tala Awada" w:date="2021-02-28T15:52:00Z">
        <w:r w:rsidR="002D5B7A">
          <w:t>(3)</w:t>
        </w:r>
        <w:r w:rsidR="002D5B7A">
          <w:t xml:space="preserve"> </w:t>
        </w:r>
      </w:ins>
      <w:r>
        <w:t xml:space="preserve">growth–measured by any metric–almost universally varies with </w:t>
      </w:r>
      <m:oMath>
        <m:r>
          <w:rPr>
            <w:rFonts w:ascii="Cambria Math" w:hAnsi="Cambria Math"/>
          </w:rPr>
          <m:t>DBH</m:t>
        </m:r>
      </m:oMath>
      <w:r>
        <w:t xml:space="preserve"> (Fig. 4), and </w:t>
      </w:r>
      <w:ins w:id="470" w:author="Tala Awada" w:date="2021-02-28T15:52:00Z">
        <w:r w:rsidR="002D5B7A">
          <w:t>(4)</w:t>
        </w:r>
      </w:ins>
      <w:del w:id="471" w:author="Tala Awada" w:date="2021-02-28T15:52:00Z">
        <w:r w:rsidDel="002D5B7A">
          <w:delText>that</w:delText>
        </w:r>
      </w:del>
      <w:r>
        <w:t xml:space="preserve"> current or recently living trees commonly show growth declines in response to some combination of stand dynamics and environmental change (Fig. 6). While traditional dendrochronology methods, particularly those focused on climate reconstruction, generally sample and analyze data </w:t>
      </w:r>
      <w:del w:id="472" w:author="Tala Awada" w:date="2021-02-28T15:53:00Z">
        <w:r w:rsidDel="002D5B7A">
          <w:delText xml:space="preserve">in order </w:delText>
        </w:r>
      </w:del>
      <w:r>
        <w:t>to minimize many of these effects, they are critical for understanding forest productivity in an era of global change. As global change pressures intensify and the need to understand changing forest dynamics becomes increasingly urgent (REFS, McDowell et al., 2020), we expect that this approach will prove valuable to understanding drivers of tree growth and forest change</w:t>
      </w:r>
      <w:r w:rsidRPr="00C16CF3">
        <w:rPr>
          <w:highlight w:val="green"/>
          <w:rPrChange w:id="473" w:author="Paolo Cherubini" w:date="2021-02-22T17:32:00Z">
            <w:rPr/>
          </w:rPrChange>
        </w:rPr>
        <w:t>.</w:t>
      </w:r>
      <w:ins w:id="474" w:author="Paolo Cherubini" w:date="2021-02-22T17:31:00Z">
        <w:r w:rsidR="00C16CF3" w:rsidRPr="00C16CF3">
          <w:rPr>
            <w:highlight w:val="green"/>
            <w:rPrChange w:id="475" w:author="Paolo Cherubini" w:date="2021-02-22T17:32:00Z">
              <w:rPr/>
            </w:rPrChange>
          </w:rPr>
          <w:t xml:space="preserve"> so, this is a paper proposing a method, more interested in that rath</w:t>
        </w:r>
      </w:ins>
      <w:ins w:id="476" w:author="Paolo Cherubini" w:date="2021-02-22T17:32:00Z">
        <w:r w:rsidR="00C16CF3" w:rsidRPr="00C16CF3">
          <w:rPr>
            <w:highlight w:val="green"/>
            <w:rPrChange w:id="477" w:author="Paolo Cherubini" w:date="2021-02-22T17:32:00Z">
              <w:rPr/>
            </w:rPrChange>
          </w:rPr>
          <w:t>er than discussing the results obtained, right?</w:t>
        </w:r>
      </w:ins>
    </w:p>
    <w:p w14:paraId="24F424B9" w14:textId="77777777" w:rsidR="003F2ACD" w:rsidRDefault="00DA0D81">
      <w:pPr>
        <w:pStyle w:val="Heading1"/>
        <w:spacing w:line="480" w:lineRule="auto"/>
        <w:pPrChange w:id="478" w:author="Paolo Cherubini" w:date="2021-02-19T18:49:00Z">
          <w:pPr>
            <w:pStyle w:val="Heading1"/>
          </w:pPr>
        </w:pPrChange>
      </w:pPr>
      <w:bookmarkStart w:id="479" w:name="Acknowledgements"/>
      <w:bookmarkEnd w:id="378"/>
      <w:bookmarkEnd w:id="441"/>
      <w:r>
        <w:t>Acknowledgements</w:t>
      </w:r>
    </w:p>
    <w:p w14:paraId="4531A2C6" w14:textId="77777777" w:rsidR="003F2ACD" w:rsidRDefault="00DA0D81">
      <w:pPr>
        <w:pStyle w:val="FirstParagraph"/>
        <w:spacing w:line="480" w:lineRule="auto"/>
        <w:pPrChange w:id="480" w:author="Paolo Cherubini" w:date="2021-02-19T18:49:00Z">
          <w:pPr>
            <w:pStyle w:val="FirstParagraph"/>
          </w:pPr>
        </w:pPrChange>
      </w:pPr>
      <w:r>
        <w:t>Thanks to Helene Muller-Landau and Pete Kerby-Miller for bark thickness data. Helpful feedback was provided by Helene Muller-Landau, Albert Kim</w:t>
      </w:r>
      <w:ins w:id="481" w:author="Paolo Cherubini" w:date="2021-02-22T17:32:00Z">
        <w:r w:rsidR="00C16CF3">
          <w:t>.</w:t>
        </w:r>
      </w:ins>
      <w:del w:id="482" w:author="Paolo Cherubini" w:date="2021-02-22T17:32:00Z">
        <w:r w:rsidDel="00C16CF3">
          <w:delText>…</w:delText>
        </w:r>
      </w:del>
      <w:r>
        <w:t xml:space="preserve"> This analysis was funded by a Smithsonian Scholarly Studies grant to KAT, SM, HCM, and CP. The participation of PS, JK, </w:t>
      </w:r>
      <w:r>
        <w:lastRenderedPageBreak/>
        <w:t>and IV from the Czech Republic was supported by the Czech Science Foundation, project No. 19-09427S. PRISM climate data were purchased under an NSF grant to KAT (#DEB-1353301).</w:t>
      </w:r>
    </w:p>
    <w:p w14:paraId="1C3E7068" w14:textId="77777777" w:rsidR="003F2ACD" w:rsidRDefault="00DA0D81">
      <w:pPr>
        <w:pStyle w:val="Heading1"/>
        <w:spacing w:line="480" w:lineRule="auto"/>
        <w:pPrChange w:id="483" w:author="Paolo Cherubini" w:date="2021-02-19T18:49:00Z">
          <w:pPr>
            <w:pStyle w:val="Heading1"/>
          </w:pPr>
        </w:pPrChange>
      </w:pPr>
      <w:bookmarkStart w:id="484" w:name="Authors"/>
      <w:bookmarkEnd w:id="479"/>
      <w:r>
        <w:t>Authors’ contributions</w:t>
      </w:r>
    </w:p>
    <w:p w14:paraId="226AFD88" w14:textId="77777777" w:rsidR="003F2ACD" w:rsidRDefault="00DA0D81">
      <w:pPr>
        <w:pStyle w:val="FirstParagraph"/>
        <w:spacing w:line="480" w:lineRule="auto"/>
        <w:pPrChange w:id="485" w:author="Paolo Cherubini" w:date="2021-02-19T18:49:00Z">
          <w:pPr>
            <w:pStyle w:val="FirstParagraph"/>
          </w:pPr>
        </w:pPrChange>
      </w:pPr>
      <w:r>
        <w:t xml:space="preserve">KAT, VH, CR, RA, CP conceived the ideas and designed methodology; [most authors] collected the data; VH, BG, EGA, and NP organized and </w:t>
      </w:r>
      <w:proofErr w:type="spellStart"/>
      <w:r>
        <w:t>analysed</w:t>
      </w:r>
      <w:proofErr w:type="spellEnd"/>
      <w:r>
        <w:t xml:space="preserve"> the data; KAT led the writing of the manuscript. All authors contributed critically to the drafts and gave final approval for publication.</w:t>
      </w:r>
    </w:p>
    <w:p w14:paraId="7D8D0346" w14:textId="77777777" w:rsidR="003F2ACD" w:rsidRDefault="00DA0D81">
      <w:pPr>
        <w:pStyle w:val="Heading1"/>
        <w:spacing w:line="480" w:lineRule="auto"/>
        <w:pPrChange w:id="486" w:author="Paolo Cherubini" w:date="2021-02-19T18:49:00Z">
          <w:pPr>
            <w:pStyle w:val="Heading1"/>
          </w:pPr>
        </w:pPrChange>
      </w:pPr>
      <w:bookmarkStart w:id="487" w:name="Data"/>
      <w:bookmarkEnd w:id="484"/>
      <w:r>
        <w:t>Data availability</w:t>
      </w:r>
    </w:p>
    <w:p w14:paraId="25C38F77" w14:textId="77777777" w:rsidR="003F2ACD" w:rsidRDefault="00DA0D81">
      <w:pPr>
        <w:pStyle w:val="FirstParagraph"/>
        <w:spacing w:line="480" w:lineRule="auto"/>
        <w:pPrChange w:id="488" w:author="Paolo Cherubini" w:date="2021-02-19T18:49:00Z">
          <w:pPr>
            <w:pStyle w:val="FirstParagraph"/>
          </w:pPr>
        </w:pPrChange>
      </w:pPr>
      <w:r>
        <w:t>Code and full results are available via the project repository in GitHub (github.com/</w:t>
      </w:r>
      <w:proofErr w:type="spellStart"/>
      <w:r>
        <w:t>EcoClimLab</w:t>
      </w:r>
      <w:proofErr w:type="spellEnd"/>
      <w:r>
        <w:t>/</w:t>
      </w:r>
      <w:proofErr w:type="spellStart"/>
      <w:r>
        <w:t>ForestGEO</w:t>
      </w:r>
      <w:proofErr w:type="spellEnd"/>
      <w:r>
        <w:t xml:space="preserve">-climate-sensitivity) and archived in </w:t>
      </w:r>
      <w:proofErr w:type="spellStart"/>
      <w:r>
        <w:t>Zenodo</w:t>
      </w:r>
      <w:proofErr w:type="spellEnd"/>
      <w:r>
        <w:t xml:space="preserve"> (DOI: TBD</w:t>
      </w:r>
      <w:proofErr w:type="gramStart"/>
      <w:r>
        <w:t>) .</w:t>
      </w:r>
      <w:proofErr w:type="gramEnd"/>
      <w:r>
        <w:t xml:space="preserve"> Data for [# TBD] of the sites are archived in the </w:t>
      </w:r>
      <w:proofErr w:type="spellStart"/>
      <w:r>
        <w:t>The</w:t>
      </w:r>
      <w:proofErr w:type="spellEnd"/>
      <w:r>
        <w:t xml:space="preserve"> </w:t>
      </w:r>
      <w:proofErr w:type="spellStart"/>
      <w:r>
        <w:t>DendroEcological</w:t>
      </w:r>
      <w:proofErr w:type="spellEnd"/>
      <w:r>
        <w:t xml:space="preserve"> Network (DEN) database [SCBI, </w:t>
      </w:r>
      <w:proofErr w:type="gramStart"/>
      <w:r>
        <w:t>… ;</w:t>
      </w:r>
      <w:proofErr w:type="gramEnd"/>
      <w:r>
        <w:t xml:space="preserve"> </w:t>
      </w:r>
      <w:proofErr w:type="spellStart"/>
      <w:r>
        <w:t>Rayback</w:t>
      </w:r>
      <w:proofErr w:type="spellEnd"/>
      <w:r>
        <w:t xml:space="preserve"> et al. (2020)] and or the International Tree-Ring Data Bank, ITRDB (CB; …).</w:t>
      </w:r>
    </w:p>
    <w:p w14:paraId="5A638598" w14:textId="77777777" w:rsidR="003F2ACD" w:rsidRDefault="00DA0D81">
      <w:pPr>
        <w:pStyle w:val="Heading1"/>
        <w:spacing w:line="480" w:lineRule="auto"/>
        <w:pPrChange w:id="489" w:author="Paolo Cherubini" w:date="2021-02-19T18:49:00Z">
          <w:pPr>
            <w:pStyle w:val="Heading1"/>
          </w:pPr>
        </w:pPrChange>
      </w:pPr>
      <w:bookmarkStart w:id="490" w:name="Supplementary"/>
      <w:bookmarkEnd w:id="487"/>
      <w:r>
        <w:t>Supplementary files</w:t>
      </w:r>
    </w:p>
    <w:p w14:paraId="37090F5B" w14:textId="77777777" w:rsidR="003F2ACD" w:rsidRDefault="00DA0D81">
      <w:pPr>
        <w:pStyle w:val="FirstParagraph"/>
        <w:spacing w:line="480" w:lineRule="auto"/>
        <w:pPrChange w:id="491" w:author="Paolo Cherubini" w:date="2021-02-19T18:49:00Z">
          <w:pPr>
            <w:pStyle w:val="FirstParagraph"/>
          </w:pPr>
        </w:pPrChange>
      </w:pPr>
      <w:r>
        <w:t>Appendix S1. Site Details</w:t>
      </w:r>
    </w:p>
    <w:p w14:paraId="719EE88D" w14:textId="77777777" w:rsidR="003F2ACD" w:rsidRDefault="00DA0D81">
      <w:pPr>
        <w:pStyle w:val="BodyText"/>
        <w:spacing w:line="480" w:lineRule="auto"/>
        <w:pPrChange w:id="492" w:author="Paolo Cherubini" w:date="2021-02-19T18:49:00Z">
          <w:pPr>
            <w:pStyle w:val="BodyText"/>
          </w:pPr>
        </w:pPrChange>
      </w:pPr>
      <w:r>
        <w:t xml:space="preserve">Appendix S2. Methods for reconstruction of </w:t>
      </w:r>
      <m:oMath>
        <m:r>
          <w:rPr>
            <w:rFonts w:ascii="Cambria Math" w:hAnsi="Cambria Math"/>
          </w:rPr>
          <m:t>DBH</m:t>
        </m:r>
      </m:oMath>
    </w:p>
    <w:p w14:paraId="784C68E6" w14:textId="77777777" w:rsidR="003F2ACD" w:rsidRDefault="00DA0D81">
      <w:pPr>
        <w:pStyle w:val="BodyText"/>
        <w:spacing w:line="480" w:lineRule="auto"/>
        <w:pPrChange w:id="493" w:author="Paolo Cherubini" w:date="2021-02-19T18:49:00Z">
          <w:pPr>
            <w:pStyle w:val="BodyText"/>
          </w:pPr>
        </w:pPrChange>
      </w:pPr>
      <w:r>
        <w:t>Appendix S3. Methods for climate data evaluation and correction</w:t>
      </w:r>
    </w:p>
    <w:p w14:paraId="26612D2D" w14:textId="77777777" w:rsidR="003F2ACD" w:rsidRDefault="00DA0D81">
      <w:pPr>
        <w:pStyle w:val="BodyText"/>
        <w:spacing w:line="480" w:lineRule="auto"/>
        <w:pPrChange w:id="494" w:author="Paolo Cherubini" w:date="2021-02-19T18:49:00Z">
          <w:pPr>
            <w:pStyle w:val="BodyText"/>
          </w:pPr>
        </w:pPrChange>
      </w:pPr>
      <w:r>
        <w:lastRenderedPageBreak/>
        <w:t>Appendix S4. Methods for comparing our approach with traditional methods</w:t>
      </w:r>
    </w:p>
    <w:p w14:paraId="790EE74B" w14:textId="77777777" w:rsidR="003F2ACD" w:rsidRDefault="00DA0D81">
      <w:pPr>
        <w:pStyle w:val="BodyText"/>
        <w:spacing w:line="480" w:lineRule="auto"/>
        <w:pPrChange w:id="495" w:author="Paolo Cherubini" w:date="2021-02-19T18:49:00Z">
          <w:pPr>
            <w:pStyle w:val="BodyText"/>
          </w:pPr>
        </w:pPrChange>
      </w:pPr>
      <w:r>
        <w:t>Appendix S5. Dealing with rapidly changing climate and tree growth</w:t>
      </w:r>
    </w:p>
    <w:p w14:paraId="4BCC212E" w14:textId="77777777" w:rsidR="003F2ACD" w:rsidRDefault="00DA0D81">
      <w:pPr>
        <w:pStyle w:val="BodyText"/>
        <w:spacing w:line="480" w:lineRule="auto"/>
        <w:pPrChange w:id="496" w:author="Paolo Cherubini" w:date="2021-02-19T18:49:00Z">
          <w:pPr>
            <w:pStyle w:val="BodyText"/>
          </w:pPr>
        </w:pPrChange>
      </w:pPr>
      <w:r>
        <w:t>Table S1. Site Details.</w:t>
      </w:r>
    </w:p>
    <w:p w14:paraId="7121C224" w14:textId="77777777" w:rsidR="003F2ACD" w:rsidRDefault="00DA0D81">
      <w:pPr>
        <w:pStyle w:val="BodyText"/>
        <w:spacing w:line="480" w:lineRule="auto"/>
        <w:pPrChange w:id="497" w:author="Paolo Cherubini" w:date="2021-02-19T18:49:00Z">
          <w:pPr>
            <w:pStyle w:val="BodyText"/>
          </w:pPr>
        </w:pPrChange>
      </w:pPr>
      <w:r>
        <w:t>Table S2. Species analyzed, their characteristics, and bark allometries applied.</w:t>
      </w:r>
    </w:p>
    <w:p w14:paraId="3721D684" w14:textId="77777777" w:rsidR="003F2ACD" w:rsidRDefault="00DA0D81">
      <w:pPr>
        <w:pStyle w:val="BodyText"/>
        <w:spacing w:line="480" w:lineRule="auto"/>
        <w:pPrChange w:id="498" w:author="Paolo Cherubini" w:date="2021-02-19T18:49:00Z">
          <w:pPr>
            <w:pStyle w:val="BodyText"/>
          </w:pPr>
        </w:pPrChange>
      </w:pPr>
      <w:r>
        <w:t>Table S3. Sampling details for species by site.</w:t>
      </w:r>
    </w:p>
    <w:p w14:paraId="282F4E1C" w14:textId="77777777" w:rsidR="003F2ACD" w:rsidRDefault="00DA0D81">
      <w:pPr>
        <w:pStyle w:val="BodyText"/>
        <w:spacing w:line="480" w:lineRule="auto"/>
        <w:pPrChange w:id="499" w:author="Paolo Cherubini" w:date="2021-02-19T18:49:00Z">
          <w:pPr>
            <w:pStyle w:val="BodyText"/>
          </w:pPr>
        </w:pPrChange>
      </w:pPr>
      <w:r>
        <w:t>Table S4. Allometric equations for bark thickness.</w:t>
      </w:r>
    </w:p>
    <w:p w14:paraId="39D45EF1" w14:textId="77777777" w:rsidR="003F2ACD" w:rsidRDefault="00DA0D81">
      <w:pPr>
        <w:pStyle w:val="BodyText"/>
        <w:spacing w:line="480" w:lineRule="auto"/>
        <w:pPrChange w:id="500" w:author="Paolo Cherubini" w:date="2021-02-19T18:49:00Z">
          <w:pPr>
            <w:pStyle w:val="BodyText"/>
          </w:pPr>
        </w:pPrChange>
      </w:pPr>
      <w:r>
        <w:t xml:space="preserve">Table S5. </w:t>
      </w:r>
      <w:proofErr w:type="spellStart"/>
      <w:r>
        <w:t>Qualtiative</w:t>
      </w:r>
      <w:proofErr w:type="spellEnd"/>
      <w:r>
        <w:t xml:space="preserve"> comparison of results from this study with previous studies employing conventional methods.</w:t>
      </w:r>
    </w:p>
    <w:p w14:paraId="234B0411" w14:textId="77777777" w:rsidR="003F2ACD" w:rsidRDefault="00DA0D81">
      <w:pPr>
        <w:pStyle w:val="BodyText"/>
        <w:spacing w:line="480" w:lineRule="auto"/>
        <w:pPrChange w:id="501" w:author="Paolo Cherubini" w:date="2021-02-19T18:49:00Z">
          <w:pPr>
            <w:pStyle w:val="BodyText"/>
          </w:pPr>
        </w:pPrChange>
      </w:pPr>
      <w:r>
        <w:t>Figures S1-S10. Density plots of core record start years by species for all sites.</w:t>
      </w:r>
    </w:p>
    <w:p w14:paraId="0FE7C2B7" w14:textId="77777777" w:rsidR="003F2ACD" w:rsidRDefault="00DA0D81">
      <w:pPr>
        <w:pStyle w:val="BodyText"/>
        <w:spacing w:line="480" w:lineRule="auto"/>
        <w:pPrChange w:id="502" w:author="Paolo Cherubini" w:date="2021-02-19T18:49:00Z">
          <w:pPr>
            <w:pStyle w:val="BodyText"/>
          </w:pPr>
        </w:pPrChange>
      </w:pPr>
      <w:r>
        <w:t>Figures S11-S14. Comparison of our approach with traditional methods of identifying climate signals for four species.</w:t>
      </w:r>
    </w:p>
    <w:p w14:paraId="4925A558" w14:textId="77777777" w:rsidR="003F2ACD" w:rsidRDefault="00DA0D81">
      <w:pPr>
        <w:pStyle w:val="BodyText"/>
        <w:spacing w:line="480" w:lineRule="auto"/>
        <w:pPrChange w:id="503" w:author="Paolo Cherubini" w:date="2021-02-19T18:49:00Z">
          <w:pPr>
            <w:pStyle w:val="BodyText"/>
          </w:pPr>
        </w:pPrChange>
      </w:pPr>
      <w:r>
        <w:t xml:space="preserve">Figures S15-S34. </w:t>
      </w:r>
      <w:proofErr w:type="spellStart"/>
      <w:r>
        <w:t>Climwin</w:t>
      </w:r>
      <w:proofErr w:type="spellEnd"/>
      <w:r>
        <w:t xml:space="preserve"> output for water and temperature variable groups at all sites.</w:t>
      </w:r>
    </w:p>
    <w:p w14:paraId="44450A05" w14:textId="77777777" w:rsidR="003F2ACD" w:rsidRDefault="00DA0D81">
      <w:pPr>
        <w:pStyle w:val="BodyText"/>
        <w:spacing w:line="480" w:lineRule="auto"/>
        <w:pPrChange w:id="504" w:author="Paolo Cherubini" w:date="2021-02-19T18:49:00Z">
          <w:pPr>
            <w:pStyle w:val="BodyText"/>
          </w:pPr>
        </w:pPrChange>
      </w:pPr>
      <w:r>
        <w:t xml:space="preserve">Figures S35-S54. Best GLS models </w:t>
      </w:r>
      <w:proofErr w:type="spellStart"/>
      <w:r>
        <w:t>models</w:t>
      </w:r>
      <w:proofErr w:type="spellEnd"/>
      <w:r>
        <w:t xml:space="preserve"> excluding and including year for all sites.</w:t>
      </w:r>
    </w:p>
    <w:p w14:paraId="279E2E9F" w14:textId="77777777" w:rsidR="003F2ACD" w:rsidRDefault="00DA0D81">
      <w:pPr>
        <w:pStyle w:val="BodyText"/>
        <w:spacing w:line="480" w:lineRule="auto"/>
        <w:pPrChange w:id="505" w:author="Paolo Cherubini" w:date="2021-02-19T18:49:00Z">
          <w:pPr>
            <w:pStyle w:val="BodyText"/>
          </w:pPr>
        </w:pPrChange>
      </w:pPr>
      <w:r>
        <w:t>Figure S55. Climate responses at SC before and after 1970.</w:t>
      </w:r>
    </w:p>
    <w:p w14:paraId="7A6F4434" w14:textId="77777777" w:rsidR="003F2ACD" w:rsidRDefault="00DA0D81">
      <w:pPr>
        <w:pStyle w:val="BodyText"/>
        <w:spacing w:line="480" w:lineRule="auto"/>
        <w:pPrChange w:id="506" w:author="Paolo Cherubini" w:date="2021-02-19T18:49:00Z">
          <w:pPr>
            <w:pStyle w:val="BodyText"/>
          </w:pPr>
        </w:pPrChange>
      </w:pPr>
      <w:r>
        <w:t xml:space="preserve">Figure S56. All </w:t>
      </w:r>
      <w:proofErr w:type="spellStart"/>
      <w:r>
        <w:t>signficant</w:t>
      </w:r>
      <w:proofErr w:type="spellEnd"/>
      <w:r>
        <w:t xml:space="preserve">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199872CF" w14:textId="77777777" w:rsidR="003F2ACD" w:rsidRDefault="00DA0D81">
      <w:pPr>
        <w:pStyle w:val="BodyText"/>
        <w:spacing w:line="480" w:lineRule="auto"/>
        <w:pPrChange w:id="507" w:author="Paolo Cherubini" w:date="2021-02-19T18:49:00Z">
          <w:pPr>
            <w:pStyle w:val="BodyText"/>
          </w:pPr>
        </w:pPrChange>
      </w:pPr>
      <w:r>
        <w:t xml:space="preserve">Figure S57. All </w:t>
      </w:r>
      <w:proofErr w:type="spellStart"/>
      <w:r>
        <w:t>signficant</w:t>
      </w:r>
      <w:proofErr w:type="spellEnd"/>
      <w:r>
        <w:t xml:space="preserve">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087922AE" w14:textId="77777777" w:rsidR="003F2ACD" w:rsidRDefault="00DA0D81">
      <w:pPr>
        <w:pStyle w:val="BodyText"/>
        <w:spacing w:line="480" w:lineRule="auto"/>
        <w:pPrChange w:id="508" w:author="Paolo Cherubini" w:date="2021-02-19T18:49:00Z">
          <w:pPr>
            <w:pStyle w:val="BodyText"/>
          </w:pPr>
        </w:pPrChange>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2A341885" w14:textId="77777777" w:rsidR="003F2ACD" w:rsidRDefault="00DA0D81">
      <w:pPr>
        <w:pStyle w:val="Heading1"/>
        <w:spacing w:line="480" w:lineRule="auto"/>
        <w:pPrChange w:id="509" w:author="Paolo Cherubini" w:date="2021-02-19T18:49:00Z">
          <w:pPr>
            <w:pStyle w:val="Heading1"/>
          </w:pPr>
        </w:pPrChange>
      </w:pPr>
      <w:bookmarkStart w:id="510" w:name="References"/>
      <w:bookmarkEnd w:id="490"/>
      <w:r>
        <w:lastRenderedPageBreak/>
        <w:t>References</w:t>
      </w:r>
    </w:p>
    <w:p w14:paraId="2B9D7FB5" w14:textId="77777777" w:rsidR="003F2ACD" w:rsidRDefault="00DA0D81">
      <w:pPr>
        <w:pStyle w:val="Bibliography"/>
        <w:spacing w:line="480" w:lineRule="auto"/>
        <w:pPrChange w:id="511" w:author="Paolo Cherubini" w:date="2021-02-19T18:49:00Z">
          <w:pPr>
            <w:pStyle w:val="Bibliography"/>
          </w:pPr>
        </w:pPrChange>
      </w:pPr>
      <w:bookmarkStart w:id="512" w:name="ref-alexander_potential_2019"/>
      <w:bookmarkStart w:id="513" w:name="refs"/>
      <w:r>
        <w:t xml:space="preserve">Alexander, M. R., Pearl, J. K., Bishop, D. A., Cook, E. R., </w:t>
      </w:r>
      <w:proofErr w:type="spellStart"/>
      <w:r>
        <w:t>Anchukaitis</w:t>
      </w:r>
      <w:proofErr w:type="spellEnd"/>
      <w:r>
        <w:t xml:space="preserve">,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r>
        <w:fldChar w:fldCharType="begin"/>
      </w:r>
      <w:r>
        <w:instrText xml:space="preserve"> HYPERLINK "https://doi.org/10.1017/qua.2019.33" \h </w:instrText>
      </w:r>
      <w:r>
        <w:fldChar w:fldCharType="separate"/>
      </w:r>
      <w:r>
        <w:rPr>
          <w:rStyle w:val="Hyperlink"/>
        </w:rPr>
        <w:t>https://doi.org/10.1017/qua.2019.33</w:t>
      </w:r>
      <w:r>
        <w:rPr>
          <w:rStyle w:val="Hyperlink"/>
        </w:rPr>
        <w:fldChar w:fldCharType="end"/>
      </w:r>
    </w:p>
    <w:p w14:paraId="543910FA" w14:textId="77777777" w:rsidR="003F2ACD" w:rsidRDefault="00DA0D81">
      <w:pPr>
        <w:pStyle w:val="Bibliography"/>
        <w:spacing w:line="480" w:lineRule="auto"/>
        <w:pPrChange w:id="514" w:author="Paolo Cherubini" w:date="2021-02-19T18:49:00Z">
          <w:pPr>
            <w:pStyle w:val="Bibliography"/>
          </w:pPr>
        </w:pPrChange>
      </w:pPr>
      <w:bookmarkStart w:id="515" w:name="ref-alexander_relative_2018"/>
      <w:bookmarkEnd w:id="512"/>
      <w:r>
        <w:t xml:space="preserve">Alexander, M. R., Rollinson, C. R., </w:t>
      </w:r>
      <w:proofErr w:type="spellStart"/>
      <w:r>
        <w:t>Babst</w:t>
      </w:r>
      <w:proofErr w:type="spellEnd"/>
      <w:r>
        <w:t xml:space="preserve">, F., </w:t>
      </w:r>
      <w:proofErr w:type="spellStart"/>
      <w:r>
        <w:t>Trouet</w:t>
      </w:r>
      <w:proofErr w:type="spellEnd"/>
      <w:r>
        <w:t xml:space="preserve">,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r>
        <w:fldChar w:fldCharType="begin"/>
      </w:r>
      <w:r>
        <w:instrText xml:space="preserve"> HYPERLINK "https://doi.org/10.1007/s00468-017-1629-0" \h </w:instrText>
      </w:r>
      <w:r>
        <w:fldChar w:fldCharType="separate"/>
      </w:r>
      <w:r>
        <w:rPr>
          <w:rStyle w:val="Hyperlink"/>
        </w:rPr>
        <w:t>https://doi.org/10.1007/s00468-017-1629-0</w:t>
      </w:r>
      <w:r>
        <w:rPr>
          <w:rStyle w:val="Hyperlink"/>
        </w:rPr>
        <w:fldChar w:fldCharType="end"/>
      </w:r>
    </w:p>
    <w:p w14:paraId="2C4D38F0" w14:textId="77777777" w:rsidR="003F2ACD" w:rsidRDefault="00DA0D81">
      <w:pPr>
        <w:pStyle w:val="Bibliography"/>
        <w:spacing w:line="480" w:lineRule="auto"/>
        <w:pPrChange w:id="516" w:author="Paolo Cherubini" w:date="2021-02-19T18:49:00Z">
          <w:pPr>
            <w:pStyle w:val="Bibliography"/>
          </w:pPr>
        </w:pPrChange>
      </w:pPr>
      <w:bookmarkStart w:id="517" w:name="ref-alfaro-sanchez_growth_2017"/>
      <w:bookmarkEnd w:id="515"/>
      <w:r>
        <w:t xml:space="preserve">Alfaro-Sánchez, R., Muller-Landau, H. C., Wright, S. J., &amp; </w:t>
      </w:r>
      <w:proofErr w:type="spellStart"/>
      <w:r>
        <w:t>Camarero</w:t>
      </w:r>
      <w:proofErr w:type="spellEnd"/>
      <w:r>
        <w:t xml:space="preserve">, J. J. (2017). Growth and reproduction respond differently to climate in three Neotropical tree species. </w:t>
      </w:r>
      <w:proofErr w:type="spellStart"/>
      <w:r>
        <w:rPr>
          <w:i/>
        </w:rPr>
        <w:t>Oecologia</w:t>
      </w:r>
      <w:proofErr w:type="spellEnd"/>
      <w:r>
        <w:t xml:space="preserve">. </w:t>
      </w:r>
      <w:r>
        <w:fldChar w:fldCharType="begin"/>
      </w:r>
      <w:r>
        <w:instrText xml:space="preserve"> HYPERLINK "https://doi.org/10.1007/s00442-017-3879-3" \h </w:instrText>
      </w:r>
      <w:r>
        <w:fldChar w:fldCharType="separate"/>
      </w:r>
      <w:r>
        <w:rPr>
          <w:rStyle w:val="Hyperlink"/>
        </w:rPr>
        <w:t>https://doi.org/10.1007/s00442-017-3879-3</w:t>
      </w:r>
      <w:r>
        <w:rPr>
          <w:rStyle w:val="Hyperlink"/>
        </w:rPr>
        <w:fldChar w:fldCharType="end"/>
      </w:r>
    </w:p>
    <w:p w14:paraId="298E1B2B" w14:textId="77777777" w:rsidR="003F2ACD" w:rsidRDefault="00DA0D81">
      <w:pPr>
        <w:pStyle w:val="Bibliography"/>
        <w:spacing w:line="480" w:lineRule="auto"/>
        <w:pPrChange w:id="518" w:author="Paolo Cherubini" w:date="2021-02-19T18:49:00Z">
          <w:pPr>
            <w:pStyle w:val="Bibliography"/>
          </w:pPr>
        </w:pPrChange>
      </w:pPr>
      <w:bookmarkStart w:id="519" w:name="ref-amoroso_dendroecology_2017"/>
      <w:bookmarkEnd w:id="517"/>
      <w:r>
        <w:t xml:space="preserve">Amoroso, M. M., Daniels, L., Baker, P. J., &amp; </w:t>
      </w:r>
      <w:proofErr w:type="spellStart"/>
      <w:r>
        <w:t>Camarero</w:t>
      </w:r>
      <w:proofErr w:type="spellEnd"/>
      <w:r>
        <w:t xml:space="preserve">, J. J. (Eds.). (2017). </w:t>
      </w:r>
      <w:r>
        <w:rPr>
          <w:i/>
        </w:rPr>
        <w:t>Dendroecology: Tree-Ring Analyses Applied to Ecological Studies</w:t>
      </w:r>
      <w:r>
        <w:t xml:space="preserve">. Springer International Publishing. </w:t>
      </w:r>
      <w:r>
        <w:fldChar w:fldCharType="begin"/>
      </w:r>
      <w:r>
        <w:instrText xml:space="preserve"> HYPERLINK "https://doi.org/10.1007/978-3-319-61669-8" \h </w:instrText>
      </w:r>
      <w:r>
        <w:fldChar w:fldCharType="separate"/>
      </w:r>
      <w:r>
        <w:rPr>
          <w:rStyle w:val="Hyperlink"/>
        </w:rPr>
        <w:t>https://doi.org/10.1007/978-3-319-61669-8</w:t>
      </w:r>
      <w:r>
        <w:rPr>
          <w:rStyle w:val="Hyperlink"/>
        </w:rPr>
        <w:fldChar w:fldCharType="end"/>
      </w:r>
    </w:p>
    <w:p w14:paraId="4BB4FB24" w14:textId="77777777" w:rsidR="003F2ACD" w:rsidRDefault="00DA0D81">
      <w:pPr>
        <w:pStyle w:val="Bibliography"/>
        <w:spacing w:line="480" w:lineRule="auto"/>
        <w:pPrChange w:id="520" w:author="Paolo Cherubini" w:date="2021-02-19T18:49:00Z">
          <w:pPr>
            <w:pStyle w:val="Bibliography"/>
          </w:pPr>
        </w:pPrChange>
      </w:pPr>
      <w:bookmarkStart w:id="521" w:name="X7472afe191c4e6f910d2bf0bfbf82e114a2f267"/>
      <w:bookmarkEnd w:id="519"/>
      <w:r>
        <w:t xml:space="preserve">Anderson-Teixeira, K., Gonzalez, B., </w:t>
      </w:r>
      <w:proofErr w:type="spellStart"/>
      <w:r>
        <w:t>ForestGEO</w:t>
      </w:r>
      <w:proofErr w:type="spellEnd"/>
      <w:r>
        <w:t>, McGregor, I., Gonzalez-</w:t>
      </w:r>
      <w:proofErr w:type="spellStart"/>
      <w:r>
        <w:t>Akre</w:t>
      </w:r>
      <w:proofErr w:type="spellEnd"/>
      <w:r>
        <w:t xml:space="preserve">, E., </w:t>
      </w:r>
      <w:proofErr w:type="spellStart"/>
      <w:r>
        <w:t>RHelcoski</w:t>
      </w:r>
      <w:proofErr w:type="spellEnd"/>
      <w:r>
        <w:t xml:space="preserve">, Herrmann, V., Kim, A. Y., Terrell, A., &amp; Camerondow35. (2020). </w:t>
      </w:r>
      <w:proofErr w:type="spellStart"/>
      <w:r>
        <w:rPr>
          <w:i/>
        </w:rPr>
        <w:t>Forestgeo</w:t>
      </w:r>
      <w:proofErr w:type="spellEnd"/>
      <w:r>
        <w:rPr>
          <w:i/>
        </w:rPr>
        <w:t>/Climate: Initial release</w:t>
      </w:r>
      <w:r>
        <w:t xml:space="preserve">. </w:t>
      </w:r>
      <w:proofErr w:type="spellStart"/>
      <w:r>
        <w:t>Zenodo</w:t>
      </w:r>
      <w:proofErr w:type="spellEnd"/>
      <w:r>
        <w:t xml:space="preserve">. </w:t>
      </w:r>
      <w:r>
        <w:fldChar w:fldCharType="begin"/>
      </w:r>
      <w:r>
        <w:instrText xml:space="preserve"> HYPERLINK "https://doi.org/10.5281/ZENODO.3958215" \h </w:instrText>
      </w:r>
      <w:r>
        <w:fldChar w:fldCharType="separate"/>
      </w:r>
      <w:r>
        <w:rPr>
          <w:rStyle w:val="Hyperlink"/>
        </w:rPr>
        <w:t>https://doi.org/10.5281/ZENODO.3958215</w:t>
      </w:r>
      <w:r>
        <w:rPr>
          <w:rStyle w:val="Hyperlink"/>
        </w:rPr>
        <w:fldChar w:fldCharType="end"/>
      </w:r>
    </w:p>
    <w:p w14:paraId="79136898" w14:textId="77777777" w:rsidR="003F2ACD" w:rsidRDefault="00DA0D81">
      <w:pPr>
        <w:pStyle w:val="Bibliography"/>
        <w:spacing w:line="480" w:lineRule="auto"/>
        <w:pPrChange w:id="522" w:author="Paolo Cherubini" w:date="2021-02-19T18:49:00Z">
          <w:pPr>
            <w:pStyle w:val="Bibliography"/>
          </w:pPr>
        </w:pPrChange>
      </w:pPr>
      <w:bookmarkStart w:id="523" w:name="X004b0b0adcb3b0fd197baeba21c22fc647d3498"/>
      <w:bookmarkEnd w:id="521"/>
      <w:r>
        <w:t>Anderson-Teixeira, K. J., Davies, S. J., Bennett, A. C., Gonzalez-</w:t>
      </w:r>
      <w:proofErr w:type="spellStart"/>
      <w:r>
        <w:t>Akre</w:t>
      </w:r>
      <w:proofErr w:type="spellEnd"/>
      <w:r>
        <w:t xml:space="preserve">, E. B., Muller-Landau, H. C., Joseph Wright, S., Abu Salim, K., </w:t>
      </w:r>
      <w:proofErr w:type="spellStart"/>
      <w:r>
        <w:t>Almeyda</w:t>
      </w:r>
      <w:proofErr w:type="spellEnd"/>
      <w:r>
        <w:t xml:space="preserve"> Zambrano, A. M., Alonso, A., </w:t>
      </w:r>
      <w:proofErr w:type="spellStart"/>
      <w:r>
        <w:t>Baltzer</w:t>
      </w:r>
      <w:proofErr w:type="spellEnd"/>
      <w:r>
        <w:t xml:space="preserve">, J. L., Basset, Y., Bourg, N. A., Broadbent, E. N., Brockelman, W. Y., </w:t>
      </w:r>
      <w:proofErr w:type="spellStart"/>
      <w:r>
        <w:t>Bunyavejchewin</w:t>
      </w:r>
      <w:proofErr w:type="spellEnd"/>
      <w:r>
        <w:t xml:space="preserve">, S., </w:t>
      </w:r>
      <w:proofErr w:type="spellStart"/>
      <w:r>
        <w:t>Burslem</w:t>
      </w:r>
      <w:proofErr w:type="spellEnd"/>
      <w:r>
        <w:t xml:space="preserve">, D. </w:t>
      </w:r>
      <w:r>
        <w:lastRenderedPageBreak/>
        <w:t>F. R. P., Butt, N., Cao, M., Cardenas, D., … Zimmerman, J. (2015). CTFS-</w:t>
      </w:r>
      <w:proofErr w:type="spellStart"/>
      <w:proofErr w:type="gramStart"/>
      <w:r>
        <w:t>ForestGEO</w:t>
      </w:r>
      <w:proofErr w:type="spellEnd"/>
      <w:r>
        <w:t xml:space="preserve"> :</w:t>
      </w:r>
      <w:proofErr w:type="gramEnd"/>
      <w:r>
        <w:t xml:space="preserve"> A worldwide network monitoring forests in an era of global change. </w:t>
      </w:r>
      <w:r>
        <w:rPr>
          <w:i/>
        </w:rPr>
        <w:t>Global Change Biology</w:t>
      </w:r>
      <w:r>
        <w:t xml:space="preserve">, </w:t>
      </w:r>
      <w:r>
        <w:rPr>
          <w:i/>
        </w:rPr>
        <w:t>21</w:t>
      </w:r>
      <w:r>
        <w:t xml:space="preserve">(2), 528–549. </w:t>
      </w:r>
      <w:r>
        <w:fldChar w:fldCharType="begin"/>
      </w:r>
      <w:r>
        <w:instrText xml:space="preserve"> HYPERLINK "https://doi.org/10.1111/gcb.12712" \h </w:instrText>
      </w:r>
      <w:r>
        <w:fldChar w:fldCharType="separate"/>
      </w:r>
      <w:r>
        <w:rPr>
          <w:rStyle w:val="Hyperlink"/>
        </w:rPr>
        <w:t>https://doi.org/10.1111/gcb.12712</w:t>
      </w:r>
      <w:r>
        <w:rPr>
          <w:rStyle w:val="Hyperlink"/>
        </w:rPr>
        <w:fldChar w:fldCharType="end"/>
      </w:r>
    </w:p>
    <w:p w14:paraId="78A08B39" w14:textId="77777777" w:rsidR="003F2ACD" w:rsidRDefault="00DA0D81">
      <w:pPr>
        <w:pStyle w:val="Bibliography"/>
        <w:spacing w:line="480" w:lineRule="auto"/>
        <w:pPrChange w:id="524" w:author="Paolo Cherubini" w:date="2021-02-19T18:49:00Z">
          <w:pPr>
            <w:pStyle w:val="Bibliography"/>
          </w:pPr>
        </w:pPrChange>
      </w:pPr>
      <w:bookmarkStart w:id="525" w:name="ref-anderson-teixeira_size-related_2015"/>
      <w:bookmarkEnd w:id="523"/>
      <w:r>
        <w:t>Anderson-Teixeira, K. J., McGarvey, J. C., Muller-Landau, H. C., Park, J. Y., Gonzalez-</w:t>
      </w:r>
      <w:proofErr w:type="spellStart"/>
      <w:r>
        <w:t>Akre</w:t>
      </w:r>
      <w:proofErr w:type="spellEnd"/>
      <w:r>
        <w:t xml:space="preserve">, E. B., Herrmann, V., Bennett, A. C., So, C. V., Bourg, N. A., Thompson, J. R., McMahon, S. M., &amp; </w:t>
      </w:r>
      <w:proofErr w:type="spellStart"/>
      <w:r>
        <w:t>McShea</w:t>
      </w:r>
      <w:proofErr w:type="spellEnd"/>
      <w:r>
        <w:t xml:space="preserve">, W. J. (2015). Size-related scaling of tree form and function in a mixed-age forest. </w:t>
      </w:r>
      <w:r>
        <w:rPr>
          <w:i/>
        </w:rPr>
        <w:t>Functional Ecology</w:t>
      </w:r>
      <w:r>
        <w:t xml:space="preserve">, </w:t>
      </w:r>
      <w:r>
        <w:rPr>
          <w:i/>
        </w:rPr>
        <w:t>29</w:t>
      </w:r>
      <w:r>
        <w:t xml:space="preserve">(12), 1587–1602. </w:t>
      </w:r>
      <w:r>
        <w:fldChar w:fldCharType="begin"/>
      </w:r>
      <w:r>
        <w:instrText xml:space="preserve"> HYPERLINK "https://doi.org/10.1111/1365-2435.12470" \h </w:instrText>
      </w:r>
      <w:r>
        <w:fldChar w:fldCharType="separate"/>
      </w:r>
      <w:r>
        <w:rPr>
          <w:rStyle w:val="Hyperlink"/>
        </w:rPr>
        <w:t>https://doi.org/10.1111/1365-2435.12470</w:t>
      </w:r>
      <w:r>
        <w:rPr>
          <w:rStyle w:val="Hyperlink"/>
        </w:rPr>
        <w:fldChar w:fldCharType="end"/>
      </w:r>
    </w:p>
    <w:p w14:paraId="4209FB39" w14:textId="77777777" w:rsidR="003F2ACD" w:rsidRDefault="00DA0D81">
      <w:pPr>
        <w:pStyle w:val="Bibliography"/>
        <w:spacing w:line="480" w:lineRule="auto"/>
        <w:pPrChange w:id="526" w:author="Paolo Cherubini" w:date="2021-02-19T18:49:00Z">
          <w:pPr>
            <w:pStyle w:val="Bibliography"/>
          </w:pPr>
        </w:pPrChange>
      </w:pPr>
      <w:bookmarkStart w:id="527" w:name="ref-babst_when_2018"/>
      <w:bookmarkEnd w:id="525"/>
      <w:proofErr w:type="spellStart"/>
      <w:r>
        <w:t>Babst</w:t>
      </w:r>
      <w:proofErr w:type="spellEnd"/>
      <w:r>
        <w:t xml:space="preserve">, F., </w:t>
      </w:r>
      <w:proofErr w:type="spellStart"/>
      <w:r>
        <w:t>Bodesheim</w:t>
      </w:r>
      <w:proofErr w:type="spellEnd"/>
      <w:r>
        <w:t xml:space="preserve">, P., Charney, N., Friend, A. D., Girardin, M. P., </w:t>
      </w:r>
      <w:proofErr w:type="spellStart"/>
      <w:r>
        <w:t>Klesse</w:t>
      </w:r>
      <w:proofErr w:type="spellEnd"/>
      <w:r>
        <w:t xml:space="preserve">, S., Moore, D. J. P., </w:t>
      </w:r>
      <w:proofErr w:type="spellStart"/>
      <w:r>
        <w:t>Seftigen</w:t>
      </w:r>
      <w:proofErr w:type="spellEnd"/>
      <w:r>
        <w:t xml:space="preserve">, K., Björklund, J., </w:t>
      </w:r>
      <w:proofErr w:type="spellStart"/>
      <w:r>
        <w:t>Bouriaud</w:t>
      </w:r>
      <w:proofErr w:type="spellEnd"/>
      <w:r>
        <w:t xml:space="preserve">, O., Dawson, A., DeRose, R. J., </w:t>
      </w:r>
      <w:proofErr w:type="spellStart"/>
      <w:r>
        <w:t>Dietze</w:t>
      </w:r>
      <w:proofErr w:type="spellEnd"/>
      <w:r>
        <w:t xml:space="preserve">, M. C., </w:t>
      </w:r>
      <w:proofErr w:type="spellStart"/>
      <w:r>
        <w:t>Eckes</w:t>
      </w:r>
      <w:proofErr w:type="spellEnd"/>
      <w:r>
        <w:t xml:space="preserve">, A. H., </w:t>
      </w:r>
      <w:proofErr w:type="spellStart"/>
      <w:r>
        <w:t>Enquist</w:t>
      </w:r>
      <w:proofErr w:type="spellEnd"/>
      <w:r>
        <w:t xml:space="preserve">, B., Frank, D. C., </w:t>
      </w:r>
      <w:proofErr w:type="spellStart"/>
      <w:r>
        <w:t>Mahecha</w:t>
      </w:r>
      <w:proofErr w:type="spellEnd"/>
      <w:r>
        <w:t xml:space="preserve">, M. D., Poulter, B., Record, S., … Evans, M. E. K. (2018). When tree rings go global: Challenges and opportunities for retro- and prospective insight. </w:t>
      </w:r>
      <w:r>
        <w:rPr>
          <w:i/>
        </w:rPr>
        <w:t>Quaternary Science Reviews</w:t>
      </w:r>
      <w:r>
        <w:t xml:space="preserve">, </w:t>
      </w:r>
      <w:r>
        <w:rPr>
          <w:i/>
        </w:rPr>
        <w:t>197</w:t>
      </w:r>
      <w:r>
        <w:t xml:space="preserve">, 1–20. </w:t>
      </w:r>
      <w:r>
        <w:fldChar w:fldCharType="begin"/>
      </w:r>
      <w:r>
        <w:instrText xml:space="preserve"> HYPERLINK "https://doi.org/10.1016/j.quascirev.2018.07.009" \h </w:instrText>
      </w:r>
      <w:r>
        <w:fldChar w:fldCharType="separate"/>
      </w:r>
      <w:r>
        <w:rPr>
          <w:rStyle w:val="Hyperlink"/>
        </w:rPr>
        <w:t>https://doi.org/10.1016/j.quascirev.2018.07.009</w:t>
      </w:r>
      <w:r>
        <w:rPr>
          <w:rStyle w:val="Hyperlink"/>
        </w:rPr>
        <w:fldChar w:fldCharType="end"/>
      </w:r>
    </w:p>
    <w:p w14:paraId="13F79ABE" w14:textId="77777777" w:rsidR="003F2ACD" w:rsidRDefault="00DA0D81">
      <w:pPr>
        <w:pStyle w:val="Bibliography"/>
        <w:spacing w:line="480" w:lineRule="auto"/>
        <w:pPrChange w:id="528" w:author="Paolo Cherubini" w:date="2021-02-19T18:49:00Z">
          <w:pPr>
            <w:pStyle w:val="Bibliography"/>
          </w:pPr>
        </w:pPrChange>
      </w:pPr>
      <w:bookmarkStart w:id="529" w:name="ref-babst_twentieth_2019"/>
      <w:bookmarkEnd w:id="527"/>
      <w:proofErr w:type="spellStart"/>
      <w:r>
        <w:t>Babst</w:t>
      </w:r>
      <w:proofErr w:type="spellEnd"/>
      <w:r>
        <w:t xml:space="preserve">, F., </w:t>
      </w:r>
      <w:proofErr w:type="spellStart"/>
      <w:r>
        <w:t>Bouriaud</w:t>
      </w:r>
      <w:proofErr w:type="spellEnd"/>
      <w:r>
        <w:t xml:space="preserve">, O., Poulter, B., </w:t>
      </w:r>
      <w:proofErr w:type="spellStart"/>
      <w:r>
        <w:t>Trouet</w:t>
      </w:r>
      <w:proofErr w:type="spellEnd"/>
      <w:r>
        <w:t xml:space="preserve">, V., Girardin, M. P., &amp; Frank, D. C. (2019). Twentieth century redistribution in climatic drivers of global tree growth. </w:t>
      </w:r>
      <w:r>
        <w:rPr>
          <w:i/>
        </w:rPr>
        <w:t>Science Advances</w:t>
      </w:r>
      <w:r>
        <w:t xml:space="preserve">, </w:t>
      </w:r>
      <w:r>
        <w:rPr>
          <w:i/>
        </w:rPr>
        <w:t>5</w:t>
      </w:r>
      <w:r>
        <w:t xml:space="preserve">(1), eaat4313. </w:t>
      </w:r>
      <w:r>
        <w:fldChar w:fldCharType="begin"/>
      </w:r>
      <w:r>
        <w:instrText xml:space="preserve"> HYPERLINK "https://doi.org/10.1126/sciadv.aat4313" \h </w:instrText>
      </w:r>
      <w:r>
        <w:fldChar w:fldCharType="separate"/>
      </w:r>
      <w:r>
        <w:rPr>
          <w:rStyle w:val="Hyperlink"/>
        </w:rPr>
        <w:t>https://doi.org/10.1126/sciadv.aat4313</w:t>
      </w:r>
      <w:r>
        <w:rPr>
          <w:rStyle w:val="Hyperlink"/>
        </w:rPr>
        <w:fldChar w:fldCharType="end"/>
      </w:r>
    </w:p>
    <w:p w14:paraId="1CF8271E" w14:textId="77777777" w:rsidR="003F2ACD" w:rsidRDefault="00DA0D81">
      <w:pPr>
        <w:pStyle w:val="Bibliography"/>
        <w:spacing w:line="480" w:lineRule="auto"/>
        <w:pPrChange w:id="530" w:author="Paolo Cherubini" w:date="2021-02-19T18:49:00Z">
          <w:pPr>
            <w:pStyle w:val="Bibliography"/>
          </w:pPr>
        </w:pPrChange>
      </w:pPr>
      <w:bookmarkStart w:id="531" w:name="ref-banbury_morgan_global_nodate"/>
      <w:bookmarkEnd w:id="529"/>
      <w:r>
        <w:t xml:space="preserve">Banbury Morgan, B., Herrmann, V., </w:t>
      </w:r>
      <w:proofErr w:type="spellStart"/>
      <w:r>
        <w:t>Kunert</w:t>
      </w:r>
      <w:proofErr w:type="spellEnd"/>
      <w:r>
        <w:t>, N., Bond-</w:t>
      </w:r>
      <w:proofErr w:type="spellStart"/>
      <w:r>
        <w:t>Lamberty</w:t>
      </w:r>
      <w:proofErr w:type="spellEnd"/>
      <w:r>
        <w:t xml:space="preserve">, B., Muller-Landau, H. C., &amp; Anderson-Teixeira, K. J. (in press). Global patterns of forest autotrophic carbon fluxes. </w:t>
      </w:r>
      <w:r>
        <w:rPr>
          <w:i/>
        </w:rPr>
        <w:t>Global Change Biology</w:t>
      </w:r>
      <w:r>
        <w:t>.</w:t>
      </w:r>
    </w:p>
    <w:p w14:paraId="7701774C" w14:textId="77777777" w:rsidR="003F2ACD" w:rsidRDefault="00DA0D81">
      <w:pPr>
        <w:pStyle w:val="Bibliography"/>
        <w:spacing w:line="480" w:lineRule="auto"/>
        <w:pPrChange w:id="532" w:author="Paolo Cherubini" w:date="2021-02-19T18:49:00Z">
          <w:pPr>
            <w:pStyle w:val="Bibliography"/>
          </w:pPr>
        </w:pPrChange>
      </w:pPr>
      <w:bookmarkStart w:id="533" w:name="ref-beedlow_importance_2013"/>
      <w:bookmarkEnd w:id="531"/>
      <w:proofErr w:type="spellStart"/>
      <w:r>
        <w:t>Beedlow</w:t>
      </w:r>
      <w:proofErr w:type="spellEnd"/>
      <w:r>
        <w:t xml:space="preserve">, P. A., Lee, E. H., Tingey, D. T., </w:t>
      </w:r>
      <w:proofErr w:type="spellStart"/>
      <w:r>
        <w:t>Waschmann</w:t>
      </w:r>
      <w:proofErr w:type="spellEnd"/>
      <w:r>
        <w:t xml:space="preserve">, R. S., &amp; Burdick, C. A. (2013). The importance of seasonal temperature and moisture patterns on growth of Douglas-fir in western </w:t>
      </w:r>
      <w:r>
        <w:lastRenderedPageBreak/>
        <w:t xml:space="preserve">Oregon, USA. </w:t>
      </w:r>
      <w:r>
        <w:rPr>
          <w:i/>
        </w:rPr>
        <w:t>Agricultural and Forest Meteorology</w:t>
      </w:r>
      <w:r>
        <w:t xml:space="preserve">, </w:t>
      </w:r>
      <w:r>
        <w:rPr>
          <w:i/>
        </w:rPr>
        <w:t>169</w:t>
      </w:r>
      <w:r>
        <w:t xml:space="preserve">, 174–185. </w:t>
      </w:r>
      <w:r>
        <w:fldChar w:fldCharType="begin"/>
      </w:r>
      <w:r>
        <w:instrText xml:space="preserve"> HYPERLINK "https://doi.org/10.1016/j.agrformet.2012.10.010" \h </w:instrText>
      </w:r>
      <w:r>
        <w:fldChar w:fldCharType="separate"/>
      </w:r>
      <w:r>
        <w:rPr>
          <w:rStyle w:val="Hyperlink"/>
        </w:rPr>
        <w:t>https://doi.org/10.1016/j.agrformet.2012.10.010</w:t>
      </w:r>
      <w:r>
        <w:rPr>
          <w:rStyle w:val="Hyperlink"/>
        </w:rPr>
        <w:fldChar w:fldCharType="end"/>
      </w:r>
    </w:p>
    <w:p w14:paraId="0E4A90CE" w14:textId="77777777" w:rsidR="003F2ACD" w:rsidRDefault="00DA0D81">
      <w:pPr>
        <w:pStyle w:val="Bibliography"/>
        <w:spacing w:line="480" w:lineRule="auto"/>
        <w:pPrChange w:id="534" w:author="Paolo Cherubini" w:date="2021-02-19T18:49:00Z">
          <w:pPr>
            <w:pStyle w:val="Bibliography"/>
          </w:pPr>
        </w:pPrChange>
      </w:pPr>
      <w:bookmarkStart w:id="535" w:name="ref-bennett_larger_2015"/>
      <w:bookmarkEnd w:id="533"/>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r>
        <w:fldChar w:fldCharType="begin"/>
      </w:r>
      <w:r>
        <w:instrText xml:space="preserve"> HYPERLINK "https://doi.org/10.1038/nplants.2015.139" \h </w:instrText>
      </w:r>
      <w:r>
        <w:fldChar w:fldCharType="separate"/>
      </w:r>
      <w:r>
        <w:rPr>
          <w:rStyle w:val="Hyperlink"/>
        </w:rPr>
        <w:t>https://doi.org/10.1038/nplants.2015.139</w:t>
      </w:r>
      <w:r>
        <w:rPr>
          <w:rStyle w:val="Hyperlink"/>
        </w:rPr>
        <w:fldChar w:fldCharType="end"/>
      </w:r>
    </w:p>
    <w:p w14:paraId="5DA1DB6B" w14:textId="77777777" w:rsidR="003F2ACD" w:rsidRDefault="00DA0D81">
      <w:pPr>
        <w:pStyle w:val="Bibliography"/>
        <w:spacing w:line="480" w:lineRule="auto"/>
        <w:pPrChange w:id="536" w:author="Paolo Cherubini" w:date="2021-02-19T18:49:00Z">
          <w:pPr>
            <w:pStyle w:val="Bibliography"/>
          </w:pPr>
        </w:pPrChange>
      </w:pPr>
      <w:bookmarkStart w:id="537" w:name="ref-biondi_theory-driven_2008"/>
      <w:bookmarkEnd w:id="535"/>
      <w:r>
        <w:t xml:space="preserve">Biondi, F., &amp; </w:t>
      </w:r>
      <w:proofErr w:type="spellStart"/>
      <w:r>
        <w:t>Qeadan</w:t>
      </w:r>
      <w:proofErr w:type="spellEnd"/>
      <w:r>
        <w:t xml:space="preserve">, F. (2008). A Theory-Driven Approach to Tree-Ring Standardization: Defining the Biological Trend from Expected Basal Area Increment. </w:t>
      </w:r>
      <w:r>
        <w:rPr>
          <w:i/>
        </w:rPr>
        <w:t>Tree-Ring Research</w:t>
      </w:r>
      <w:r>
        <w:t xml:space="preserve">, </w:t>
      </w:r>
      <w:r>
        <w:rPr>
          <w:i/>
        </w:rPr>
        <w:t>64</w:t>
      </w:r>
      <w:r>
        <w:t xml:space="preserve">(2), 81–96. </w:t>
      </w:r>
      <w:r>
        <w:fldChar w:fldCharType="begin"/>
      </w:r>
      <w:r>
        <w:instrText xml:space="preserve"> HYPERLINK "https://doi.org/10.3959/2008-6.1" \h </w:instrText>
      </w:r>
      <w:r>
        <w:fldChar w:fldCharType="separate"/>
      </w:r>
      <w:r>
        <w:rPr>
          <w:rStyle w:val="Hyperlink"/>
        </w:rPr>
        <w:t>https://doi.org/10.3959/2008-6.1</w:t>
      </w:r>
      <w:r>
        <w:rPr>
          <w:rStyle w:val="Hyperlink"/>
        </w:rPr>
        <w:fldChar w:fldCharType="end"/>
      </w:r>
    </w:p>
    <w:p w14:paraId="256B74A2" w14:textId="77777777" w:rsidR="003F2ACD" w:rsidRPr="00B76446" w:rsidRDefault="00DA0D81">
      <w:pPr>
        <w:pStyle w:val="Bibliography"/>
        <w:spacing w:line="480" w:lineRule="auto"/>
        <w:rPr>
          <w:lang w:val="de-CH"/>
          <w:rPrChange w:id="538" w:author="Paolo Cherubini" w:date="2021-02-18T11:49:00Z">
            <w:rPr/>
          </w:rPrChange>
        </w:rPr>
        <w:pPrChange w:id="539" w:author="Paolo Cherubini" w:date="2021-02-19T18:49:00Z">
          <w:pPr>
            <w:pStyle w:val="Bibliography"/>
          </w:pPr>
        </w:pPrChange>
      </w:pPr>
      <w:bookmarkStart w:id="540" w:name="ref-birch_birch_2020"/>
      <w:bookmarkEnd w:id="537"/>
      <w:r>
        <w:t xml:space="preserve">Birch, J. D., DeRose, R. J., &amp; Lutz, J. A. (2020a). Birch - Cedar Breaks National Monument - ABBI - ITRDB UT545. </w:t>
      </w:r>
      <w:r w:rsidRPr="00B76446">
        <w:rPr>
          <w:i/>
          <w:lang w:val="de-CH"/>
          <w:rPrChange w:id="541" w:author="Paolo Cherubini" w:date="2021-02-18T11:49:00Z">
            <w:rPr>
              <w:i/>
            </w:rPr>
          </w:rPrChange>
        </w:rPr>
        <w:t>NOAA NCDC</w:t>
      </w:r>
      <w:r w:rsidRPr="00B76446">
        <w:rPr>
          <w:lang w:val="de-CH"/>
          <w:rPrChange w:id="542" w:author="Paolo Cherubini" w:date="2021-02-18T11:49:00Z">
            <w:rPr/>
          </w:rPrChange>
        </w:rPr>
        <w:t>. https://doi.org/</w:t>
      </w:r>
      <w:r>
        <w:fldChar w:fldCharType="begin"/>
      </w:r>
      <w:r w:rsidRPr="00B76446">
        <w:rPr>
          <w:lang w:val="de-CH"/>
          <w:rPrChange w:id="543" w:author="Paolo Cherubini" w:date="2021-02-18T11:49:00Z">
            <w:rPr/>
          </w:rPrChange>
        </w:rPr>
        <w:instrText xml:space="preserve"> HYPERLINK "https://www.ncdc.noaa.gov/paleo-search/study/31994" \h </w:instrText>
      </w:r>
      <w:r>
        <w:fldChar w:fldCharType="separate"/>
      </w:r>
      <w:r w:rsidRPr="00B76446">
        <w:rPr>
          <w:rStyle w:val="Hyperlink"/>
          <w:lang w:val="de-CH"/>
          <w:rPrChange w:id="544" w:author="Paolo Cherubini" w:date="2021-02-18T11:49:00Z">
            <w:rPr>
              <w:rStyle w:val="Hyperlink"/>
            </w:rPr>
          </w:rPrChange>
        </w:rPr>
        <w:t>https://www.ncdc.noaa.gov/paleo-search/study/31994</w:t>
      </w:r>
      <w:r>
        <w:rPr>
          <w:rStyle w:val="Hyperlink"/>
        </w:rPr>
        <w:fldChar w:fldCharType="end"/>
      </w:r>
    </w:p>
    <w:p w14:paraId="26663FBF" w14:textId="77777777" w:rsidR="003F2ACD" w:rsidRDefault="00DA0D81">
      <w:pPr>
        <w:pStyle w:val="Bibliography"/>
        <w:spacing w:line="480" w:lineRule="auto"/>
        <w:pPrChange w:id="545" w:author="Paolo Cherubini" w:date="2021-02-19T18:49:00Z">
          <w:pPr>
            <w:pStyle w:val="Bibliography"/>
          </w:pPr>
        </w:pPrChange>
      </w:pPr>
      <w:bookmarkStart w:id="546" w:name="ref-birch_birch_2020-2"/>
      <w:bookmarkEnd w:id="540"/>
      <w:r w:rsidRPr="00B76446">
        <w:rPr>
          <w:lang w:val="de-CH"/>
          <w:rPrChange w:id="547" w:author="Paolo Cherubini" w:date="2021-02-18T11:49:00Z">
            <w:rPr/>
          </w:rPrChange>
        </w:rPr>
        <w:t xml:space="preserve">Birch, J. D., </w:t>
      </w:r>
      <w:proofErr w:type="spellStart"/>
      <w:r w:rsidRPr="00B76446">
        <w:rPr>
          <w:lang w:val="de-CH"/>
          <w:rPrChange w:id="548" w:author="Paolo Cherubini" w:date="2021-02-18T11:49:00Z">
            <w:rPr/>
          </w:rPrChange>
        </w:rPr>
        <w:t>DeRose</w:t>
      </w:r>
      <w:proofErr w:type="spellEnd"/>
      <w:r w:rsidRPr="00B76446">
        <w:rPr>
          <w:lang w:val="de-CH"/>
          <w:rPrChange w:id="549" w:author="Paolo Cherubini" w:date="2021-02-18T11:49:00Z">
            <w:rPr/>
          </w:rPrChange>
        </w:rPr>
        <w:t xml:space="preserve">, R. J., &amp; Lutz, J. A. (2020b). </w:t>
      </w:r>
      <w:r>
        <w:t xml:space="preserve">Birch - Cedar Breaks National Monument - PCEN - ITRDB UT546. </w:t>
      </w:r>
      <w:r>
        <w:rPr>
          <w:i/>
        </w:rPr>
        <w:t>NOAA NCDC</w:t>
      </w:r>
      <w:r>
        <w:t>. https://doi.org/</w:t>
      </w:r>
      <w:r>
        <w:fldChar w:fldCharType="begin"/>
      </w:r>
      <w:r>
        <w:instrText xml:space="preserve"> HYPERLINK "https://www.ncdc.noaa.gov/paleo-search/study/31995" \h </w:instrText>
      </w:r>
      <w:r>
        <w:fldChar w:fldCharType="separate"/>
      </w:r>
      <w:r>
        <w:rPr>
          <w:rStyle w:val="Hyperlink"/>
        </w:rPr>
        <w:t>https://www.ncdc.noaa.gov/paleo-search/study/31995</w:t>
      </w:r>
      <w:r>
        <w:rPr>
          <w:rStyle w:val="Hyperlink"/>
        </w:rPr>
        <w:fldChar w:fldCharType="end"/>
      </w:r>
    </w:p>
    <w:p w14:paraId="3BA85482" w14:textId="77777777" w:rsidR="003F2ACD" w:rsidRDefault="00DA0D81">
      <w:pPr>
        <w:pStyle w:val="Bibliography"/>
        <w:spacing w:line="480" w:lineRule="auto"/>
        <w:pPrChange w:id="550" w:author="Paolo Cherubini" w:date="2021-02-19T18:49:00Z">
          <w:pPr>
            <w:pStyle w:val="Bibliography"/>
          </w:pPr>
        </w:pPrChange>
      </w:pPr>
      <w:bookmarkStart w:id="551" w:name="ref-birch_birch_2020-3"/>
      <w:bookmarkEnd w:id="546"/>
      <w:r>
        <w:t xml:space="preserve">Birch, J. D., DeRose, R. J., &amp; Lutz, J. A. (2020c). Birch - Cedar Breaks National Monument - PIFL - ITRDB UT547. </w:t>
      </w:r>
      <w:r>
        <w:rPr>
          <w:i/>
        </w:rPr>
        <w:t>NOAA NCDC</w:t>
      </w:r>
      <w:r>
        <w:t>. https://doi.org/</w:t>
      </w:r>
      <w:r>
        <w:fldChar w:fldCharType="begin"/>
      </w:r>
      <w:r>
        <w:instrText xml:space="preserve"> HYPERLINK "https://www.ncdc.noaa.gov/paleo-search/study/31996" \h </w:instrText>
      </w:r>
      <w:r>
        <w:fldChar w:fldCharType="separate"/>
      </w:r>
      <w:r>
        <w:rPr>
          <w:rStyle w:val="Hyperlink"/>
        </w:rPr>
        <w:t>https://www.ncdc.noaa.gov/paleo-search/study/31996</w:t>
      </w:r>
      <w:r>
        <w:rPr>
          <w:rStyle w:val="Hyperlink"/>
        </w:rPr>
        <w:fldChar w:fldCharType="end"/>
      </w:r>
    </w:p>
    <w:p w14:paraId="43BEDC10" w14:textId="77777777" w:rsidR="003F2ACD" w:rsidRDefault="00DA0D81">
      <w:pPr>
        <w:pStyle w:val="Bibliography"/>
        <w:spacing w:line="480" w:lineRule="auto"/>
        <w:pPrChange w:id="552" w:author="Paolo Cherubini" w:date="2021-02-19T18:49:00Z">
          <w:pPr>
            <w:pStyle w:val="Bibliography"/>
          </w:pPr>
        </w:pPrChange>
      </w:pPr>
      <w:bookmarkStart w:id="553" w:name="ref-birch_birch_2020-4"/>
      <w:bookmarkEnd w:id="551"/>
      <w:r>
        <w:t xml:space="preserve">Birch, J. D., DeRose, R. J., &amp; Lutz, J. A. (2020d). Birch - Cedar Breaks National Monument - PSME - ITRDB UT548. </w:t>
      </w:r>
      <w:r>
        <w:rPr>
          <w:i/>
        </w:rPr>
        <w:t>NOAA NCDC</w:t>
      </w:r>
      <w:r>
        <w:t>. https://doi.org/</w:t>
      </w:r>
      <w:r>
        <w:fldChar w:fldCharType="begin"/>
      </w:r>
      <w:r>
        <w:instrText xml:space="preserve"> HYPERLINK "https://www.ncdc.noaa.gov/paleo-search/study/31997" \h </w:instrText>
      </w:r>
      <w:r>
        <w:fldChar w:fldCharType="separate"/>
      </w:r>
      <w:r>
        <w:rPr>
          <w:rStyle w:val="Hyperlink"/>
        </w:rPr>
        <w:t>https://www.ncdc.noaa.gov/paleo-search/study/31997</w:t>
      </w:r>
      <w:r>
        <w:rPr>
          <w:rStyle w:val="Hyperlink"/>
        </w:rPr>
        <w:fldChar w:fldCharType="end"/>
      </w:r>
    </w:p>
    <w:p w14:paraId="0C0D2DAE" w14:textId="77777777" w:rsidR="003F2ACD" w:rsidRDefault="00DA0D81">
      <w:pPr>
        <w:pStyle w:val="Bibliography"/>
        <w:spacing w:line="480" w:lineRule="auto"/>
        <w:pPrChange w:id="554" w:author="Paolo Cherubini" w:date="2021-02-19T18:49:00Z">
          <w:pPr>
            <w:pStyle w:val="Bibliography"/>
          </w:pPr>
        </w:pPrChange>
      </w:pPr>
      <w:bookmarkStart w:id="555" w:name="ref-bowman_detecting_2013"/>
      <w:bookmarkEnd w:id="553"/>
      <w:r>
        <w:lastRenderedPageBreak/>
        <w:t xml:space="preserve">Bowman, D. M. J. S., </w:t>
      </w:r>
      <w:proofErr w:type="spellStart"/>
      <w:r>
        <w:t>Brienen</w:t>
      </w:r>
      <w:proofErr w:type="spellEnd"/>
      <w:r>
        <w:t xml:space="preserve">, R. J. W., </w:t>
      </w:r>
      <w:proofErr w:type="spellStart"/>
      <w:r>
        <w:t>Gloor</w:t>
      </w:r>
      <w:proofErr w:type="spellEnd"/>
      <w:r>
        <w:t xml:space="preserve">, E., Phillips, O. L., &amp; Prior, L. D. (2013). Detecting trends in tree growth: Not so simple. </w:t>
      </w:r>
      <w:r>
        <w:rPr>
          <w:i/>
        </w:rPr>
        <w:t>Trends in Plant Science</w:t>
      </w:r>
      <w:r>
        <w:t xml:space="preserve">, </w:t>
      </w:r>
      <w:r>
        <w:rPr>
          <w:i/>
        </w:rPr>
        <w:t>18</w:t>
      </w:r>
      <w:r>
        <w:t xml:space="preserve">(1), 11–17. </w:t>
      </w:r>
      <w:r>
        <w:fldChar w:fldCharType="begin"/>
      </w:r>
      <w:r>
        <w:instrText xml:space="preserve"> HYPERLINK "https://doi.org/10.1016/j.tplants.2012.08.005" \h </w:instrText>
      </w:r>
      <w:r>
        <w:fldChar w:fldCharType="separate"/>
      </w:r>
      <w:r>
        <w:rPr>
          <w:rStyle w:val="Hyperlink"/>
        </w:rPr>
        <w:t>https://doi.org/10.1016/j.tplants.2012.08.005</w:t>
      </w:r>
      <w:r>
        <w:rPr>
          <w:rStyle w:val="Hyperlink"/>
        </w:rPr>
        <w:fldChar w:fldCharType="end"/>
      </w:r>
    </w:p>
    <w:p w14:paraId="709E13D8" w14:textId="77777777" w:rsidR="003F2ACD" w:rsidRDefault="00DA0D81">
      <w:pPr>
        <w:pStyle w:val="Bibliography"/>
        <w:spacing w:line="480" w:lineRule="auto"/>
        <w:pPrChange w:id="556" w:author="Paolo Cherubini" w:date="2021-02-19T18:49:00Z">
          <w:pPr>
            <w:pStyle w:val="Bibliography"/>
          </w:pPr>
        </w:pPrChange>
      </w:pPr>
      <w:bookmarkStart w:id="557" w:name="ref-braker_measuring_2002"/>
      <w:bookmarkEnd w:id="555"/>
      <w:proofErr w:type="spellStart"/>
      <w:r>
        <w:t>Bräker</w:t>
      </w:r>
      <w:proofErr w:type="spellEnd"/>
      <w:r>
        <w:t xml:space="preserve">, O. U. (2002). Measuring and data processing in tree-ring </w:t>
      </w:r>
      <w:proofErr w:type="gramStart"/>
      <w:r>
        <w:t>research  a</w:t>
      </w:r>
      <w:proofErr w:type="gramEnd"/>
      <w:r>
        <w:t xml:space="preserve"> methodological introduction. </w:t>
      </w:r>
      <w:proofErr w:type="spellStart"/>
      <w:r>
        <w:rPr>
          <w:i/>
        </w:rPr>
        <w:t>Dendrochronologia</w:t>
      </w:r>
      <w:proofErr w:type="spellEnd"/>
      <w:r>
        <w:t xml:space="preserve">, </w:t>
      </w:r>
      <w:r>
        <w:rPr>
          <w:i/>
        </w:rPr>
        <w:t>20</w:t>
      </w:r>
      <w:r>
        <w:t xml:space="preserve">(1), 203–216. </w:t>
      </w:r>
      <w:r>
        <w:fldChar w:fldCharType="begin"/>
      </w:r>
      <w:r>
        <w:instrText xml:space="preserve"> HYPERLINK "https://doi.org/10.1078/1125-7865-00017" \h </w:instrText>
      </w:r>
      <w:r>
        <w:fldChar w:fldCharType="separate"/>
      </w:r>
      <w:r>
        <w:rPr>
          <w:rStyle w:val="Hyperlink"/>
        </w:rPr>
        <w:t>https://doi.org/10.1078/1125-7865-00017</w:t>
      </w:r>
      <w:r>
        <w:rPr>
          <w:rStyle w:val="Hyperlink"/>
        </w:rPr>
        <w:fldChar w:fldCharType="end"/>
      </w:r>
    </w:p>
    <w:p w14:paraId="7B6C490A" w14:textId="77777777" w:rsidR="003F2ACD" w:rsidRDefault="00DA0D81">
      <w:pPr>
        <w:pStyle w:val="Bibliography"/>
        <w:spacing w:line="480" w:lineRule="auto"/>
        <w:pPrChange w:id="558" w:author="Paolo Cherubini" w:date="2021-02-19T18:49:00Z">
          <w:pPr>
            <w:pStyle w:val="Bibliography"/>
          </w:pPr>
        </w:pPrChange>
      </w:pPr>
      <w:bookmarkStart w:id="559" w:name="ref-brienen_detecting_2012"/>
      <w:bookmarkEnd w:id="557"/>
      <w:proofErr w:type="spellStart"/>
      <w:r>
        <w:t>Brienen</w:t>
      </w:r>
      <w:proofErr w:type="spellEnd"/>
      <w:r>
        <w:t xml:space="preserve">, R. J. W., </w:t>
      </w:r>
      <w:proofErr w:type="spellStart"/>
      <w:r>
        <w:t>Gloor</w:t>
      </w:r>
      <w:proofErr w:type="spellEnd"/>
      <w:r>
        <w:t xml:space="preserve">, E., &amp; </w:t>
      </w:r>
      <w:proofErr w:type="spellStart"/>
      <w:r>
        <w:t>Zuidema</w:t>
      </w:r>
      <w:proofErr w:type="spellEnd"/>
      <w:r>
        <w:t xml:space="preserve">,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r>
        <w:fldChar w:fldCharType="begin"/>
      </w:r>
      <w:r>
        <w:instrText xml:space="preserve"> HYPERLINK "https://doi.org/10.1029/2011GB004143" \h </w:instrText>
      </w:r>
      <w:r>
        <w:fldChar w:fldCharType="separate"/>
      </w:r>
      <w:r>
        <w:rPr>
          <w:rStyle w:val="Hyperlink"/>
        </w:rPr>
        <w:t>https://doi.org/10.1029/2011GB004143</w:t>
      </w:r>
      <w:r>
        <w:rPr>
          <w:rStyle w:val="Hyperlink"/>
        </w:rPr>
        <w:fldChar w:fldCharType="end"/>
      </w:r>
    </w:p>
    <w:p w14:paraId="043B0357" w14:textId="77777777" w:rsidR="003F2ACD" w:rsidRDefault="00DA0D81">
      <w:pPr>
        <w:pStyle w:val="Bibliography"/>
        <w:spacing w:line="480" w:lineRule="auto"/>
        <w:pPrChange w:id="560" w:author="Paolo Cherubini" w:date="2021-02-19T18:49:00Z">
          <w:pPr>
            <w:pStyle w:val="Bibliography"/>
          </w:pPr>
        </w:pPrChange>
      </w:pPr>
      <w:bookmarkStart w:id="561" w:name="ref-brienen_tree_2017"/>
      <w:bookmarkEnd w:id="559"/>
      <w:proofErr w:type="spellStart"/>
      <w:r w:rsidRPr="00B76446">
        <w:rPr>
          <w:lang w:val="de-CH"/>
          <w:rPrChange w:id="562" w:author="Paolo Cherubini" w:date="2021-02-18T11:49:00Z">
            <w:rPr/>
          </w:rPrChange>
        </w:rPr>
        <w:t>Brienen</w:t>
      </w:r>
      <w:proofErr w:type="spellEnd"/>
      <w:r w:rsidRPr="00B76446">
        <w:rPr>
          <w:lang w:val="de-CH"/>
          <w:rPrChange w:id="563" w:author="Paolo Cherubini" w:date="2021-02-18T11:49:00Z">
            <w:rPr/>
          </w:rPrChange>
        </w:rPr>
        <w:t xml:space="preserve">, R. J. W., </w:t>
      </w:r>
      <w:proofErr w:type="spellStart"/>
      <w:r w:rsidRPr="00B76446">
        <w:rPr>
          <w:lang w:val="de-CH"/>
          <w:rPrChange w:id="564" w:author="Paolo Cherubini" w:date="2021-02-18T11:49:00Z">
            <w:rPr/>
          </w:rPrChange>
        </w:rPr>
        <w:t>Gloor</w:t>
      </w:r>
      <w:proofErr w:type="spellEnd"/>
      <w:r w:rsidRPr="00B76446">
        <w:rPr>
          <w:lang w:val="de-CH"/>
          <w:rPrChange w:id="565" w:author="Paolo Cherubini" w:date="2021-02-18T11:49:00Z">
            <w:rPr/>
          </w:rPrChange>
        </w:rPr>
        <w:t xml:space="preserve">, M., &amp; Ziv, G. (2017). </w:t>
      </w:r>
      <w:r>
        <w:t xml:space="preserve">Tree demography dominates long-term growth trends inferred from tree rings. </w:t>
      </w:r>
      <w:r>
        <w:rPr>
          <w:i/>
        </w:rPr>
        <w:t>Global Change Biology</w:t>
      </w:r>
      <w:r>
        <w:t xml:space="preserve">, </w:t>
      </w:r>
      <w:r>
        <w:rPr>
          <w:i/>
        </w:rPr>
        <w:t>23</w:t>
      </w:r>
      <w:r>
        <w:t xml:space="preserve">(2), 474–484. </w:t>
      </w:r>
      <w:r>
        <w:fldChar w:fldCharType="begin"/>
      </w:r>
      <w:r>
        <w:instrText xml:space="preserve"> HYPERLINK "https://doi.org/10.1111/gcb.13410" \h </w:instrText>
      </w:r>
      <w:r>
        <w:fldChar w:fldCharType="separate"/>
      </w:r>
      <w:r>
        <w:rPr>
          <w:rStyle w:val="Hyperlink"/>
        </w:rPr>
        <w:t>https://doi.org/10.1111/gcb.13410</w:t>
      </w:r>
      <w:r>
        <w:rPr>
          <w:rStyle w:val="Hyperlink"/>
        </w:rPr>
        <w:fldChar w:fldCharType="end"/>
      </w:r>
    </w:p>
    <w:p w14:paraId="66FBDA13" w14:textId="77777777" w:rsidR="003F2ACD" w:rsidRDefault="00DA0D81">
      <w:pPr>
        <w:pStyle w:val="Bibliography"/>
        <w:spacing w:line="480" w:lineRule="auto"/>
        <w:pPrChange w:id="566" w:author="Paolo Cherubini" w:date="2021-02-19T18:49:00Z">
          <w:pPr>
            <w:pStyle w:val="Bibliography"/>
          </w:pPr>
        </w:pPrChange>
      </w:pPr>
      <w:bookmarkStart w:id="567" w:name="ref-bumann_assessing_2019"/>
      <w:bookmarkEnd w:id="561"/>
      <w:proofErr w:type="spellStart"/>
      <w:r>
        <w:t>Bumann</w:t>
      </w:r>
      <w:proofErr w:type="spellEnd"/>
      <w:r>
        <w:t xml:space="preserve">, E., </w:t>
      </w:r>
      <w:proofErr w:type="spellStart"/>
      <w:r>
        <w:t>Awada</w:t>
      </w:r>
      <w:proofErr w:type="spellEnd"/>
      <w:r>
        <w:t xml:space="preserve">, T., Wardlow, B., Hayes, M., </w:t>
      </w:r>
      <w:proofErr w:type="spellStart"/>
      <w:r>
        <w:t>Okalebo</w:t>
      </w:r>
      <w:proofErr w:type="spellEnd"/>
      <w:r>
        <w:t xml:space="preserve">, J., </w:t>
      </w:r>
      <w:proofErr w:type="spellStart"/>
      <w:r>
        <w:t>Helzer</w:t>
      </w:r>
      <w:proofErr w:type="spellEnd"/>
      <w:r>
        <w:t xml:space="preserve">, C., </w:t>
      </w:r>
      <w:proofErr w:type="spellStart"/>
      <w:r>
        <w:t>Mazis</w:t>
      </w:r>
      <w:proofErr w:type="spellEnd"/>
      <w:r>
        <w:t xml:space="preserve">, A., Hiller, J., &amp; Cherubini, P. (2019). Assessing responses of </w:t>
      </w:r>
      <w:r>
        <w:rPr>
          <w:i/>
        </w:rPr>
        <w:t>Betula</w:t>
      </w:r>
      <w:r>
        <w:t xml:space="preserve"> </w:t>
      </w:r>
      <w:proofErr w:type="spellStart"/>
      <w:ins w:id="568" w:author="Paolo Cherubini" w:date="2021-02-18T15:37:00Z">
        <w:r w:rsidR="00DB58D9">
          <w:rPr>
            <w:i/>
          </w:rPr>
          <w:t>p</w:t>
        </w:r>
      </w:ins>
      <w:del w:id="569" w:author="Paolo Cherubini" w:date="2021-02-18T15:37:00Z">
        <w:r w:rsidDel="00DB58D9">
          <w:rPr>
            <w:i/>
          </w:rPr>
          <w:delText>P</w:delText>
        </w:r>
      </w:del>
      <w:r>
        <w:rPr>
          <w:i/>
        </w:rPr>
        <w:t>apyrifera</w:t>
      </w:r>
      <w:proofErr w:type="spellEnd"/>
      <w:r>
        <w:t xml:space="preserve"> to climate variability in a remnant population along the Niobrara River Valley in Nebraska, U.S.A., </w:t>
      </w:r>
      <w:ins w:id="570" w:author="Paolo Cherubini" w:date="2021-02-18T15:37:00Z">
        <w:r w:rsidR="00DB58D9">
          <w:t>t</w:t>
        </w:r>
      </w:ins>
      <w:del w:id="571" w:author="Paolo Cherubini" w:date="2021-02-18T15:37:00Z">
        <w:r w:rsidDel="00DB58D9">
          <w:delText>T</w:delText>
        </w:r>
      </w:del>
      <w:r>
        <w:t xml:space="preserve">hrough dendroecological and remote-sensing techniques. </w:t>
      </w:r>
      <w:r>
        <w:rPr>
          <w:i/>
        </w:rPr>
        <w:t>Canadian Journal of Forest Research</w:t>
      </w:r>
      <w:r>
        <w:t xml:space="preserve">, </w:t>
      </w:r>
      <w:r>
        <w:rPr>
          <w:i/>
        </w:rPr>
        <w:t>49</w:t>
      </w:r>
      <w:r>
        <w:t xml:space="preserve">(5), 423–433. </w:t>
      </w:r>
      <w:r>
        <w:fldChar w:fldCharType="begin"/>
      </w:r>
      <w:r>
        <w:instrText xml:space="preserve"> HYPERLINK "https://doi.org/10.1139/cjfr-2018-0206" \h </w:instrText>
      </w:r>
      <w:r>
        <w:fldChar w:fldCharType="separate"/>
      </w:r>
      <w:r>
        <w:rPr>
          <w:rStyle w:val="Hyperlink"/>
        </w:rPr>
        <w:t>https://doi.org/10.1139/cjfr-2018-0206</w:t>
      </w:r>
      <w:r>
        <w:rPr>
          <w:rStyle w:val="Hyperlink"/>
        </w:rPr>
        <w:fldChar w:fldCharType="end"/>
      </w:r>
    </w:p>
    <w:p w14:paraId="66E9F0F4" w14:textId="77777777" w:rsidR="003F2ACD" w:rsidRDefault="00DA0D81">
      <w:pPr>
        <w:pStyle w:val="Bibliography"/>
        <w:spacing w:line="480" w:lineRule="auto"/>
        <w:pPrChange w:id="572" w:author="Paolo Cherubini" w:date="2021-02-19T18:49:00Z">
          <w:pPr>
            <w:pStyle w:val="Bibliography"/>
          </w:pPr>
        </w:pPrChange>
      </w:pPr>
      <w:bookmarkStart w:id="573" w:name="ref-buntgen_2500_2011"/>
      <w:bookmarkEnd w:id="567"/>
      <w:proofErr w:type="spellStart"/>
      <w:r>
        <w:t>Buntgen</w:t>
      </w:r>
      <w:proofErr w:type="spellEnd"/>
      <w:r>
        <w:t xml:space="preserve">, U., </w:t>
      </w:r>
      <w:proofErr w:type="spellStart"/>
      <w:r>
        <w:t>Tegel</w:t>
      </w:r>
      <w:proofErr w:type="spellEnd"/>
      <w:r>
        <w:t xml:space="preserve">, W., </w:t>
      </w:r>
      <w:proofErr w:type="spellStart"/>
      <w:r>
        <w:t>Nicolussi</w:t>
      </w:r>
      <w:proofErr w:type="spellEnd"/>
      <w:r>
        <w:t xml:space="preserve">, K., McCormick, M., Frank, D., </w:t>
      </w:r>
      <w:proofErr w:type="spellStart"/>
      <w:r>
        <w:t>Trouet</w:t>
      </w:r>
      <w:proofErr w:type="spellEnd"/>
      <w:r>
        <w:t xml:space="preserve">, V., Kaplan, J. O., Herzig, F., </w:t>
      </w:r>
      <w:proofErr w:type="spellStart"/>
      <w:r>
        <w:t>Heussner</w:t>
      </w:r>
      <w:proofErr w:type="spellEnd"/>
      <w:r>
        <w:t xml:space="preserve">, K.-U., </w:t>
      </w:r>
      <w:proofErr w:type="spellStart"/>
      <w:r>
        <w:t>Wanner</w:t>
      </w:r>
      <w:proofErr w:type="spellEnd"/>
      <w:r>
        <w:t xml:space="preserve">, H., </w:t>
      </w:r>
      <w:proofErr w:type="spellStart"/>
      <w:r>
        <w:t>Luterbacher</w:t>
      </w:r>
      <w:proofErr w:type="spellEnd"/>
      <w:r>
        <w:t xml:space="preserve">, J., &amp; Esper, J. (2011). 2500 Years of European Climate Variability and Human Susceptibility. </w:t>
      </w:r>
      <w:r>
        <w:rPr>
          <w:i/>
        </w:rPr>
        <w:t>Science</w:t>
      </w:r>
      <w:r>
        <w:t xml:space="preserve">, </w:t>
      </w:r>
      <w:r>
        <w:rPr>
          <w:i/>
        </w:rPr>
        <w:t>331</w:t>
      </w:r>
      <w:r>
        <w:t xml:space="preserve">(6017), 578–582. </w:t>
      </w:r>
      <w:r>
        <w:fldChar w:fldCharType="begin"/>
      </w:r>
      <w:r>
        <w:instrText xml:space="preserve"> HYPERLINK "https://doi.org/10.1126/science.1197175" \h </w:instrText>
      </w:r>
      <w:r>
        <w:fldChar w:fldCharType="separate"/>
      </w:r>
      <w:r>
        <w:rPr>
          <w:rStyle w:val="Hyperlink"/>
        </w:rPr>
        <w:t>https://doi.org/10.1126/science.1197175</w:t>
      </w:r>
      <w:r>
        <w:rPr>
          <w:rStyle w:val="Hyperlink"/>
        </w:rPr>
        <w:fldChar w:fldCharType="end"/>
      </w:r>
    </w:p>
    <w:p w14:paraId="37CDA99E" w14:textId="77777777" w:rsidR="003F2ACD" w:rsidRDefault="00DA0D81">
      <w:pPr>
        <w:pStyle w:val="Bibliography"/>
        <w:spacing w:line="480" w:lineRule="auto"/>
        <w:pPrChange w:id="574" w:author="Paolo Cherubini" w:date="2021-02-19T18:49:00Z">
          <w:pPr>
            <w:pStyle w:val="Bibliography"/>
          </w:pPr>
        </w:pPrChange>
      </w:pPr>
      <w:bookmarkStart w:id="575" w:name="ref-cailleret_synthesis_2017"/>
      <w:bookmarkEnd w:id="573"/>
      <w:proofErr w:type="spellStart"/>
      <w:r>
        <w:lastRenderedPageBreak/>
        <w:t>Cailleret</w:t>
      </w:r>
      <w:proofErr w:type="spellEnd"/>
      <w:r>
        <w:t xml:space="preserve">, M., Jansen, S., Robert, E. M. R., Desoto, L., </w:t>
      </w:r>
      <w:proofErr w:type="spellStart"/>
      <w:r>
        <w:t>Aakala</w:t>
      </w:r>
      <w:proofErr w:type="spellEnd"/>
      <w:r>
        <w:t xml:space="preserve">, T., </w:t>
      </w:r>
      <w:proofErr w:type="spellStart"/>
      <w:r>
        <w:t>Antos</w:t>
      </w:r>
      <w:proofErr w:type="spellEnd"/>
      <w:r>
        <w:t xml:space="preserve">, J. A., </w:t>
      </w:r>
      <w:proofErr w:type="spellStart"/>
      <w:r>
        <w:t>Beikircher</w:t>
      </w:r>
      <w:proofErr w:type="spellEnd"/>
      <w:r>
        <w:t xml:space="preserve">, B., Bigler, C., </w:t>
      </w:r>
      <w:proofErr w:type="spellStart"/>
      <w:r>
        <w:t>Bugmann</w:t>
      </w:r>
      <w:proofErr w:type="spellEnd"/>
      <w:r>
        <w:t xml:space="preserve">, H., </w:t>
      </w:r>
      <w:proofErr w:type="spellStart"/>
      <w:r>
        <w:t>Caccianiga</w:t>
      </w:r>
      <w:proofErr w:type="spellEnd"/>
      <w:r>
        <w:t xml:space="preserve">, M., </w:t>
      </w:r>
      <w:proofErr w:type="spellStart"/>
      <w:r>
        <w:t>Čada</w:t>
      </w:r>
      <w:proofErr w:type="spellEnd"/>
      <w:r>
        <w:t xml:space="preserve">, V., </w:t>
      </w:r>
      <w:proofErr w:type="spellStart"/>
      <w:r>
        <w:t>Camarero</w:t>
      </w:r>
      <w:proofErr w:type="spellEnd"/>
      <w:r>
        <w:t xml:space="preserve">, J. J., Cherubini, P., </w:t>
      </w:r>
      <w:proofErr w:type="spellStart"/>
      <w:r>
        <w:t>Cochard</w:t>
      </w:r>
      <w:proofErr w:type="spellEnd"/>
      <w:r>
        <w:t xml:space="preserve">, H., </w:t>
      </w:r>
      <w:proofErr w:type="spellStart"/>
      <w:r>
        <w:t>Coyea</w:t>
      </w:r>
      <w:proofErr w:type="spellEnd"/>
      <w:r>
        <w:t xml:space="preserve">, M. R., </w:t>
      </w:r>
      <w:proofErr w:type="spellStart"/>
      <w:r>
        <w:t>Čufar</w:t>
      </w:r>
      <w:proofErr w:type="spellEnd"/>
      <w:r>
        <w:t xml:space="preserve">, K., Das, A. J., </w:t>
      </w:r>
      <w:proofErr w:type="spellStart"/>
      <w:r>
        <w:t>Davi</w:t>
      </w:r>
      <w:proofErr w:type="spellEnd"/>
      <w:r>
        <w:t xml:space="preserve">, H., </w:t>
      </w:r>
      <w:proofErr w:type="spellStart"/>
      <w:r>
        <w:t>Delzon</w:t>
      </w:r>
      <w:proofErr w:type="spellEnd"/>
      <w:r>
        <w:t>, S., … Martínez-</w:t>
      </w:r>
      <w:proofErr w:type="spellStart"/>
      <w:r>
        <w:t>Vilalta</w:t>
      </w:r>
      <w:proofErr w:type="spellEnd"/>
      <w:r>
        <w:t xml:space="preserve">, J. (2017). A synthesis of radial growth patterns preceding tree mortality. </w:t>
      </w:r>
      <w:r>
        <w:rPr>
          <w:i/>
        </w:rPr>
        <w:t>Global Change Biology</w:t>
      </w:r>
      <w:r>
        <w:t xml:space="preserve">, </w:t>
      </w:r>
      <w:r>
        <w:rPr>
          <w:i/>
        </w:rPr>
        <w:t>23</w:t>
      </w:r>
      <w:r>
        <w:t xml:space="preserve">(4), 1675–1690. </w:t>
      </w:r>
      <w:r>
        <w:fldChar w:fldCharType="begin"/>
      </w:r>
      <w:r>
        <w:instrText xml:space="preserve"> HYPERLINK "https://doi.org/10.1111/gcb.13535" \h </w:instrText>
      </w:r>
      <w:r>
        <w:fldChar w:fldCharType="separate"/>
      </w:r>
      <w:r>
        <w:rPr>
          <w:rStyle w:val="Hyperlink"/>
        </w:rPr>
        <w:t>https://doi.org/10.1111/gcb.13535</w:t>
      </w:r>
      <w:r>
        <w:rPr>
          <w:rStyle w:val="Hyperlink"/>
        </w:rPr>
        <w:fldChar w:fldCharType="end"/>
      </w:r>
    </w:p>
    <w:p w14:paraId="67F0D83B" w14:textId="77777777" w:rsidR="003F2ACD" w:rsidRDefault="00DA0D81">
      <w:pPr>
        <w:pStyle w:val="Bibliography"/>
        <w:spacing w:line="480" w:lineRule="auto"/>
        <w:pPrChange w:id="576" w:author="Paolo Cherubini" w:date="2021-02-19T18:49:00Z">
          <w:pPr>
            <w:pStyle w:val="Bibliography"/>
          </w:pPr>
        </w:pPrChange>
      </w:pPr>
      <w:bookmarkStart w:id="577" w:name="ref-cavin_highest_2017"/>
      <w:bookmarkEnd w:id="575"/>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r>
        <w:fldChar w:fldCharType="begin"/>
      </w:r>
      <w:r>
        <w:instrText xml:space="preserve"> HYPERLINK "https://doi.org/10.1111/gcb.13366" \h </w:instrText>
      </w:r>
      <w:r>
        <w:fldChar w:fldCharType="separate"/>
      </w:r>
      <w:r>
        <w:rPr>
          <w:rStyle w:val="Hyperlink"/>
        </w:rPr>
        <w:t>https://doi.org/10.1111/gcb.13366</w:t>
      </w:r>
      <w:r>
        <w:rPr>
          <w:rStyle w:val="Hyperlink"/>
        </w:rPr>
        <w:fldChar w:fldCharType="end"/>
      </w:r>
    </w:p>
    <w:p w14:paraId="1DA4345D" w14:textId="77777777" w:rsidR="003F2ACD" w:rsidRDefault="00DA0D81">
      <w:pPr>
        <w:pStyle w:val="Bibliography"/>
        <w:spacing w:line="480" w:lineRule="auto"/>
        <w:pPrChange w:id="578" w:author="Paolo Cherubini" w:date="2021-02-19T18:49:00Z">
          <w:pPr>
            <w:pStyle w:val="Bibliography"/>
          </w:pPr>
        </w:pPrChange>
      </w:pPr>
      <w:bookmarkStart w:id="579" w:name="ref-charney_observed_2016"/>
      <w:bookmarkEnd w:id="577"/>
      <w:r>
        <w:t xml:space="preserve">Charney, N. D., </w:t>
      </w:r>
      <w:proofErr w:type="spellStart"/>
      <w:r>
        <w:t>Babst</w:t>
      </w:r>
      <w:proofErr w:type="spellEnd"/>
      <w:r>
        <w:t xml:space="preserve">, F., Poulter, B., Record, S., </w:t>
      </w:r>
      <w:proofErr w:type="spellStart"/>
      <w:r>
        <w:t>Trouet</w:t>
      </w:r>
      <w:proofErr w:type="spellEnd"/>
      <w:r>
        <w:t xml:space="preserve">, V. M., Frank, D., </w:t>
      </w:r>
      <w:proofErr w:type="spellStart"/>
      <w:r>
        <w:t>Enquist</w:t>
      </w:r>
      <w:proofErr w:type="spellEnd"/>
      <w:r>
        <w:t xml:space="preserve">, B. J., &amp; Evans, M. E. K. (2016). Observed forest sensitivity to climate implies large changes in 21st century North American forest growth. </w:t>
      </w:r>
      <w:r>
        <w:rPr>
          <w:i/>
        </w:rPr>
        <w:t>Ecology Letters</w:t>
      </w:r>
      <w:r>
        <w:t xml:space="preserve">, </w:t>
      </w:r>
      <w:r>
        <w:rPr>
          <w:i/>
        </w:rPr>
        <w:t>19</w:t>
      </w:r>
      <w:r>
        <w:t xml:space="preserve">(9), 1119–1128. </w:t>
      </w:r>
      <w:r>
        <w:fldChar w:fldCharType="begin"/>
      </w:r>
      <w:r>
        <w:instrText xml:space="preserve"> HYPERLINK "https://doi.org/10.1111/ele.12650" \h </w:instrText>
      </w:r>
      <w:r>
        <w:fldChar w:fldCharType="separate"/>
      </w:r>
      <w:r>
        <w:rPr>
          <w:rStyle w:val="Hyperlink"/>
        </w:rPr>
        <w:t>https://doi.org/10.1111/ele.12650</w:t>
      </w:r>
      <w:r>
        <w:rPr>
          <w:rStyle w:val="Hyperlink"/>
        </w:rPr>
        <w:fldChar w:fldCharType="end"/>
      </w:r>
    </w:p>
    <w:p w14:paraId="3F79A0F6" w14:textId="77777777" w:rsidR="003F2ACD" w:rsidRDefault="00DA0D81">
      <w:pPr>
        <w:pStyle w:val="Bibliography"/>
        <w:spacing w:line="480" w:lineRule="auto"/>
        <w:pPrChange w:id="580" w:author="Paolo Cherubini" w:date="2021-02-19T18:49:00Z">
          <w:pPr>
            <w:pStyle w:val="Bibliography"/>
          </w:pPr>
        </w:pPrChange>
      </w:pPr>
      <w:bookmarkStart w:id="581" w:name="ref-cherubini_potential_1998"/>
      <w:bookmarkEnd w:id="579"/>
      <w:r>
        <w:t xml:space="preserve">Cherubini, P., </w:t>
      </w:r>
      <w:proofErr w:type="spellStart"/>
      <w:r>
        <w:t>Dobbertin</w:t>
      </w:r>
      <w:proofErr w:type="spellEnd"/>
      <w:r>
        <w:t xml:space="preserve">,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r>
        <w:fldChar w:fldCharType="begin"/>
      </w:r>
      <w:r>
        <w:instrText xml:space="preserve"> HYPERLINK "https://doi.org/10.1016/S0378-1127(98)00242-4" \h </w:instrText>
      </w:r>
      <w:r>
        <w:fldChar w:fldCharType="separate"/>
      </w:r>
      <w:r>
        <w:rPr>
          <w:rStyle w:val="Hyperlink"/>
        </w:rPr>
        <w:t>https://doi.org/10.1016/S0378-1127(98)00242-4</w:t>
      </w:r>
      <w:r>
        <w:rPr>
          <w:rStyle w:val="Hyperlink"/>
        </w:rPr>
        <w:fldChar w:fldCharType="end"/>
      </w:r>
    </w:p>
    <w:p w14:paraId="3820DAA7" w14:textId="77777777" w:rsidR="003F2ACD" w:rsidRDefault="00DA0D81">
      <w:pPr>
        <w:pStyle w:val="Bibliography"/>
        <w:spacing w:line="480" w:lineRule="auto"/>
        <w:pPrChange w:id="582" w:author="Paolo Cherubini" w:date="2021-02-19T18:49:00Z">
          <w:pPr>
            <w:pStyle w:val="Bibliography"/>
          </w:pPr>
        </w:pPrChange>
      </w:pPr>
      <w:bookmarkStart w:id="583" w:name="ref-cook_climate_1989"/>
      <w:bookmarkEnd w:id="581"/>
      <w:r>
        <w:t xml:space="preserve">Cook, E. R., &amp; Johnson, </w:t>
      </w:r>
      <w:proofErr w:type="spellStart"/>
      <w:r>
        <w:t>ArthurH</w:t>
      </w:r>
      <w:proofErr w:type="spellEnd"/>
      <w:r>
        <w:t xml:space="preserve">. (1989). Climate change and forest decline: A review of the red spruce case. </w:t>
      </w:r>
      <w:r>
        <w:rPr>
          <w:i/>
        </w:rPr>
        <w:t>Water, Air, and Soil Pollution</w:t>
      </w:r>
      <w:r>
        <w:t xml:space="preserve">, </w:t>
      </w:r>
      <w:r>
        <w:rPr>
          <w:i/>
        </w:rPr>
        <w:t>48</w:t>
      </w:r>
      <w:r>
        <w:t xml:space="preserve">(1-2). </w:t>
      </w:r>
      <w:r>
        <w:fldChar w:fldCharType="begin"/>
      </w:r>
      <w:r>
        <w:instrText xml:space="preserve"> HYPERLINK "https://doi.org/10.1007/BF00282374" \h </w:instrText>
      </w:r>
      <w:r>
        <w:fldChar w:fldCharType="separate"/>
      </w:r>
      <w:r>
        <w:rPr>
          <w:rStyle w:val="Hyperlink"/>
        </w:rPr>
        <w:t>https://doi.org/10.1007/BF00282374</w:t>
      </w:r>
      <w:r>
        <w:rPr>
          <w:rStyle w:val="Hyperlink"/>
        </w:rPr>
        <w:fldChar w:fldCharType="end"/>
      </w:r>
    </w:p>
    <w:p w14:paraId="5F7117FA" w14:textId="77777777" w:rsidR="003F2ACD" w:rsidRDefault="00DA0D81">
      <w:pPr>
        <w:pStyle w:val="Bibliography"/>
        <w:spacing w:line="480" w:lineRule="auto"/>
        <w:pPrChange w:id="584" w:author="Paolo Cherubini" w:date="2021-02-19T18:49:00Z">
          <w:pPr>
            <w:pStyle w:val="Bibliography"/>
          </w:pPr>
        </w:pPrChange>
      </w:pPr>
      <w:bookmarkStart w:id="585" w:name="ref-cook_calculating_1997"/>
      <w:bookmarkEnd w:id="583"/>
      <w:r>
        <w:t xml:space="preserve">Cook, E. R., &amp; Peters, K. (1997). Calculating unbiased tree-ring indices for the study of climatic and environmental change. </w:t>
      </w:r>
      <w:r>
        <w:rPr>
          <w:i/>
        </w:rPr>
        <w:t>The Holocene</w:t>
      </w:r>
      <w:r>
        <w:t xml:space="preserve">, </w:t>
      </w:r>
      <w:r>
        <w:rPr>
          <w:i/>
        </w:rPr>
        <w:t>7</w:t>
      </w:r>
      <w:r>
        <w:t xml:space="preserve">(3), 361–370. </w:t>
      </w:r>
      <w:r>
        <w:fldChar w:fldCharType="begin"/>
      </w:r>
      <w:r>
        <w:instrText xml:space="preserve"> HYPERLINK "https://doi.org/10.1177/095968369700700314" \h </w:instrText>
      </w:r>
      <w:r>
        <w:fldChar w:fldCharType="separate"/>
      </w:r>
      <w:r>
        <w:rPr>
          <w:rStyle w:val="Hyperlink"/>
        </w:rPr>
        <w:t>https://doi.org/10.1177/095968369700700314</w:t>
      </w:r>
      <w:r>
        <w:rPr>
          <w:rStyle w:val="Hyperlink"/>
        </w:rPr>
        <w:fldChar w:fldCharType="end"/>
      </w:r>
    </w:p>
    <w:p w14:paraId="10B1AD76" w14:textId="77777777" w:rsidR="003F2ACD" w:rsidRDefault="00DA0D81">
      <w:pPr>
        <w:pStyle w:val="Bibliography"/>
        <w:spacing w:line="480" w:lineRule="auto"/>
        <w:pPrChange w:id="586" w:author="Paolo Cherubini" w:date="2021-02-19T18:49:00Z">
          <w:pPr>
            <w:pStyle w:val="Bibliography"/>
          </w:pPr>
        </w:pPrChange>
      </w:pPr>
      <w:bookmarkStart w:id="587" w:name="ref-davies_forestgeo_2021"/>
      <w:bookmarkEnd w:id="585"/>
      <w:r>
        <w:lastRenderedPageBreak/>
        <w:t xml:space="preserve">Davies, S. J., </w:t>
      </w:r>
      <w:proofErr w:type="spellStart"/>
      <w:r>
        <w:t>Abiem</w:t>
      </w:r>
      <w:proofErr w:type="spellEnd"/>
      <w:r>
        <w:t xml:space="preserve">, I., Abu Salim, K., Aguilar, S., Allen, D., Alonso, A., Anderson-Teixeira, K., Andrade, A., Arellano, G., Ashton, P. S., Baker, P. J., Baker, M. E., </w:t>
      </w:r>
      <w:proofErr w:type="spellStart"/>
      <w:r>
        <w:t>Baltzer</w:t>
      </w:r>
      <w:proofErr w:type="spellEnd"/>
      <w:r>
        <w:t xml:space="preserve">, J. L., Basset, Y., </w:t>
      </w:r>
      <w:proofErr w:type="spellStart"/>
      <w:r>
        <w:t>Bissiengou</w:t>
      </w:r>
      <w:proofErr w:type="spellEnd"/>
      <w:r>
        <w:t xml:space="preserve">, P., </w:t>
      </w:r>
      <w:proofErr w:type="spellStart"/>
      <w:r>
        <w:t>Bohlman</w:t>
      </w:r>
      <w:proofErr w:type="spellEnd"/>
      <w:r>
        <w:t xml:space="preserve">, S., Bourg, N. A., Brockelman, W. Y., </w:t>
      </w:r>
      <w:proofErr w:type="spellStart"/>
      <w:r>
        <w:t>Bunyavejchewin</w:t>
      </w:r>
      <w:proofErr w:type="spellEnd"/>
      <w:r>
        <w:t xml:space="preserve">, S., … </w:t>
      </w:r>
      <w:proofErr w:type="spellStart"/>
      <w:r>
        <w:t>Zuleta</w:t>
      </w:r>
      <w:proofErr w:type="spellEnd"/>
      <w:r>
        <w:t xml:space="preserve">, D. (2021). </w:t>
      </w:r>
      <w:proofErr w:type="spellStart"/>
      <w:r>
        <w:t>ForestGEO</w:t>
      </w:r>
      <w:proofErr w:type="spellEnd"/>
      <w:r>
        <w:t xml:space="preserve">: Understanding forest diversity and dynamics through a global observatory network. </w:t>
      </w:r>
      <w:r>
        <w:rPr>
          <w:i/>
        </w:rPr>
        <w:t>Biological Conservation</w:t>
      </w:r>
      <w:r>
        <w:t xml:space="preserve">, </w:t>
      </w:r>
      <w:r>
        <w:rPr>
          <w:i/>
        </w:rPr>
        <w:t>253</w:t>
      </w:r>
      <w:r>
        <w:t xml:space="preserve">, 108907. </w:t>
      </w:r>
      <w:r>
        <w:fldChar w:fldCharType="begin"/>
      </w:r>
      <w:r>
        <w:instrText xml:space="preserve"> HYPERLINK "https://doi.org/10.1016/j.biocon.2020.108907" \h </w:instrText>
      </w:r>
      <w:r>
        <w:fldChar w:fldCharType="separate"/>
      </w:r>
      <w:r>
        <w:rPr>
          <w:rStyle w:val="Hyperlink"/>
        </w:rPr>
        <w:t>https://doi.org/10.1016/j.biocon.2020.108907</w:t>
      </w:r>
      <w:r>
        <w:rPr>
          <w:rStyle w:val="Hyperlink"/>
        </w:rPr>
        <w:fldChar w:fldCharType="end"/>
      </w:r>
    </w:p>
    <w:p w14:paraId="0B5840F7" w14:textId="77777777" w:rsidR="003F2ACD" w:rsidRDefault="00DA0D81">
      <w:pPr>
        <w:pStyle w:val="Bibliography"/>
        <w:spacing w:line="480" w:lineRule="auto"/>
        <w:pPrChange w:id="588" w:author="Paolo Cherubini" w:date="2021-02-19T18:49:00Z">
          <w:pPr>
            <w:pStyle w:val="Bibliography"/>
          </w:pPr>
        </w:pPrChange>
      </w:pPr>
      <w:bookmarkStart w:id="589" w:name="ref-davis_forest_2009"/>
      <w:bookmarkEnd w:id="587"/>
      <w:r>
        <w:t xml:space="preserve">Davis, S. C., </w:t>
      </w:r>
      <w:proofErr w:type="spellStart"/>
      <w:r>
        <w:t>Hessl</w:t>
      </w:r>
      <w:proofErr w:type="spellEnd"/>
      <w:r>
        <w:t xml:space="preserve">, A. E., Scott, C. J., Adams, M. B., &amp; Thomas, R. B. (2009). Forest carbon sequestration changes in response to timber harvest. </w:t>
      </w:r>
      <w:r>
        <w:rPr>
          <w:i/>
        </w:rPr>
        <w:t>Forest Ecology and Management</w:t>
      </w:r>
      <w:r>
        <w:t xml:space="preserve">, </w:t>
      </w:r>
      <w:r>
        <w:rPr>
          <w:i/>
        </w:rPr>
        <w:t>258</w:t>
      </w:r>
      <w:r>
        <w:t xml:space="preserve">(9), 2101–2109. </w:t>
      </w:r>
      <w:r>
        <w:fldChar w:fldCharType="begin"/>
      </w:r>
      <w:r>
        <w:instrText xml:space="preserve"> HYPERLINK "https://doi.org/10.1016/j.foreco.2009.08.009" \h </w:instrText>
      </w:r>
      <w:r>
        <w:fldChar w:fldCharType="separate"/>
      </w:r>
      <w:r>
        <w:rPr>
          <w:rStyle w:val="Hyperlink"/>
        </w:rPr>
        <w:t>https://doi.org/10.1016/j.foreco.2009.08.009</w:t>
      </w:r>
      <w:r>
        <w:rPr>
          <w:rStyle w:val="Hyperlink"/>
        </w:rPr>
        <w:fldChar w:fldCharType="end"/>
      </w:r>
    </w:p>
    <w:p w14:paraId="53C106F1" w14:textId="77777777" w:rsidR="003F2ACD" w:rsidRDefault="00DA0D81">
      <w:pPr>
        <w:pStyle w:val="Bibliography"/>
        <w:spacing w:line="480" w:lineRule="auto"/>
        <w:pPrChange w:id="590" w:author="Paolo Cherubini" w:date="2021-02-19T18:49:00Z">
          <w:pPr>
            <w:pStyle w:val="Bibliography"/>
          </w:pPr>
        </w:pPrChange>
      </w:pPr>
      <w:bookmarkStart w:id="591" w:name="ref-dearborn_permafrost_2020"/>
      <w:bookmarkEnd w:id="589"/>
      <w:r>
        <w:t xml:space="preserve">Dearborn, K. D., Wallace, C. A., </w:t>
      </w:r>
      <w:proofErr w:type="spellStart"/>
      <w:r>
        <w:t>Patankar</w:t>
      </w:r>
      <w:proofErr w:type="spellEnd"/>
      <w:r>
        <w:t xml:space="preserve">, R., &amp; </w:t>
      </w:r>
      <w:proofErr w:type="spellStart"/>
      <w:r>
        <w:t>Baltzer</w:t>
      </w:r>
      <w:proofErr w:type="spellEnd"/>
      <w:r>
        <w:t xml:space="preserve">, J. L. (2020). Permafrost thaw in boreal peatlands is rapidly altering forest community composition. </w:t>
      </w:r>
      <w:r>
        <w:rPr>
          <w:i/>
        </w:rPr>
        <w:t>Journal of Ecology</w:t>
      </w:r>
      <w:r>
        <w:t xml:space="preserve">. </w:t>
      </w:r>
      <w:r>
        <w:fldChar w:fldCharType="begin"/>
      </w:r>
      <w:r>
        <w:instrText xml:space="preserve"> HYPERLINK "https://doi.org/10.1111/1365-2745.13569" \h </w:instrText>
      </w:r>
      <w:r>
        <w:fldChar w:fldCharType="separate"/>
      </w:r>
      <w:r>
        <w:rPr>
          <w:rStyle w:val="Hyperlink"/>
        </w:rPr>
        <w:t>https://doi.org/10.1111/1365-2745.13569</w:t>
      </w:r>
      <w:r>
        <w:rPr>
          <w:rStyle w:val="Hyperlink"/>
        </w:rPr>
        <w:fldChar w:fldCharType="end"/>
      </w:r>
    </w:p>
    <w:p w14:paraId="2F3422C5" w14:textId="77777777" w:rsidR="003F2ACD" w:rsidRDefault="00DA0D81">
      <w:pPr>
        <w:pStyle w:val="Bibliography"/>
        <w:spacing w:line="480" w:lineRule="auto"/>
        <w:pPrChange w:id="592" w:author="Paolo Cherubini" w:date="2021-02-19T18:49:00Z">
          <w:pPr>
            <w:pStyle w:val="Bibliography"/>
          </w:pPr>
        </w:pPrChange>
      </w:pPr>
      <w:bookmarkStart w:id="593" w:name="ref-desoto_low_2020"/>
      <w:bookmarkEnd w:id="591"/>
      <w:r>
        <w:t xml:space="preserve">DeSoto, L., </w:t>
      </w:r>
      <w:proofErr w:type="spellStart"/>
      <w:r>
        <w:t>Cailleret</w:t>
      </w:r>
      <w:proofErr w:type="spellEnd"/>
      <w:r>
        <w:t xml:space="preserve">, M., </w:t>
      </w:r>
      <w:proofErr w:type="spellStart"/>
      <w:r>
        <w:t>Sterck</w:t>
      </w:r>
      <w:proofErr w:type="spellEnd"/>
      <w:r>
        <w:t xml:space="preserve">, F., Jansen, S., Kramer, K., Robert, E. M. R., </w:t>
      </w:r>
      <w:proofErr w:type="spellStart"/>
      <w:r>
        <w:t>Aakala</w:t>
      </w:r>
      <w:proofErr w:type="spellEnd"/>
      <w:r>
        <w:t xml:space="preserve">, T., Amoroso, M. M., Bigler, C., </w:t>
      </w:r>
      <w:proofErr w:type="spellStart"/>
      <w:r>
        <w:t>Camarero</w:t>
      </w:r>
      <w:proofErr w:type="spellEnd"/>
      <w:r>
        <w:t xml:space="preserve">, J. J., </w:t>
      </w:r>
      <w:proofErr w:type="spellStart"/>
      <w:r>
        <w:t>Čufar</w:t>
      </w:r>
      <w:proofErr w:type="spellEnd"/>
      <w:r>
        <w:t xml:space="preserve">, K., </w:t>
      </w:r>
      <w:proofErr w:type="spellStart"/>
      <w:r>
        <w:t>Gea-Izquierdo</w:t>
      </w:r>
      <w:proofErr w:type="spellEnd"/>
      <w:r>
        <w:t xml:space="preserve">, G., </w:t>
      </w:r>
      <w:proofErr w:type="spellStart"/>
      <w:r>
        <w:t>Gillner</w:t>
      </w:r>
      <w:proofErr w:type="spellEnd"/>
      <w:r>
        <w:t xml:space="preserve">, S., </w:t>
      </w:r>
      <w:proofErr w:type="spellStart"/>
      <w:r>
        <w:t>Haavik</w:t>
      </w:r>
      <w:proofErr w:type="spellEnd"/>
      <w:r>
        <w:t xml:space="preserve">, L. J., </w:t>
      </w:r>
      <w:proofErr w:type="spellStart"/>
      <w:r>
        <w:t>Hereş</w:t>
      </w:r>
      <w:proofErr w:type="spellEnd"/>
      <w:r>
        <w:t xml:space="preserve">, A.-M., Kane, J. M., </w:t>
      </w:r>
      <w:proofErr w:type="spellStart"/>
      <w:r>
        <w:t>Kharuk</w:t>
      </w:r>
      <w:proofErr w:type="spellEnd"/>
      <w:r>
        <w:t xml:space="preserve">, V. I., </w:t>
      </w:r>
      <w:proofErr w:type="spellStart"/>
      <w:r>
        <w:t>Kitzberger</w:t>
      </w:r>
      <w:proofErr w:type="spellEnd"/>
      <w:r>
        <w:t>, T., Klein, T., … Martínez-</w:t>
      </w:r>
      <w:proofErr w:type="spellStart"/>
      <w:r>
        <w:t>Vilalta</w:t>
      </w:r>
      <w:proofErr w:type="spellEnd"/>
      <w:r>
        <w:t xml:space="preserve">, J. (2020). Low growth resilience to drought is related to future mortality risk in trees. </w:t>
      </w:r>
      <w:r>
        <w:rPr>
          <w:i/>
        </w:rPr>
        <w:t>Nature Communications</w:t>
      </w:r>
      <w:r>
        <w:t xml:space="preserve">, </w:t>
      </w:r>
      <w:r>
        <w:rPr>
          <w:i/>
        </w:rPr>
        <w:t>11</w:t>
      </w:r>
      <w:r>
        <w:t xml:space="preserve">(1). </w:t>
      </w:r>
      <w:r>
        <w:fldChar w:fldCharType="begin"/>
      </w:r>
      <w:r>
        <w:instrText xml:space="preserve"> HYPERLINK "https://doi.org/10.1038/s41467-020-14300-5" \h </w:instrText>
      </w:r>
      <w:r>
        <w:fldChar w:fldCharType="separate"/>
      </w:r>
      <w:r>
        <w:rPr>
          <w:rStyle w:val="Hyperlink"/>
        </w:rPr>
        <w:t>https://doi.org/10.1038/s41467-020-14300-5</w:t>
      </w:r>
      <w:r>
        <w:rPr>
          <w:rStyle w:val="Hyperlink"/>
        </w:rPr>
        <w:fldChar w:fldCharType="end"/>
      </w:r>
    </w:p>
    <w:p w14:paraId="7E26A386" w14:textId="77777777" w:rsidR="003F2ACD" w:rsidRPr="00B76446" w:rsidRDefault="00DA0D81">
      <w:pPr>
        <w:pStyle w:val="Bibliography"/>
        <w:spacing w:line="480" w:lineRule="auto"/>
        <w:rPr>
          <w:lang w:val="de-CH"/>
          <w:rPrChange w:id="594" w:author="Paolo Cherubini" w:date="2021-02-18T11:49:00Z">
            <w:rPr/>
          </w:rPrChange>
        </w:rPr>
        <w:pPrChange w:id="595" w:author="Paolo Cherubini" w:date="2021-02-19T18:49:00Z">
          <w:pPr>
            <w:pStyle w:val="Bibliography"/>
          </w:pPr>
        </w:pPrChange>
      </w:pPr>
      <w:bookmarkStart w:id="596" w:name="ref-dye_comparing_2016"/>
      <w:bookmarkEnd w:id="593"/>
      <w:r>
        <w:t xml:space="preserve">Dye, A., Barker Plotkin, A., Bishop, D., Pederson, N., Poulter, B., &amp; </w:t>
      </w:r>
      <w:proofErr w:type="spellStart"/>
      <w:r>
        <w:t>Hessl</w:t>
      </w:r>
      <w:proofErr w:type="spellEnd"/>
      <w:r>
        <w:t xml:space="preserve">, A. (2016). Comparing tree-ring and permanent plot estimates of aboveground net primary production in three eastern U.S. forests. </w:t>
      </w:r>
      <w:proofErr w:type="spellStart"/>
      <w:r w:rsidRPr="00B76446">
        <w:rPr>
          <w:i/>
          <w:lang w:val="de-CH"/>
          <w:rPrChange w:id="597" w:author="Paolo Cherubini" w:date="2021-02-18T11:49:00Z">
            <w:rPr>
              <w:i/>
            </w:rPr>
          </w:rPrChange>
        </w:rPr>
        <w:t>Ecosphere</w:t>
      </w:r>
      <w:proofErr w:type="spellEnd"/>
      <w:r w:rsidRPr="00B76446">
        <w:rPr>
          <w:lang w:val="de-CH"/>
          <w:rPrChange w:id="598" w:author="Paolo Cherubini" w:date="2021-02-18T11:49:00Z">
            <w:rPr/>
          </w:rPrChange>
        </w:rPr>
        <w:t xml:space="preserve">, </w:t>
      </w:r>
      <w:r w:rsidRPr="00B76446">
        <w:rPr>
          <w:i/>
          <w:lang w:val="de-CH"/>
          <w:rPrChange w:id="599" w:author="Paolo Cherubini" w:date="2021-02-18T11:49:00Z">
            <w:rPr>
              <w:i/>
            </w:rPr>
          </w:rPrChange>
        </w:rPr>
        <w:t>7</w:t>
      </w:r>
      <w:r w:rsidRPr="00B76446">
        <w:rPr>
          <w:lang w:val="de-CH"/>
          <w:rPrChange w:id="600" w:author="Paolo Cherubini" w:date="2021-02-18T11:49:00Z">
            <w:rPr/>
          </w:rPrChange>
        </w:rPr>
        <w:t xml:space="preserve">(9), e01454. </w:t>
      </w:r>
      <w:r>
        <w:fldChar w:fldCharType="begin"/>
      </w:r>
      <w:r w:rsidRPr="00B76446">
        <w:rPr>
          <w:lang w:val="de-CH"/>
          <w:rPrChange w:id="601" w:author="Paolo Cherubini" w:date="2021-02-18T11:49:00Z">
            <w:rPr/>
          </w:rPrChange>
        </w:rPr>
        <w:instrText xml:space="preserve"> HYPERLINK "https://doi.org/10.1002/ecs2.1454" \h </w:instrText>
      </w:r>
      <w:r>
        <w:fldChar w:fldCharType="separate"/>
      </w:r>
      <w:r w:rsidRPr="00B76446">
        <w:rPr>
          <w:rStyle w:val="Hyperlink"/>
          <w:lang w:val="de-CH"/>
          <w:rPrChange w:id="602" w:author="Paolo Cherubini" w:date="2021-02-18T11:49:00Z">
            <w:rPr>
              <w:rStyle w:val="Hyperlink"/>
            </w:rPr>
          </w:rPrChange>
        </w:rPr>
        <w:t>https://doi.org/10.1002/ecs2.1454</w:t>
      </w:r>
      <w:r>
        <w:rPr>
          <w:rStyle w:val="Hyperlink"/>
        </w:rPr>
        <w:fldChar w:fldCharType="end"/>
      </w:r>
    </w:p>
    <w:p w14:paraId="2B5C4238" w14:textId="77777777" w:rsidR="003F2ACD" w:rsidRDefault="00DA0D81">
      <w:pPr>
        <w:pStyle w:val="Bibliography"/>
        <w:spacing w:line="480" w:lineRule="auto"/>
        <w:pPrChange w:id="603" w:author="Paolo Cherubini" w:date="2021-02-19T18:49:00Z">
          <w:pPr>
            <w:pStyle w:val="Bibliography"/>
          </w:pPr>
        </w:pPrChange>
      </w:pPr>
      <w:bookmarkStart w:id="604" w:name="ref-elling_dendroecological_2009"/>
      <w:bookmarkEnd w:id="596"/>
      <w:proofErr w:type="spellStart"/>
      <w:r w:rsidRPr="00B76446">
        <w:rPr>
          <w:lang w:val="de-CH"/>
          <w:rPrChange w:id="605" w:author="Paolo Cherubini" w:date="2021-02-18T11:49:00Z">
            <w:rPr/>
          </w:rPrChange>
        </w:rPr>
        <w:lastRenderedPageBreak/>
        <w:t>Elling</w:t>
      </w:r>
      <w:proofErr w:type="spellEnd"/>
      <w:r w:rsidRPr="00B76446">
        <w:rPr>
          <w:lang w:val="de-CH"/>
          <w:rPrChange w:id="606" w:author="Paolo Cherubini" w:date="2021-02-18T11:49:00Z">
            <w:rPr/>
          </w:rPrChange>
        </w:rPr>
        <w:t xml:space="preserve">, W., Dittmar, C., </w:t>
      </w:r>
      <w:proofErr w:type="spellStart"/>
      <w:r w:rsidRPr="00B76446">
        <w:rPr>
          <w:lang w:val="de-CH"/>
          <w:rPrChange w:id="607" w:author="Paolo Cherubini" w:date="2021-02-18T11:49:00Z">
            <w:rPr/>
          </w:rPrChange>
        </w:rPr>
        <w:t>Pfaffelmoser</w:t>
      </w:r>
      <w:proofErr w:type="spellEnd"/>
      <w:r w:rsidRPr="00B76446">
        <w:rPr>
          <w:lang w:val="de-CH"/>
          <w:rPrChange w:id="608" w:author="Paolo Cherubini" w:date="2021-02-18T11:49:00Z">
            <w:rPr/>
          </w:rPrChange>
        </w:rPr>
        <w:t xml:space="preserve">, K., &amp; Rötzer, T. (2009). </w:t>
      </w:r>
      <w:r>
        <w:t xml:space="preserve">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r>
        <w:fldChar w:fldCharType="begin"/>
      </w:r>
      <w:r>
        <w:instrText xml:space="preserve"> HYPERLINK "https://doi.org/10.1016/j.foreco.2008.10.014" \h </w:instrText>
      </w:r>
      <w:r>
        <w:fldChar w:fldCharType="separate"/>
      </w:r>
      <w:r>
        <w:rPr>
          <w:rStyle w:val="Hyperlink"/>
        </w:rPr>
        <w:t>https://doi.org/10.1016/j.foreco.2008.10.014</w:t>
      </w:r>
      <w:r>
        <w:rPr>
          <w:rStyle w:val="Hyperlink"/>
        </w:rPr>
        <w:fldChar w:fldCharType="end"/>
      </w:r>
    </w:p>
    <w:p w14:paraId="0D651F9C" w14:textId="77777777" w:rsidR="003F2ACD" w:rsidRDefault="00DA0D81">
      <w:pPr>
        <w:pStyle w:val="Bibliography"/>
        <w:spacing w:line="480" w:lineRule="auto"/>
        <w:pPrChange w:id="609" w:author="Paolo Cherubini" w:date="2021-02-19T18:49:00Z">
          <w:pPr>
            <w:pStyle w:val="Bibliography"/>
          </w:pPr>
        </w:pPrChange>
      </w:pPr>
      <w:bookmarkStart w:id="610" w:name="ref-enquist_global_2002"/>
      <w:bookmarkEnd w:id="604"/>
      <w:r w:rsidRPr="00B76446">
        <w:rPr>
          <w:lang w:val="de-CH"/>
          <w:rPrChange w:id="611" w:author="Paolo Cherubini" w:date="2021-02-18T11:49:00Z">
            <w:rPr/>
          </w:rPrChange>
        </w:rPr>
        <w:t xml:space="preserve">Enquist, B. J., &amp; Niklas, K. J. (2002). </w:t>
      </w:r>
      <w:r>
        <w:t xml:space="preserve">Global Allocation Rules for Patterns of Biomass Partitioning in Seed Plants. </w:t>
      </w:r>
      <w:r>
        <w:rPr>
          <w:i/>
        </w:rPr>
        <w:t>Science</w:t>
      </w:r>
      <w:r>
        <w:t xml:space="preserve">, </w:t>
      </w:r>
      <w:r>
        <w:rPr>
          <w:i/>
        </w:rPr>
        <w:t>295</w:t>
      </w:r>
      <w:r>
        <w:t xml:space="preserve">(5559), 1517–1520. </w:t>
      </w:r>
      <w:r>
        <w:fldChar w:fldCharType="begin"/>
      </w:r>
      <w:r>
        <w:instrText xml:space="preserve"> HYPERLINK "https://doi.org/10.1126/science.1066360" \h </w:instrText>
      </w:r>
      <w:r>
        <w:fldChar w:fldCharType="separate"/>
      </w:r>
      <w:r>
        <w:rPr>
          <w:rStyle w:val="Hyperlink"/>
        </w:rPr>
        <w:t>https://doi.org/10.1126/science.1066360</w:t>
      </w:r>
      <w:r>
        <w:rPr>
          <w:rStyle w:val="Hyperlink"/>
        </w:rPr>
        <w:fldChar w:fldCharType="end"/>
      </w:r>
    </w:p>
    <w:p w14:paraId="7B7A5F29" w14:textId="77777777" w:rsidR="003F2ACD" w:rsidRDefault="00DA0D81">
      <w:pPr>
        <w:pStyle w:val="Bibliography"/>
        <w:spacing w:line="480" w:lineRule="auto"/>
        <w:pPrChange w:id="612" w:author="Paolo Cherubini" w:date="2021-02-19T18:49:00Z">
          <w:pPr>
            <w:pStyle w:val="Bibliography"/>
          </w:pPr>
        </w:pPrChange>
      </w:pPr>
      <w:bookmarkStart w:id="613" w:name="ref-esper_divergence_2009"/>
      <w:bookmarkEnd w:id="610"/>
      <w:r>
        <w:t xml:space="preserve">Esper, J., &amp; Frank, D. (2009). Divergence pitfalls in tree-ring research. </w:t>
      </w:r>
      <w:r>
        <w:rPr>
          <w:i/>
        </w:rPr>
        <w:t>Climatic Change</w:t>
      </w:r>
      <w:r>
        <w:t xml:space="preserve">, </w:t>
      </w:r>
      <w:r>
        <w:rPr>
          <w:i/>
        </w:rPr>
        <w:t>94</w:t>
      </w:r>
      <w:r>
        <w:t xml:space="preserve">(3-4), 261–266. </w:t>
      </w:r>
      <w:r>
        <w:fldChar w:fldCharType="begin"/>
      </w:r>
      <w:r>
        <w:instrText xml:space="preserve"> HYPERLINK "https://doi.org/10.1007/s10584-009-9594-2" \h </w:instrText>
      </w:r>
      <w:r>
        <w:fldChar w:fldCharType="separate"/>
      </w:r>
      <w:r>
        <w:rPr>
          <w:rStyle w:val="Hyperlink"/>
        </w:rPr>
        <w:t>https://doi.org/10.1007/s10584-009-9594-2</w:t>
      </w:r>
      <w:r>
        <w:rPr>
          <w:rStyle w:val="Hyperlink"/>
        </w:rPr>
        <w:fldChar w:fldCharType="end"/>
      </w:r>
    </w:p>
    <w:p w14:paraId="20A1B0A4" w14:textId="77777777" w:rsidR="003F2ACD" w:rsidRDefault="00DA0D81">
      <w:pPr>
        <w:pStyle w:val="Bibliography"/>
        <w:spacing w:line="480" w:lineRule="auto"/>
        <w:pPrChange w:id="614" w:author="Paolo Cherubini" w:date="2021-02-19T18:49:00Z">
          <w:pPr>
            <w:pStyle w:val="Bibliography"/>
          </w:pPr>
        </w:pPrChange>
      </w:pPr>
      <w:bookmarkStart w:id="615" w:name="ref-evans_fusing_2017"/>
      <w:bookmarkEnd w:id="613"/>
      <w:r>
        <w:t xml:space="preserve">Evans, M. E. K., Falk, D. A., Arizpe, A., </w:t>
      </w:r>
      <w:proofErr w:type="spellStart"/>
      <w:r>
        <w:t>Swetnam</w:t>
      </w:r>
      <w:proofErr w:type="spellEnd"/>
      <w:r>
        <w:t xml:space="preserve">, T. L., </w:t>
      </w:r>
      <w:proofErr w:type="spellStart"/>
      <w:r>
        <w:t>Babst</w:t>
      </w:r>
      <w:proofErr w:type="spellEnd"/>
      <w:r>
        <w:t xml:space="preserve">, F., &amp; Holsinger, K. E. (2017). Fusing tree-ring and forest inventory data to infer influences on tree growth. </w:t>
      </w:r>
      <w:r>
        <w:rPr>
          <w:i/>
        </w:rPr>
        <w:t>Ecosphere</w:t>
      </w:r>
      <w:r>
        <w:t xml:space="preserve">, </w:t>
      </w:r>
      <w:r>
        <w:rPr>
          <w:i/>
        </w:rPr>
        <w:t>8</w:t>
      </w:r>
      <w:r>
        <w:t xml:space="preserve">(7), e01889. </w:t>
      </w:r>
      <w:r>
        <w:fldChar w:fldCharType="begin"/>
      </w:r>
      <w:r>
        <w:instrText xml:space="preserve"> HYPERLINK "https://doi.org/10.1002/ecs2.1889" \h </w:instrText>
      </w:r>
      <w:r>
        <w:fldChar w:fldCharType="separate"/>
      </w:r>
      <w:r>
        <w:rPr>
          <w:rStyle w:val="Hyperlink"/>
        </w:rPr>
        <w:t>https://doi.org/10.1002/ecs2.1889</w:t>
      </w:r>
      <w:r>
        <w:rPr>
          <w:rStyle w:val="Hyperlink"/>
        </w:rPr>
        <w:fldChar w:fldCharType="end"/>
      </w:r>
    </w:p>
    <w:p w14:paraId="76024A15" w14:textId="77777777" w:rsidR="003F2ACD" w:rsidRDefault="00DA0D81">
      <w:pPr>
        <w:pStyle w:val="Bibliography"/>
        <w:spacing w:line="480" w:lineRule="auto"/>
        <w:pPrChange w:id="616" w:author="Paolo Cherubini" w:date="2021-02-19T18:49:00Z">
          <w:pPr>
            <w:pStyle w:val="Bibliography"/>
          </w:pPr>
        </w:pPrChange>
      </w:pPr>
      <w:bookmarkStart w:id="617" w:name="ref-finzi_carbon_2020"/>
      <w:bookmarkEnd w:id="615"/>
      <w:proofErr w:type="spellStart"/>
      <w:r>
        <w:t>Finzi</w:t>
      </w:r>
      <w:proofErr w:type="spellEnd"/>
      <w:r>
        <w:t xml:space="preserve">, A. C., </w:t>
      </w:r>
      <w:proofErr w:type="spellStart"/>
      <w:r>
        <w:t>Giasson</w:t>
      </w:r>
      <w:proofErr w:type="spellEnd"/>
      <w:r>
        <w:t xml:space="preserve">, M.-A., Plotkin, A. A. B., Aber, J. D., </w:t>
      </w:r>
      <w:proofErr w:type="spellStart"/>
      <w:r>
        <w:t>Boose</w:t>
      </w:r>
      <w:proofErr w:type="spellEnd"/>
      <w:r>
        <w:t xml:space="preserve">, E. R., Davidson, E. A., </w:t>
      </w:r>
      <w:proofErr w:type="spellStart"/>
      <w:r>
        <w:t>Dietze</w:t>
      </w:r>
      <w:proofErr w:type="spellEnd"/>
      <w:r>
        <w:t xml:space="preserve">, M. C., Ellison, A. M., Frey, S. D., Goldman, E., Keenan, T. F., Melillo, J. M., Munger, J. W., </w:t>
      </w:r>
      <w:proofErr w:type="spellStart"/>
      <w:r>
        <w:t>Nadelhoffer</w:t>
      </w:r>
      <w:proofErr w:type="spellEnd"/>
      <w:r>
        <w:t xml:space="preserve">, K. J., </w:t>
      </w:r>
      <w:proofErr w:type="spellStart"/>
      <w:r>
        <w:t>Ollinger</w:t>
      </w:r>
      <w:proofErr w:type="spellEnd"/>
      <w:r>
        <w:t xml:space="preserve">,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r>
        <w:fldChar w:fldCharType="begin"/>
      </w:r>
      <w:r>
        <w:instrText xml:space="preserve"> HYPERLINK "https://doi.org/10.1002/ecm.1423" \h </w:instrText>
      </w:r>
      <w:r>
        <w:fldChar w:fldCharType="separate"/>
      </w:r>
      <w:r>
        <w:rPr>
          <w:rStyle w:val="Hyperlink"/>
        </w:rPr>
        <w:t>https://doi.org/10.1002/ecm.1423</w:t>
      </w:r>
      <w:r>
        <w:rPr>
          <w:rStyle w:val="Hyperlink"/>
        </w:rPr>
        <w:fldChar w:fldCharType="end"/>
      </w:r>
    </w:p>
    <w:p w14:paraId="50E104E9" w14:textId="77777777" w:rsidR="003F2ACD" w:rsidRDefault="00DA0D81">
      <w:pPr>
        <w:pStyle w:val="Bibliography"/>
        <w:spacing w:line="480" w:lineRule="auto"/>
        <w:pPrChange w:id="618" w:author="Paolo Cherubini" w:date="2021-02-19T18:49:00Z">
          <w:pPr>
            <w:pStyle w:val="Bibliography"/>
          </w:pPr>
        </w:pPrChange>
      </w:pPr>
      <w:bookmarkStart w:id="619" w:name="ref-forrester_does_2021"/>
      <w:bookmarkEnd w:id="617"/>
      <w:r>
        <w:t xml:space="preserve">Forrester, D. I. (2021). Does individual-tree biomass growth increase continuously with tree size? </w:t>
      </w:r>
      <w:r>
        <w:rPr>
          <w:i/>
        </w:rPr>
        <w:t>Forest Ecology and Management</w:t>
      </w:r>
      <w:r>
        <w:t xml:space="preserve">, </w:t>
      </w:r>
      <w:r>
        <w:rPr>
          <w:i/>
        </w:rPr>
        <w:t>481</w:t>
      </w:r>
      <w:r>
        <w:t xml:space="preserve">, 118717. </w:t>
      </w:r>
      <w:r>
        <w:fldChar w:fldCharType="begin"/>
      </w:r>
      <w:r>
        <w:instrText xml:space="preserve"> HYPERLINK "https://doi.org/10.1016/j.foreco.2020.118717" \h </w:instrText>
      </w:r>
      <w:r>
        <w:fldChar w:fldCharType="separate"/>
      </w:r>
      <w:r>
        <w:rPr>
          <w:rStyle w:val="Hyperlink"/>
        </w:rPr>
        <w:t>https://doi.org/10.1016/j.foreco.2020.118717</w:t>
      </w:r>
      <w:r>
        <w:rPr>
          <w:rStyle w:val="Hyperlink"/>
        </w:rPr>
        <w:fldChar w:fldCharType="end"/>
      </w:r>
    </w:p>
    <w:p w14:paraId="63862D18" w14:textId="77777777" w:rsidR="003F2ACD" w:rsidRDefault="00DA0D81">
      <w:pPr>
        <w:pStyle w:val="Bibliography"/>
        <w:spacing w:line="480" w:lineRule="auto"/>
        <w:pPrChange w:id="620" w:author="Paolo Cherubini" w:date="2021-02-19T18:49:00Z">
          <w:pPr>
            <w:pStyle w:val="Bibliography"/>
          </w:pPr>
        </w:pPrChange>
      </w:pPr>
      <w:bookmarkStart w:id="621" w:name="ref-foster_predicting_2016"/>
      <w:bookmarkEnd w:id="619"/>
      <w:r>
        <w:lastRenderedPageBreak/>
        <w:t xml:space="preserve">Foster, J. R., Finley, A. O., D’Amato, A. W., Bradford, J. B., &amp; Banerjee, S. (2016). Predicting tree biomass growth in the </w:t>
      </w:r>
      <w:proofErr w:type="spellStart"/>
      <w:r>
        <w:t>temperateboreal</w:t>
      </w:r>
      <w:proofErr w:type="spellEnd"/>
      <w:r>
        <w:t xml:space="preserve"> ecotone: Is tree size, age, competition, or climate response most important? </w:t>
      </w:r>
      <w:r>
        <w:rPr>
          <w:i/>
        </w:rPr>
        <w:t>Global Change Biology</w:t>
      </w:r>
      <w:r>
        <w:t xml:space="preserve">, </w:t>
      </w:r>
      <w:r>
        <w:rPr>
          <w:i/>
        </w:rPr>
        <w:t>22</w:t>
      </w:r>
      <w:r>
        <w:t xml:space="preserve">(6), 2138–2151. </w:t>
      </w:r>
      <w:r>
        <w:fldChar w:fldCharType="begin"/>
      </w:r>
      <w:r>
        <w:instrText xml:space="preserve"> HYPERLINK "https://doi.org/10.1111/gcb.13208" \h </w:instrText>
      </w:r>
      <w:r>
        <w:fldChar w:fldCharType="separate"/>
      </w:r>
      <w:r>
        <w:rPr>
          <w:rStyle w:val="Hyperlink"/>
        </w:rPr>
        <w:t>https://doi.org/10.1111/gcb.13208</w:t>
      </w:r>
      <w:r>
        <w:rPr>
          <w:rStyle w:val="Hyperlink"/>
        </w:rPr>
        <w:fldChar w:fldCharType="end"/>
      </w:r>
    </w:p>
    <w:p w14:paraId="2D7CD261" w14:textId="77777777" w:rsidR="003F2ACD" w:rsidRDefault="00DA0D81">
      <w:pPr>
        <w:pStyle w:val="Bibliography"/>
        <w:spacing w:line="480" w:lineRule="auto"/>
        <w:pPrChange w:id="622" w:author="Paolo Cherubini" w:date="2021-02-19T18:49:00Z">
          <w:pPr>
            <w:pStyle w:val="Bibliography"/>
          </w:pPr>
        </w:pPrChange>
      </w:pPr>
      <w:bookmarkStart w:id="623" w:name="ref-friedlingstein_climatecarbon_2006"/>
      <w:bookmarkEnd w:id="621"/>
      <w:proofErr w:type="spellStart"/>
      <w:r>
        <w:t>Friedlingstein</w:t>
      </w:r>
      <w:proofErr w:type="spellEnd"/>
      <w:r>
        <w:t xml:space="preserve">, P., Cox, P., Betts, R., Bopp, L., von </w:t>
      </w:r>
      <w:proofErr w:type="spellStart"/>
      <w:r>
        <w:t>Bloh</w:t>
      </w:r>
      <w:proofErr w:type="spellEnd"/>
      <w:r>
        <w:t xml:space="preserve">, W., </w:t>
      </w:r>
      <w:proofErr w:type="spellStart"/>
      <w:r>
        <w:t>Brovkin</w:t>
      </w:r>
      <w:proofErr w:type="spellEnd"/>
      <w:r>
        <w:t xml:space="preserve">, V., </w:t>
      </w:r>
      <w:proofErr w:type="spellStart"/>
      <w:r>
        <w:t>Cadule</w:t>
      </w:r>
      <w:proofErr w:type="spellEnd"/>
      <w:r>
        <w:t xml:space="preserve">, P., </w:t>
      </w:r>
      <w:proofErr w:type="spellStart"/>
      <w:r>
        <w:t>Doney</w:t>
      </w:r>
      <w:proofErr w:type="spellEnd"/>
      <w:r>
        <w:t xml:space="preserve">, S., </w:t>
      </w:r>
      <w:proofErr w:type="spellStart"/>
      <w:r>
        <w:t>Eby</w:t>
      </w:r>
      <w:proofErr w:type="spellEnd"/>
      <w:r>
        <w:t xml:space="preserve">, M., Fung, I., </w:t>
      </w:r>
      <w:proofErr w:type="spellStart"/>
      <w:r>
        <w:t>Bala</w:t>
      </w:r>
      <w:proofErr w:type="spellEnd"/>
      <w:r>
        <w:t xml:space="preserve">, G., John, J., Jones, C., </w:t>
      </w:r>
      <w:proofErr w:type="spellStart"/>
      <w:r>
        <w:t>Joos</w:t>
      </w:r>
      <w:proofErr w:type="spellEnd"/>
      <w:r>
        <w:t xml:space="preserve">, F., Kato, T., </w:t>
      </w:r>
      <w:proofErr w:type="spellStart"/>
      <w:r>
        <w:t>Kawamiya</w:t>
      </w:r>
      <w:proofErr w:type="spellEnd"/>
      <w:r>
        <w:t xml:space="preserve">, M., Knorr, W., Lindsay, K., Matthews, H. D., … Zeng, N. (2006). </w:t>
      </w:r>
      <w:proofErr w:type="spellStart"/>
      <w:r>
        <w:t>ClimateCarbon</w:t>
      </w:r>
      <w:proofErr w:type="spellEnd"/>
      <w:r>
        <w:t xml:space="preserve"> Cycle Feedback Analysis: Results from the C4MIP Model Intercomparison. </w:t>
      </w:r>
      <w:r>
        <w:rPr>
          <w:i/>
        </w:rPr>
        <w:t>Journal of Climate</w:t>
      </w:r>
      <w:r>
        <w:t xml:space="preserve">, </w:t>
      </w:r>
      <w:r>
        <w:rPr>
          <w:i/>
        </w:rPr>
        <w:t>19</w:t>
      </w:r>
      <w:r>
        <w:t xml:space="preserve">(14), 3337–3353. </w:t>
      </w:r>
      <w:r>
        <w:fldChar w:fldCharType="begin"/>
      </w:r>
      <w:r>
        <w:instrText xml:space="preserve"> HYPERLINK "https://doi.org/10.1175/JCLI3800.1" \h </w:instrText>
      </w:r>
      <w:r>
        <w:fldChar w:fldCharType="separate"/>
      </w:r>
      <w:r>
        <w:rPr>
          <w:rStyle w:val="Hyperlink"/>
        </w:rPr>
        <w:t>https://doi.org/10.1175/JCLI3800.1</w:t>
      </w:r>
      <w:r>
        <w:rPr>
          <w:rStyle w:val="Hyperlink"/>
        </w:rPr>
        <w:fldChar w:fldCharType="end"/>
      </w:r>
    </w:p>
    <w:p w14:paraId="289F92DB" w14:textId="77777777" w:rsidR="003F2ACD" w:rsidRDefault="00DA0D81">
      <w:pPr>
        <w:pStyle w:val="Bibliography"/>
        <w:spacing w:line="480" w:lineRule="auto"/>
        <w:pPrChange w:id="624" w:author="Paolo Cherubini" w:date="2021-02-19T18:49:00Z">
          <w:pPr>
            <w:pStyle w:val="Bibliography"/>
          </w:pPr>
        </w:pPrChange>
      </w:pPr>
      <w:bookmarkStart w:id="625" w:name="ref-fritts_tree_1976"/>
      <w:bookmarkEnd w:id="623"/>
      <w:r>
        <w:t xml:space="preserve">Fritts, H. C. (1976). </w:t>
      </w:r>
      <w:r>
        <w:rPr>
          <w:i/>
        </w:rPr>
        <w:t>Tree rings and climate</w:t>
      </w:r>
      <w:r>
        <w:t>. Academic Press.</w:t>
      </w:r>
    </w:p>
    <w:p w14:paraId="0CD19734" w14:textId="77777777" w:rsidR="003F2ACD" w:rsidRDefault="00DA0D81">
      <w:pPr>
        <w:pStyle w:val="Bibliography"/>
        <w:spacing w:line="480" w:lineRule="auto"/>
        <w:pPrChange w:id="626" w:author="Paolo Cherubini" w:date="2021-02-19T18:49:00Z">
          <w:pPr>
            <w:pStyle w:val="Bibliography"/>
          </w:pPr>
        </w:pPrChange>
      </w:pPr>
      <w:bookmarkStart w:id="627" w:name="ref-fritts_dendroecology_1989"/>
      <w:bookmarkEnd w:id="625"/>
      <w:r>
        <w:t xml:space="preserve">Fritts, H. C., &amp; </w:t>
      </w:r>
      <w:proofErr w:type="spellStart"/>
      <w:r>
        <w:t>Swetnam</w:t>
      </w:r>
      <w:proofErr w:type="spellEnd"/>
      <w:r>
        <w:t xml:space="preserve">, T. W. (1989). Dendroecology: A Tool for Evaluating Variations in Past and Present Forest Environments. In M. </w:t>
      </w:r>
      <w:proofErr w:type="spellStart"/>
      <w:r>
        <w:t>Begon</w:t>
      </w:r>
      <w:proofErr w:type="spellEnd"/>
      <w:r>
        <w:t xml:space="preserve">, A. H. Fitter, E. D. Ford, &amp; A. </w:t>
      </w:r>
      <w:proofErr w:type="spellStart"/>
      <w:r>
        <w:t>MacFadyen</w:t>
      </w:r>
      <w:proofErr w:type="spellEnd"/>
      <w:r>
        <w:t xml:space="preserve"> (Eds.), </w:t>
      </w:r>
      <w:r>
        <w:rPr>
          <w:i/>
        </w:rPr>
        <w:t>Advances in Ecological Research</w:t>
      </w:r>
      <w:r>
        <w:t xml:space="preserve"> (Vol. 19, pp. 111–188). Academic Press. </w:t>
      </w:r>
      <w:r>
        <w:fldChar w:fldCharType="begin"/>
      </w:r>
      <w:r>
        <w:instrText xml:space="preserve"> HYPERLINK "https://doi.org/10.1016/S0065-2504(08)60158-0" \h </w:instrText>
      </w:r>
      <w:r>
        <w:fldChar w:fldCharType="separate"/>
      </w:r>
      <w:r>
        <w:rPr>
          <w:rStyle w:val="Hyperlink"/>
        </w:rPr>
        <w:t>https://doi.org/10.1016/S0065-2504(08)60158-0</w:t>
      </w:r>
      <w:r>
        <w:rPr>
          <w:rStyle w:val="Hyperlink"/>
        </w:rPr>
        <w:fldChar w:fldCharType="end"/>
      </w:r>
    </w:p>
    <w:p w14:paraId="5FA26FD8" w14:textId="77777777" w:rsidR="003F2ACD" w:rsidRPr="00B76446" w:rsidRDefault="00DA0D81">
      <w:pPr>
        <w:pStyle w:val="Bibliography"/>
        <w:spacing w:line="480" w:lineRule="auto"/>
        <w:rPr>
          <w:lang w:val="de-CH"/>
          <w:rPrChange w:id="628" w:author="Paolo Cherubini" w:date="2021-02-18T11:49:00Z">
            <w:rPr/>
          </w:rPrChange>
        </w:rPr>
        <w:pPrChange w:id="629" w:author="Paolo Cherubini" w:date="2021-02-19T18:49:00Z">
          <w:pPr>
            <w:pStyle w:val="Bibliography"/>
          </w:pPr>
        </w:pPrChange>
      </w:pPr>
      <w:bookmarkStart w:id="630" w:name="ref-gillerot_tree_2020"/>
      <w:bookmarkEnd w:id="627"/>
      <w:proofErr w:type="spellStart"/>
      <w:r>
        <w:t>Gillerot</w:t>
      </w:r>
      <w:proofErr w:type="spellEnd"/>
      <w:r>
        <w:t xml:space="preserve">, L., Forrester, D. I., </w:t>
      </w:r>
      <w:proofErr w:type="spellStart"/>
      <w:r>
        <w:t>Bottero</w:t>
      </w:r>
      <w:proofErr w:type="spellEnd"/>
      <w:r>
        <w:t xml:space="preserve">, A., </w:t>
      </w:r>
      <w:proofErr w:type="spellStart"/>
      <w:r>
        <w:t>Rigling</w:t>
      </w:r>
      <w:proofErr w:type="spellEnd"/>
      <w:r>
        <w:t xml:space="preserve">, A., &amp; Lévesque, M. (2020). Tree </w:t>
      </w:r>
      <w:proofErr w:type="spellStart"/>
      <w:r>
        <w:t>Neighbourhood</w:t>
      </w:r>
      <w:proofErr w:type="spellEnd"/>
      <w:r>
        <w:t xml:space="preserve"> Diversity Has Negligible Effects on Drought Resilience of European Beech, Silver Fir and Norway Spruce. </w:t>
      </w:r>
      <w:proofErr w:type="spellStart"/>
      <w:r w:rsidRPr="00B76446">
        <w:rPr>
          <w:i/>
          <w:lang w:val="de-CH"/>
          <w:rPrChange w:id="631" w:author="Paolo Cherubini" w:date="2021-02-18T11:49:00Z">
            <w:rPr>
              <w:i/>
            </w:rPr>
          </w:rPrChange>
        </w:rPr>
        <w:t>Ecosystems</w:t>
      </w:r>
      <w:proofErr w:type="spellEnd"/>
      <w:r w:rsidRPr="00B76446">
        <w:rPr>
          <w:lang w:val="de-CH"/>
          <w:rPrChange w:id="632" w:author="Paolo Cherubini" w:date="2021-02-18T11:49:00Z">
            <w:rPr/>
          </w:rPrChange>
        </w:rPr>
        <w:t xml:space="preserve">. </w:t>
      </w:r>
      <w:r>
        <w:fldChar w:fldCharType="begin"/>
      </w:r>
      <w:r w:rsidRPr="00B76446">
        <w:rPr>
          <w:lang w:val="de-CH"/>
          <w:rPrChange w:id="633" w:author="Paolo Cherubini" w:date="2021-02-18T11:49:00Z">
            <w:rPr/>
          </w:rPrChange>
        </w:rPr>
        <w:instrText xml:space="preserve"> HYPERLINK "https://doi.org/10.1007/s10021-020-00501-y" \h </w:instrText>
      </w:r>
      <w:r>
        <w:fldChar w:fldCharType="separate"/>
      </w:r>
      <w:r w:rsidRPr="00B76446">
        <w:rPr>
          <w:rStyle w:val="Hyperlink"/>
          <w:lang w:val="de-CH"/>
          <w:rPrChange w:id="634" w:author="Paolo Cherubini" w:date="2021-02-18T11:49:00Z">
            <w:rPr>
              <w:rStyle w:val="Hyperlink"/>
            </w:rPr>
          </w:rPrChange>
        </w:rPr>
        <w:t>https://doi.org/10.1007/s10021-020-00501-y</w:t>
      </w:r>
      <w:r>
        <w:rPr>
          <w:rStyle w:val="Hyperlink"/>
        </w:rPr>
        <w:fldChar w:fldCharType="end"/>
      </w:r>
    </w:p>
    <w:p w14:paraId="75A99605" w14:textId="77777777" w:rsidR="003F2ACD" w:rsidRDefault="00DA0D81">
      <w:pPr>
        <w:pStyle w:val="Bibliography"/>
        <w:spacing w:line="480" w:lineRule="auto"/>
        <w:pPrChange w:id="635" w:author="Paolo Cherubini" w:date="2021-02-19T18:49:00Z">
          <w:pPr>
            <w:pStyle w:val="Bibliography"/>
          </w:pPr>
        </w:pPrChange>
      </w:pPr>
      <w:bookmarkStart w:id="636" w:name="ref-girardin_no_2016"/>
      <w:bookmarkEnd w:id="630"/>
      <w:proofErr w:type="spellStart"/>
      <w:r w:rsidRPr="00B76446">
        <w:rPr>
          <w:lang w:val="de-CH"/>
          <w:rPrChange w:id="637" w:author="Paolo Cherubini" w:date="2021-02-18T11:49:00Z">
            <w:rPr/>
          </w:rPrChange>
        </w:rPr>
        <w:t>Girardin</w:t>
      </w:r>
      <w:proofErr w:type="spellEnd"/>
      <w:r w:rsidRPr="00B76446">
        <w:rPr>
          <w:lang w:val="de-CH"/>
          <w:rPrChange w:id="638" w:author="Paolo Cherubini" w:date="2021-02-18T11:49:00Z">
            <w:rPr/>
          </w:rPrChange>
        </w:rPr>
        <w:t xml:space="preserve">, M. P., </w:t>
      </w:r>
      <w:proofErr w:type="spellStart"/>
      <w:r w:rsidRPr="00B76446">
        <w:rPr>
          <w:lang w:val="de-CH"/>
          <w:rPrChange w:id="639" w:author="Paolo Cherubini" w:date="2021-02-18T11:49:00Z">
            <w:rPr/>
          </w:rPrChange>
        </w:rPr>
        <w:t>Bouriaud</w:t>
      </w:r>
      <w:proofErr w:type="spellEnd"/>
      <w:r w:rsidRPr="00B76446">
        <w:rPr>
          <w:lang w:val="de-CH"/>
          <w:rPrChange w:id="640" w:author="Paolo Cherubini" w:date="2021-02-18T11:49:00Z">
            <w:rPr/>
          </w:rPrChange>
        </w:rPr>
        <w:t xml:space="preserve">, O., Hogg, E. H., Kurz, W., Zimmermann, N. E., </w:t>
      </w:r>
      <w:proofErr w:type="spellStart"/>
      <w:r w:rsidRPr="00B76446">
        <w:rPr>
          <w:lang w:val="de-CH"/>
          <w:rPrChange w:id="641" w:author="Paolo Cherubini" w:date="2021-02-18T11:49:00Z">
            <w:rPr/>
          </w:rPrChange>
        </w:rPr>
        <w:t>Metsaranta</w:t>
      </w:r>
      <w:proofErr w:type="spellEnd"/>
      <w:r w:rsidRPr="00B76446">
        <w:rPr>
          <w:lang w:val="de-CH"/>
          <w:rPrChange w:id="642" w:author="Paolo Cherubini" w:date="2021-02-18T11:49:00Z">
            <w:rPr/>
          </w:rPrChange>
        </w:rPr>
        <w:t xml:space="preserve">, J. M., de Jong, R., Frank, D. C., </w:t>
      </w:r>
      <w:proofErr w:type="spellStart"/>
      <w:r w:rsidRPr="00B76446">
        <w:rPr>
          <w:lang w:val="de-CH"/>
          <w:rPrChange w:id="643" w:author="Paolo Cherubini" w:date="2021-02-18T11:49:00Z">
            <w:rPr/>
          </w:rPrChange>
        </w:rPr>
        <w:t>Esper</w:t>
      </w:r>
      <w:proofErr w:type="spellEnd"/>
      <w:r w:rsidRPr="00B76446">
        <w:rPr>
          <w:lang w:val="de-CH"/>
          <w:rPrChange w:id="644" w:author="Paolo Cherubini" w:date="2021-02-18T11:49:00Z">
            <w:rPr/>
          </w:rPrChange>
        </w:rPr>
        <w:t xml:space="preserve">, J., </w:t>
      </w:r>
      <w:proofErr w:type="spellStart"/>
      <w:r w:rsidRPr="00B76446">
        <w:rPr>
          <w:lang w:val="de-CH"/>
          <w:rPrChange w:id="645" w:author="Paolo Cherubini" w:date="2021-02-18T11:49:00Z">
            <w:rPr/>
          </w:rPrChange>
        </w:rPr>
        <w:t>Büntgen</w:t>
      </w:r>
      <w:proofErr w:type="spellEnd"/>
      <w:r w:rsidRPr="00B76446">
        <w:rPr>
          <w:lang w:val="de-CH"/>
          <w:rPrChange w:id="646" w:author="Paolo Cherubini" w:date="2021-02-18T11:49:00Z">
            <w:rPr/>
          </w:rPrChange>
        </w:rPr>
        <w:t xml:space="preserve">, U., Guo, X. J., &amp; </w:t>
      </w:r>
      <w:proofErr w:type="spellStart"/>
      <w:r w:rsidRPr="00B76446">
        <w:rPr>
          <w:lang w:val="de-CH"/>
          <w:rPrChange w:id="647" w:author="Paolo Cherubini" w:date="2021-02-18T11:49:00Z">
            <w:rPr/>
          </w:rPrChange>
        </w:rPr>
        <w:t>Bhatti</w:t>
      </w:r>
      <w:proofErr w:type="spellEnd"/>
      <w:r w:rsidRPr="00B76446">
        <w:rPr>
          <w:lang w:val="de-CH"/>
          <w:rPrChange w:id="648" w:author="Paolo Cherubini" w:date="2021-02-18T11:49:00Z">
            <w:rPr/>
          </w:rPrChange>
        </w:rPr>
        <w:t xml:space="preserve">, J. (2016). </w:t>
      </w:r>
      <w:r>
        <w:t xml:space="preserve">No growth stimulation of Canada’s boreal forest under half-century of combined warming and CO </w:t>
      </w:r>
      <w:r>
        <w:rPr>
          <w:vertAlign w:val="subscript"/>
        </w:rPr>
        <w:t>2</w:t>
      </w:r>
      <w:r>
        <w:t xml:space="preserve"> </w:t>
      </w:r>
      <w:r>
        <w:lastRenderedPageBreak/>
        <w:t xml:space="preserve">fertilization. </w:t>
      </w:r>
      <w:r>
        <w:rPr>
          <w:i/>
        </w:rPr>
        <w:t>Proceedings of the National Academy of Sciences</w:t>
      </w:r>
      <w:r>
        <w:t xml:space="preserve">, 201610156. </w:t>
      </w:r>
      <w:r>
        <w:fldChar w:fldCharType="begin"/>
      </w:r>
      <w:r>
        <w:instrText xml:space="preserve"> HYPERLINK "https://doi.org/10.1073/pnas.1610156113" \h </w:instrText>
      </w:r>
      <w:r>
        <w:fldChar w:fldCharType="separate"/>
      </w:r>
      <w:r>
        <w:rPr>
          <w:rStyle w:val="Hyperlink"/>
        </w:rPr>
        <w:t>https://doi.org/10.1073/pnas.1610156113</w:t>
      </w:r>
      <w:r>
        <w:rPr>
          <w:rStyle w:val="Hyperlink"/>
        </w:rPr>
        <w:fldChar w:fldCharType="end"/>
      </w:r>
    </w:p>
    <w:p w14:paraId="05ED34E2" w14:textId="77777777" w:rsidR="003F2ACD" w:rsidRDefault="00DA0D81">
      <w:pPr>
        <w:pStyle w:val="Bibliography"/>
        <w:spacing w:line="480" w:lineRule="auto"/>
        <w:pPrChange w:id="649" w:author="Paolo Cherubini" w:date="2021-02-19T18:49:00Z">
          <w:pPr>
            <w:pStyle w:val="Bibliography"/>
          </w:pPr>
        </w:pPrChange>
      </w:pPr>
      <w:bookmarkStart w:id="650" w:name="X81070c8dded57796bffe4e046459a048702f082"/>
      <w:bookmarkEnd w:id="636"/>
      <w:r>
        <w:t>Gonzalez-</w:t>
      </w:r>
      <w:proofErr w:type="spellStart"/>
      <w:r>
        <w:t>Akre</w:t>
      </w:r>
      <w:proofErr w:type="spellEnd"/>
      <w:r>
        <w:t xml:space="preserve">, E., McGregor, I., Anderson-Teixeira, K., Dow, C., Herrmann, V., Terrell, A., Kim, A. Y., </w:t>
      </w:r>
      <w:proofErr w:type="spellStart"/>
      <w:r>
        <w:t>NidhiVinod</w:t>
      </w:r>
      <w:proofErr w:type="spellEnd"/>
      <w:r>
        <w:t xml:space="preserve">, &amp; </w:t>
      </w:r>
      <w:proofErr w:type="spellStart"/>
      <w:r>
        <w:t>RHelcoski</w:t>
      </w:r>
      <w:proofErr w:type="spellEnd"/>
      <w:r>
        <w:t xml:space="preserve">. (2020). </w:t>
      </w:r>
      <w:r>
        <w:rPr>
          <w:i/>
        </w:rPr>
        <w:t>SCBI-</w:t>
      </w:r>
      <w:proofErr w:type="spellStart"/>
      <w:r>
        <w:rPr>
          <w:i/>
        </w:rPr>
        <w:t>ForestGEO</w:t>
      </w:r>
      <w:proofErr w:type="spellEnd"/>
      <w:r>
        <w:rPr>
          <w:i/>
        </w:rPr>
        <w:t>/SCBI-</w:t>
      </w:r>
      <w:proofErr w:type="spellStart"/>
      <w:r>
        <w:rPr>
          <w:i/>
        </w:rPr>
        <w:t>ForestGEO</w:t>
      </w:r>
      <w:proofErr w:type="spellEnd"/>
      <w:r>
        <w:rPr>
          <w:i/>
        </w:rPr>
        <w:t>-Data: First release with hydraulic traits data</w:t>
      </w:r>
      <w:r>
        <w:t xml:space="preserve">. </w:t>
      </w:r>
      <w:proofErr w:type="spellStart"/>
      <w:r>
        <w:t>Zenodo</w:t>
      </w:r>
      <w:proofErr w:type="spellEnd"/>
      <w:r>
        <w:t xml:space="preserve">. </w:t>
      </w:r>
      <w:r>
        <w:fldChar w:fldCharType="begin"/>
      </w:r>
      <w:r>
        <w:instrText xml:space="preserve"> HYPERLINK "https://doi.org/10.5281/ZENODO.4070038" \h </w:instrText>
      </w:r>
      <w:r>
        <w:fldChar w:fldCharType="separate"/>
      </w:r>
      <w:r>
        <w:rPr>
          <w:rStyle w:val="Hyperlink"/>
        </w:rPr>
        <w:t>https://doi.org/10.5281/ZENODO.4070038</w:t>
      </w:r>
      <w:r>
        <w:rPr>
          <w:rStyle w:val="Hyperlink"/>
        </w:rPr>
        <w:fldChar w:fldCharType="end"/>
      </w:r>
    </w:p>
    <w:p w14:paraId="78126756" w14:textId="77777777" w:rsidR="003F2ACD" w:rsidRDefault="00DA0D81">
      <w:pPr>
        <w:pStyle w:val="Bibliography"/>
        <w:spacing w:line="480" w:lineRule="auto"/>
        <w:pPrChange w:id="651" w:author="Paolo Cherubini" w:date="2021-02-19T18:49:00Z">
          <w:pPr>
            <w:pStyle w:val="Bibliography"/>
          </w:pPr>
        </w:pPrChange>
      </w:pPr>
      <w:bookmarkStart w:id="652" w:name="ref-goulden_patterns_2011"/>
      <w:bookmarkEnd w:id="650"/>
      <w:proofErr w:type="spellStart"/>
      <w:r>
        <w:t>Goulden</w:t>
      </w:r>
      <w:proofErr w:type="spellEnd"/>
      <w:r>
        <w:t xml:space="preserve">, M. L., McMillan, A. M. S., Winston, G. C., Rocha, A. V., </w:t>
      </w:r>
      <w:proofErr w:type="spellStart"/>
      <w:r>
        <w:t>Manies</w:t>
      </w:r>
      <w:proofErr w:type="spellEnd"/>
      <w:r>
        <w:t>, K. L., Harden, J. W., &amp; Bond-</w:t>
      </w:r>
      <w:proofErr w:type="spellStart"/>
      <w:r>
        <w:t>Lamberty</w:t>
      </w:r>
      <w:proofErr w:type="spellEnd"/>
      <w:r>
        <w:t xml:space="preserve">, B. P. (2011). Patterns of NPP, GPP, respiration, and NEP during boreal forest succession. </w:t>
      </w:r>
      <w:r>
        <w:rPr>
          <w:i/>
        </w:rPr>
        <w:t>Global Change Biology</w:t>
      </w:r>
      <w:r>
        <w:t xml:space="preserve">, </w:t>
      </w:r>
      <w:r>
        <w:rPr>
          <w:i/>
        </w:rPr>
        <w:t>17</w:t>
      </w:r>
      <w:r>
        <w:t>(2), 855–871.</w:t>
      </w:r>
    </w:p>
    <w:p w14:paraId="75135902" w14:textId="77777777" w:rsidR="003F2ACD" w:rsidRDefault="00DA0D81">
      <w:pPr>
        <w:pStyle w:val="Bibliography"/>
        <w:spacing w:line="480" w:lineRule="auto"/>
        <w:pPrChange w:id="653" w:author="Paolo Cherubini" w:date="2021-02-19T18:49:00Z">
          <w:pPr>
            <w:pStyle w:val="Bibliography"/>
          </w:pPr>
        </w:pPrChange>
      </w:pPr>
      <w:bookmarkStart w:id="654" w:name="ref-graumlich_long-term_1989"/>
      <w:bookmarkEnd w:id="652"/>
      <w:proofErr w:type="spellStart"/>
      <w:r>
        <w:t>Graumlich</w:t>
      </w:r>
      <w:proofErr w:type="spellEnd"/>
      <w:r>
        <w:t xml:space="preserve">, L. J., Brubaker, L. B., &amp; Grier, C. C. (1989). Long-Term Trends in Forest Net Primary Productivity: Cascade Mountains, Washington. </w:t>
      </w:r>
      <w:r>
        <w:rPr>
          <w:i/>
        </w:rPr>
        <w:t>Ecology</w:t>
      </w:r>
      <w:r>
        <w:t xml:space="preserve">, </w:t>
      </w:r>
      <w:r>
        <w:rPr>
          <w:i/>
        </w:rPr>
        <w:t>70</w:t>
      </w:r>
      <w:r>
        <w:t xml:space="preserve">(2), 405–410. </w:t>
      </w:r>
      <w:r>
        <w:fldChar w:fldCharType="begin"/>
      </w:r>
      <w:r>
        <w:instrText xml:space="preserve"> HYPERLINK "https://doi.org/10.2307/1937545" \h </w:instrText>
      </w:r>
      <w:r>
        <w:fldChar w:fldCharType="separate"/>
      </w:r>
      <w:r>
        <w:rPr>
          <w:rStyle w:val="Hyperlink"/>
        </w:rPr>
        <w:t>https://doi.org/10.2307/1937545</w:t>
      </w:r>
      <w:r>
        <w:rPr>
          <w:rStyle w:val="Hyperlink"/>
        </w:rPr>
        <w:fldChar w:fldCharType="end"/>
      </w:r>
    </w:p>
    <w:p w14:paraId="024A8ADB" w14:textId="77777777" w:rsidR="003F2ACD" w:rsidRDefault="00DA0D81">
      <w:pPr>
        <w:pStyle w:val="Bibliography"/>
        <w:spacing w:line="480" w:lineRule="auto"/>
        <w:pPrChange w:id="655" w:author="Paolo Cherubini" w:date="2021-02-19T18:49:00Z">
          <w:pPr>
            <w:pStyle w:val="Bibliography"/>
          </w:pPr>
        </w:pPrChange>
      </w:pPr>
      <w:bookmarkStart w:id="656" w:name="ref-groenendijk_no_2015"/>
      <w:bookmarkEnd w:id="654"/>
      <w:proofErr w:type="spellStart"/>
      <w:r>
        <w:t>Groenendijk</w:t>
      </w:r>
      <w:proofErr w:type="spellEnd"/>
      <w:r>
        <w:t xml:space="preserve">, P., </w:t>
      </w:r>
      <w:proofErr w:type="spellStart"/>
      <w:r>
        <w:t>Sleen</w:t>
      </w:r>
      <w:proofErr w:type="spellEnd"/>
      <w:r>
        <w:t xml:space="preserve">, P. van der, </w:t>
      </w:r>
      <w:proofErr w:type="spellStart"/>
      <w:r>
        <w:t>Vlam</w:t>
      </w:r>
      <w:proofErr w:type="spellEnd"/>
      <w:r>
        <w:t xml:space="preserve">, M., </w:t>
      </w:r>
      <w:proofErr w:type="spellStart"/>
      <w:r>
        <w:t>Bunyavejchewin</w:t>
      </w:r>
      <w:proofErr w:type="spellEnd"/>
      <w:r>
        <w:t xml:space="preserve">, S., </w:t>
      </w:r>
      <w:proofErr w:type="spellStart"/>
      <w:r>
        <w:t>Bongers</w:t>
      </w:r>
      <w:proofErr w:type="spellEnd"/>
      <w:r>
        <w:t xml:space="preserve">, F., &amp; </w:t>
      </w:r>
      <w:proofErr w:type="spellStart"/>
      <w:r>
        <w:t>Zuidema</w:t>
      </w:r>
      <w:proofErr w:type="spellEnd"/>
      <w:r>
        <w:t xml:space="preserve">, P. A. (2015). No evidence for consistent long-term growth stimulation of 13 tropical tree species: Results from tree-ring analysis. </w:t>
      </w:r>
      <w:r>
        <w:rPr>
          <w:i/>
        </w:rPr>
        <w:t>Global Change Biology</w:t>
      </w:r>
      <w:r>
        <w:t xml:space="preserve">, </w:t>
      </w:r>
      <w:r>
        <w:rPr>
          <w:i/>
        </w:rPr>
        <w:t>21</w:t>
      </w:r>
      <w:r>
        <w:t xml:space="preserve">(10), 3762–3776. </w:t>
      </w:r>
      <w:r>
        <w:fldChar w:fldCharType="begin"/>
      </w:r>
      <w:r>
        <w:instrText xml:space="preserve"> HYPERLINK "https://doi.org/10.1111/gcb.12955" \h </w:instrText>
      </w:r>
      <w:r>
        <w:fldChar w:fldCharType="separate"/>
      </w:r>
      <w:r>
        <w:rPr>
          <w:rStyle w:val="Hyperlink"/>
        </w:rPr>
        <w:t>https://doi.org/10.1111/gcb.12955</w:t>
      </w:r>
      <w:r>
        <w:rPr>
          <w:rStyle w:val="Hyperlink"/>
        </w:rPr>
        <w:fldChar w:fldCharType="end"/>
      </w:r>
    </w:p>
    <w:p w14:paraId="00BDA10B" w14:textId="77777777" w:rsidR="003F2ACD" w:rsidRDefault="00DA0D81">
      <w:pPr>
        <w:pStyle w:val="Bibliography"/>
        <w:spacing w:line="480" w:lineRule="auto"/>
        <w:pPrChange w:id="657" w:author="Paolo Cherubini" w:date="2021-02-19T18:49:00Z">
          <w:pPr>
            <w:pStyle w:val="Bibliography"/>
          </w:pPr>
        </w:pPrChange>
      </w:pPr>
      <w:bookmarkStart w:id="658" w:name="ref-hacket-pain_consistent_2016"/>
      <w:bookmarkEnd w:id="656"/>
      <w:proofErr w:type="spellStart"/>
      <w:r>
        <w:t>Hacket</w:t>
      </w:r>
      <w:proofErr w:type="spellEnd"/>
      <w:r>
        <w:t xml:space="preserve">-Pain,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r>
        <w:fldChar w:fldCharType="begin"/>
      </w:r>
      <w:r>
        <w:instrText xml:space="preserve"> HYPERLINK "https://doi.org/10.1007/s10342-016-0982-7" \h </w:instrText>
      </w:r>
      <w:r>
        <w:fldChar w:fldCharType="separate"/>
      </w:r>
      <w:r>
        <w:rPr>
          <w:rStyle w:val="Hyperlink"/>
        </w:rPr>
        <w:t>https://doi.org/10.1007/s10342-016-0982-7</w:t>
      </w:r>
      <w:r>
        <w:rPr>
          <w:rStyle w:val="Hyperlink"/>
        </w:rPr>
        <w:fldChar w:fldCharType="end"/>
      </w:r>
    </w:p>
    <w:p w14:paraId="05D7E04B" w14:textId="77777777" w:rsidR="003F2ACD" w:rsidRDefault="00DA0D81">
      <w:pPr>
        <w:pStyle w:val="Bibliography"/>
        <w:spacing w:line="480" w:lineRule="auto"/>
        <w:pPrChange w:id="659" w:author="Paolo Cherubini" w:date="2021-02-19T18:49:00Z">
          <w:pPr>
            <w:pStyle w:val="Bibliography"/>
          </w:pPr>
        </w:pPrChange>
      </w:pPr>
      <w:bookmarkStart w:id="660" w:name="ref-hararuk_tree_2019"/>
      <w:bookmarkEnd w:id="658"/>
      <w:proofErr w:type="spellStart"/>
      <w:r>
        <w:lastRenderedPageBreak/>
        <w:t>Hararuk</w:t>
      </w:r>
      <w:proofErr w:type="spellEnd"/>
      <w:r>
        <w:t xml:space="preserve">, O., Campbell, E. M., </w:t>
      </w:r>
      <w:proofErr w:type="spellStart"/>
      <w:r>
        <w:t>Antos</w:t>
      </w:r>
      <w:proofErr w:type="spellEnd"/>
      <w:r>
        <w:t xml:space="preserve">,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r>
        <w:fldChar w:fldCharType="begin"/>
      </w:r>
      <w:r>
        <w:instrText xml:space="preserve"> HYPERLINK "https://doi.org/10.1111/gcb.14561" \h </w:instrText>
      </w:r>
      <w:r>
        <w:fldChar w:fldCharType="separate"/>
      </w:r>
      <w:r>
        <w:rPr>
          <w:rStyle w:val="Hyperlink"/>
        </w:rPr>
        <w:t>https://doi.org/10.1111/gcb.14561</w:t>
      </w:r>
      <w:r>
        <w:rPr>
          <w:rStyle w:val="Hyperlink"/>
        </w:rPr>
        <w:fldChar w:fldCharType="end"/>
      </w:r>
    </w:p>
    <w:p w14:paraId="45C457AF" w14:textId="77777777" w:rsidR="003F2ACD" w:rsidRDefault="00DA0D81">
      <w:pPr>
        <w:pStyle w:val="Bibliography"/>
        <w:spacing w:line="480" w:lineRule="auto"/>
        <w:pPrChange w:id="661" w:author="Paolo Cherubini" w:date="2021-02-19T18:49:00Z">
          <w:pPr>
            <w:pStyle w:val="Bibliography"/>
          </w:pPr>
        </w:pPrChange>
      </w:pPr>
      <w:bookmarkStart w:id="662" w:name="ref-harris_updated_2014"/>
      <w:bookmarkEnd w:id="660"/>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r>
        <w:fldChar w:fldCharType="begin"/>
      </w:r>
      <w:r>
        <w:instrText xml:space="preserve"> HYPERLINK "https://doi.org/10.1002/joc.3711" \h </w:instrText>
      </w:r>
      <w:r>
        <w:fldChar w:fldCharType="separate"/>
      </w:r>
      <w:r>
        <w:rPr>
          <w:rStyle w:val="Hyperlink"/>
        </w:rPr>
        <w:t>https://doi.org/10.1002/joc.3711</w:t>
      </w:r>
      <w:r>
        <w:rPr>
          <w:rStyle w:val="Hyperlink"/>
        </w:rPr>
        <w:fldChar w:fldCharType="end"/>
      </w:r>
    </w:p>
    <w:p w14:paraId="1864B55E" w14:textId="77777777" w:rsidR="003F2ACD" w:rsidRDefault="00DA0D81">
      <w:pPr>
        <w:pStyle w:val="Bibliography"/>
        <w:spacing w:line="480" w:lineRule="auto"/>
        <w:pPrChange w:id="663" w:author="Paolo Cherubini" w:date="2021-02-19T18:49:00Z">
          <w:pPr>
            <w:pStyle w:val="Bibliography"/>
          </w:pPr>
        </w:pPrChange>
      </w:pPr>
      <w:bookmarkStart w:id="664" w:name="ref-harris_version_2020"/>
      <w:bookmarkEnd w:id="662"/>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r>
        <w:fldChar w:fldCharType="begin"/>
      </w:r>
      <w:r>
        <w:instrText xml:space="preserve"> HYPERLINK "https://doi.org/10.1038/s41597-020-0453-3" \h </w:instrText>
      </w:r>
      <w:r>
        <w:fldChar w:fldCharType="separate"/>
      </w:r>
      <w:r>
        <w:rPr>
          <w:rStyle w:val="Hyperlink"/>
        </w:rPr>
        <w:t>https://doi.org/10.1038/s41597-020-0453-3</w:t>
      </w:r>
      <w:r>
        <w:rPr>
          <w:rStyle w:val="Hyperlink"/>
        </w:rPr>
        <w:fldChar w:fldCharType="end"/>
      </w:r>
    </w:p>
    <w:p w14:paraId="6A8E8633" w14:textId="77777777" w:rsidR="003F2ACD" w:rsidRDefault="00DA0D81">
      <w:pPr>
        <w:pStyle w:val="Bibliography"/>
        <w:spacing w:line="480" w:lineRule="auto"/>
        <w:pPrChange w:id="665" w:author="Paolo Cherubini" w:date="2021-02-19T18:49:00Z">
          <w:pPr>
            <w:pStyle w:val="Bibliography"/>
          </w:pPr>
        </w:pPrChange>
      </w:pPr>
      <w:bookmarkStart w:id="666" w:name="ref-helcoski_growing_2019"/>
      <w:bookmarkEnd w:id="664"/>
      <w:proofErr w:type="spellStart"/>
      <w:r>
        <w:t>Helcoski</w:t>
      </w:r>
      <w:proofErr w:type="spellEnd"/>
      <w:r>
        <w:t xml:space="preserve">, R., </w:t>
      </w:r>
      <w:proofErr w:type="spellStart"/>
      <w:r>
        <w:t>Tepley</w:t>
      </w:r>
      <w:proofErr w:type="spellEnd"/>
      <w:r>
        <w:t xml:space="preserve">, A. J., Pederson, N., McGarvey, J. C., </w:t>
      </w:r>
      <w:proofErr w:type="spellStart"/>
      <w:r>
        <w:t>Meakem</w:t>
      </w:r>
      <w:proofErr w:type="spellEnd"/>
      <w:r>
        <w:t xml:space="preserve">,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r>
        <w:fldChar w:fldCharType="begin"/>
      </w:r>
      <w:r>
        <w:instrText xml:space="preserve"> HYPERLINK "https://doi.org/10.1111/nph.15906" \h </w:instrText>
      </w:r>
      <w:r>
        <w:fldChar w:fldCharType="separate"/>
      </w:r>
      <w:r>
        <w:rPr>
          <w:rStyle w:val="Hyperlink"/>
        </w:rPr>
        <w:t>https://doi.org/10.1111/nph.15906</w:t>
      </w:r>
      <w:r>
        <w:rPr>
          <w:rStyle w:val="Hyperlink"/>
        </w:rPr>
        <w:fldChar w:fldCharType="end"/>
      </w:r>
    </w:p>
    <w:p w14:paraId="78BF556D" w14:textId="77777777" w:rsidR="003F2ACD" w:rsidRDefault="00DA0D81">
      <w:pPr>
        <w:pStyle w:val="Bibliography"/>
        <w:spacing w:line="480" w:lineRule="auto"/>
        <w:pPrChange w:id="667" w:author="Paolo Cherubini" w:date="2021-02-19T18:49:00Z">
          <w:pPr>
            <w:pStyle w:val="Bibliography"/>
          </w:pPr>
        </w:pPrChange>
      </w:pPr>
      <w:bookmarkStart w:id="668" w:name="ref-hember_tree_2019"/>
      <w:bookmarkEnd w:id="666"/>
      <w:proofErr w:type="spellStart"/>
      <w:r>
        <w:t>Hember</w:t>
      </w:r>
      <w:proofErr w:type="spellEnd"/>
      <w:r>
        <w:t xml:space="preserve">, R. A., Kurz, W. A., &amp; Girardin, M. P. (2019). Tree Ring Reconstructions of </w:t>
      </w:r>
      <w:proofErr w:type="spellStart"/>
      <w:r>
        <w:t>Stemwood</w:t>
      </w:r>
      <w:proofErr w:type="spellEnd"/>
      <w:r>
        <w:t xml:space="preserve"> Biomass Indicate Increases in the Growth Rate of Black Spruce Trees Across Boreal Forests of Canada. </w:t>
      </w:r>
      <w:r>
        <w:rPr>
          <w:i/>
        </w:rPr>
        <w:t xml:space="preserve">Journal of Geophysical Research: </w:t>
      </w:r>
      <w:proofErr w:type="spellStart"/>
      <w:r>
        <w:rPr>
          <w:i/>
        </w:rPr>
        <w:t>Biogeosciences</w:t>
      </w:r>
      <w:proofErr w:type="spellEnd"/>
      <w:r>
        <w:t xml:space="preserve">, </w:t>
      </w:r>
      <w:r>
        <w:rPr>
          <w:i/>
        </w:rPr>
        <w:t>124</w:t>
      </w:r>
      <w:r>
        <w:t xml:space="preserve">(8), 2460–2480. </w:t>
      </w:r>
      <w:r>
        <w:fldChar w:fldCharType="begin"/>
      </w:r>
      <w:r>
        <w:instrText xml:space="preserve"> HYPERLINK "https://doi.org/10.1029/2018JG004573" \h </w:instrText>
      </w:r>
      <w:r>
        <w:fldChar w:fldCharType="separate"/>
      </w:r>
      <w:r>
        <w:rPr>
          <w:rStyle w:val="Hyperlink"/>
        </w:rPr>
        <w:t>https://doi.org/10.1029/2018JG004573</w:t>
      </w:r>
      <w:r>
        <w:rPr>
          <w:rStyle w:val="Hyperlink"/>
        </w:rPr>
        <w:fldChar w:fldCharType="end"/>
      </w:r>
    </w:p>
    <w:p w14:paraId="5F3D1CF3" w14:textId="77777777" w:rsidR="003F2ACD" w:rsidRDefault="00DA0D81">
      <w:pPr>
        <w:pStyle w:val="Bibliography"/>
        <w:spacing w:line="480" w:lineRule="auto"/>
        <w:pPrChange w:id="669" w:author="Paolo Cherubini" w:date="2021-02-19T18:49:00Z">
          <w:pPr>
            <w:pStyle w:val="Bibliography"/>
          </w:pPr>
        </w:pPrChange>
      </w:pPr>
      <w:bookmarkStart w:id="670" w:name="ref-kaspar_species-specific_nodate"/>
      <w:bookmarkEnd w:id="668"/>
      <w:proofErr w:type="spellStart"/>
      <w:r>
        <w:t>Kašpar</w:t>
      </w:r>
      <w:proofErr w:type="spellEnd"/>
      <w:r>
        <w:t xml:space="preserve">, K., </w:t>
      </w:r>
      <w:proofErr w:type="spellStart"/>
      <w:r>
        <w:t>Tumajer</w:t>
      </w:r>
      <w:proofErr w:type="spellEnd"/>
      <w:r>
        <w:t xml:space="preserve">, J., </w:t>
      </w:r>
      <w:proofErr w:type="spellStart"/>
      <w:r>
        <w:t>Vašíčková</w:t>
      </w:r>
      <w:proofErr w:type="spellEnd"/>
      <w:r>
        <w:t xml:space="preserve">, I., &amp; </w:t>
      </w:r>
      <w:proofErr w:type="spellStart"/>
      <w:r>
        <w:t>Šamonil</w:t>
      </w:r>
      <w:proofErr w:type="spellEnd"/>
      <w:r>
        <w:t xml:space="preserve">, P. (in review). </w:t>
      </w:r>
      <w:r>
        <w:rPr>
          <w:i/>
        </w:rPr>
        <w:t>Species-specific climate-growth interactions determine the future tree species dynamics of the mixed Central European mountain forests</w:t>
      </w:r>
      <w:r>
        <w:t>.</w:t>
      </w:r>
    </w:p>
    <w:p w14:paraId="468C74E9" w14:textId="77777777" w:rsidR="003F2ACD" w:rsidRDefault="00DA0D81">
      <w:pPr>
        <w:pStyle w:val="Bibliography"/>
        <w:spacing w:line="480" w:lineRule="auto"/>
        <w:pPrChange w:id="671" w:author="Paolo Cherubini" w:date="2021-02-19T18:49:00Z">
          <w:pPr>
            <w:pStyle w:val="Bibliography"/>
          </w:pPr>
        </w:pPrChange>
      </w:pPr>
      <w:bookmarkStart w:id="672" w:name="ref-klesse_sampling_2018"/>
      <w:bookmarkEnd w:id="670"/>
      <w:proofErr w:type="spellStart"/>
      <w:r>
        <w:lastRenderedPageBreak/>
        <w:t>Klesse</w:t>
      </w:r>
      <w:proofErr w:type="spellEnd"/>
      <w:r>
        <w:t xml:space="preserve">, S., DeRose, R. J., </w:t>
      </w:r>
      <w:proofErr w:type="spellStart"/>
      <w:r>
        <w:t>Guiterman</w:t>
      </w:r>
      <w:proofErr w:type="spellEnd"/>
      <w:r>
        <w:t xml:space="preserve">,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r>
        <w:fldChar w:fldCharType="begin"/>
      </w:r>
      <w:r>
        <w:instrText xml:space="preserve"> HYPERLINK "https://doi.org/10.1038/s41467-018-07800-y" \h </w:instrText>
      </w:r>
      <w:r>
        <w:fldChar w:fldCharType="separate"/>
      </w:r>
      <w:r>
        <w:rPr>
          <w:rStyle w:val="Hyperlink"/>
        </w:rPr>
        <w:t>https://doi.org/10.1038/s41467-018-07800-y</w:t>
      </w:r>
      <w:r>
        <w:rPr>
          <w:rStyle w:val="Hyperlink"/>
        </w:rPr>
        <w:fldChar w:fldCharType="end"/>
      </w:r>
    </w:p>
    <w:p w14:paraId="156DF84C" w14:textId="77777777" w:rsidR="003F2ACD" w:rsidRDefault="00DA0D81">
      <w:pPr>
        <w:pStyle w:val="Bibliography"/>
        <w:spacing w:line="480" w:lineRule="auto"/>
        <w:pPrChange w:id="673" w:author="Paolo Cherubini" w:date="2021-02-19T18:49:00Z">
          <w:pPr>
            <w:pStyle w:val="Bibliography"/>
          </w:pPr>
        </w:pPrChange>
      </w:pPr>
      <w:bookmarkStart w:id="674" w:name="ref-klesse_amplifying_2020"/>
      <w:bookmarkEnd w:id="672"/>
      <w:proofErr w:type="spellStart"/>
      <w:r>
        <w:t>Klesse</w:t>
      </w:r>
      <w:proofErr w:type="spellEnd"/>
      <w:r>
        <w:t xml:space="preserve">, S., von </w:t>
      </w:r>
      <w:proofErr w:type="spellStart"/>
      <w:r>
        <w:t>Arx</w:t>
      </w:r>
      <w:proofErr w:type="spellEnd"/>
      <w:r>
        <w:t xml:space="preserve">, G., </w:t>
      </w:r>
      <w:proofErr w:type="spellStart"/>
      <w:r>
        <w:t>Gossner</w:t>
      </w:r>
      <w:proofErr w:type="spellEnd"/>
      <w:r>
        <w:t xml:space="preserve">, M. M., Hug, C., </w:t>
      </w:r>
      <w:proofErr w:type="spellStart"/>
      <w:r>
        <w:t>Rigling</w:t>
      </w:r>
      <w:proofErr w:type="spellEnd"/>
      <w:r>
        <w:t xml:space="preserve">, A., &amp; Queloz, V. (2020). Amplifying feedback loop between growth and wood anatomical characteristics of Fraxinus excelsior explains size-related susceptibility to ash dieback. </w:t>
      </w:r>
      <w:r>
        <w:rPr>
          <w:i/>
        </w:rPr>
        <w:t>Tree Physiology</w:t>
      </w:r>
      <w:r>
        <w:t xml:space="preserve">. </w:t>
      </w:r>
      <w:r>
        <w:fldChar w:fldCharType="begin"/>
      </w:r>
      <w:r>
        <w:instrText xml:space="preserve"> HYPERLINK "https://doi.org/10.1093/treephys/tpaa091" \h </w:instrText>
      </w:r>
      <w:r>
        <w:fldChar w:fldCharType="separate"/>
      </w:r>
      <w:r>
        <w:rPr>
          <w:rStyle w:val="Hyperlink"/>
        </w:rPr>
        <w:t>https://doi.org/10.1093/treephys/tpaa091</w:t>
      </w:r>
      <w:r>
        <w:rPr>
          <w:rStyle w:val="Hyperlink"/>
        </w:rPr>
        <w:fldChar w:fldCharType="end"/>
      </w:r>
    </w:p>
    <w:p w14:paraId="36DB336F" w14:textId="77777777" w:rsidR="003F2ACD" w:rsidRDefault="00DA0D81">
      <w:pPr>
        <w:pStyle w:val="Bibliography"/>
        <w:spacing w:line="480" w:lineRule="auto"/>
        <w:pPrChange w:id="675" w:author="Paolo Cherubini" w:date="2021-02-19T18:49:00Z">
          <w:pPr>
            <w:pStyle w:val="Bibliography"/>
          </w:pPr>
        </w:pPrChange>
      </w:pPr>
      <w:bookmarkStart w:id="676" w:name="ref-kumarathunge_acclimation_2019"/>
      <w:bookmarkEnd w:id="674"/>
      <w:proofErr w:type="spellStart"/>
      <w:r>
        <w:t>Kumarathunge</w:t>
      </w:r>
      <w:proofErr w:type="spellEnd"/>
      <w:r>
        <w:t xml:space="preserve">, D. P., </w:t>
      </w:r>
      <w:proofErr w:type="spellStart"/>
      <w:r>
        <w:t>Medlyn</w:t>
      </w:r>
      <w:proofErr w:type="spellEnd"/>
      <w:r>
        <w:t xml:space="preserve">, B. E., Drake, J. E., </w:t>
      </w:r>
      <w:proofErr w:type="spellStart"/>
      <w:r>
        <w:t>Tjoelker</w:t>
      </w:r>
      <w:proofErr w:type="spellEnd"/>
      <w:r>
        <w:t xml:space="preserve">, M. G., Aspinwall, M. J., Battaglia, M., Cano, F. J., Carter, K. R., </w:t>
      </w:r>
      <w:proofErr w:type="spellStart"/>
      <w:r>
        <w:t>Cavaleri</w:t>
      </w:r>
      <w:proofErr w:type="spellEnd"/>
      <w:r>
        <w:t xml:space="preserve">, M. A., </w:t>
      </w:r>
      <w:proofErr w:type="spellStart"/>
      <w:r>
        <w:t>Cernusak</w:t>
      </w:r>
      <w:proofErr w:type="spellEnd"/>
      <w:r>
        <w:t xml:space="preserve">, L. A., Chambers, J. Q., </w:t>
      </w:r>
      <w:proofErr w:type="spellStart"/>
      <w:r>
        <w:t>Crous</w:t>
      </w:r>
      <w:proofErr w:type="spellEnd"/>
      <w:r>
        <w:t xml:space="preserve">, K. Y., </w:t>
      </w:r>
      <w:proofErr w:type="spellStart"/>
      <w:r>
        <w:t>Kauwe</w:t>
      </w:r>
      <w:proofErr w:type="spellEnd"/>
      <w:r>
        <w:t xml:space="preserve">, M. G. D., </w:t>
      </w:r>
      <w:proofErr w:type="spellStart"/>
      <w:r>
        <w:t>Dillaway</w:t>
      </w:r>
      <w:proofErr w:type="spellEnd"/>
      <w:r>
        <w:t xml:space="preserve">, D. N., Dreyer, E., Ellsworth, D. S., </w:t>
      </w:r>
      <w:proofErr w:type="spellStart"/>
      <w:r>
        <w:t>Ghannoum</w:t>
      </w:r>
      <w:proofErr w:type="spellEnd"/>
      <w:r>
        <w:t xml:space="preserve">, O., Han, Q., </w:t>
      </w:r>
      <w:proofErr w:type="spellStart"/>
      <w:r>
        <w:t>Hikosaka</w:t>
      </w:r>
      <w:proofErr w:type="spellEnd"/>
      <w:r>
        <w:t xml:space="preserve">, K., … Way, D. A. (2019). Acclimation and adaptation components of the temperature dependence of plant photosynthesis at the global scale. </w:t>
      </w:r>
      <w:r>
        <w:rPr>
          <w:i/>
        </w:rPr>
        <w:t>New Phytologist</w:t>
      </w:r>
      <w:r>
        <w:t xml:space="preserve">, </w:t>
      </w:r>
      <w:r>
        <w:rPr>
          <w:i/>
        </w:rPr>
        <w:t>222</w:t>
      </w:r>
      <w:r>
        <w:t xml:space="preserve">(2), 768–784. </w:t>
      </w:r>
      <w:r>
        <w:fldChar w:fldCharType="begin"/>
      </w:r>
      <w:r>
        <w:instrText xml:space="preserve"> HYPERLINK "https://doi.org/10.1111/nph.15668" \h </w:instrText>
      </w:r>
      <w:r>
        <w:fldChar w:fldCharType="separate"/>
      </w:r>
      <w:r>
        <w:rPr>
          <w:rStyle w:val="Hyperlink"/>
        </w:rPr>
        <w:t>https://doi.org/10.1111/nph.15668</w:t>
      </w:r>
      <w:r>
        <w:rPr>
          <w:rStyle w:val="Hyperlink"/>
        </w:rPr>
        <w:fldChar w:fldCharType="end"/>
      </w:r>
    </w:p>
    <w:p w14:paraId="1250E92B" w14:textId="77777777" w:rsidR="003F2ACD" w:rsidRDefault="00DA0D81">
      <w:pPr>
        <w:pStyle w:val="Bibliography"/>
        <w:spacing w:line="480" w:lineRule="auto"/>
        <w:pPrChange w:id="677" w:author="Paolo Cherubini" w:date="2021-02-19T18:49:00Z">
          <w:pPr>
            <w:pStyle w:val="Bibliography"/>
          </w:pPr>
        </w:pPrChange>
      </w:pPr>
      <w:bookmarkStart w:id="678" w:name="ref-levesque_water_2017"/>
      <w:bookmarkEnd w:id="676"/>
      <w:r>
        <w:t>Levesque, M., Andreu-</w:t>
      </w:r>
      <w:proofErr w:type="spellStart"/>
      <w:r>
        <w:t>Hayles</w:t>
      </w:r>
      <w:proofErr w:type="spellEnd"/>
      <w:r>
        <w:t>,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r>
        <w:fldChar w:fldCharType="begin"/>
      </w:r>
      <w:r>
        <w:instrText xml:space="preserve"> HYPERLINK "https://doi.org/10.1038/srep46158" \h </w:instrText>
      </w:r>
      <w:r>
        <w:fldChar w:fldCharType="separate"/>
      </w:r>
      <w:r>
        <w:rPr>
          <w:rStyle w:val="Hyperlink"/>
        </w:rPr>
        <w:t>https://doi.org/10.1038/srep46158</w:t>
      </w:r>
      <w:r>
        <w:rPr>
          <w:rStyle w:val="Hyperlink"/>
        </w:rPr>
        <w:fldChar w:fldCharType="end"/>
      </w:r>
    </w:p>
    <w:p w14:paraId="450DC0CE" w14:textId="77777777" w:rsidR="003F2ACD" w:rsidRDefault="00DA0D81">
      <w:pPr>
        <w:pStyle w:val="Bibliography"/>
        <w:spacing w:line="480" w:lineRule="auto"/>
        <w:pPrChange w:id="679" w:author="Paolo Cherubini" w:date="2021-02-19T18:49:00Z">
          <w:pPr>
            <w:pStyle w:val="Bibliography"/>
          </w:pPr>
        </w:pPrChange>
      </w:pPr>
      <w:bookmarkStart w:id="680" w:name="ref-ljungqvist_assessing_2020"/>
      <w:bookmarkEnd w:id="678"/>
      <w:proofErr w:type="spellStart"/>
      <w:r>
        <w:t>Ljungqvist</w:t>
      </w:r>
      <w:proofErr w:type="spellEnd"/>
      <w:r>
        <w:t xml:space="preserve">, F. C., </w:t>
      </w:r>
      <w:proofErr w:type="spellStart"/>
      <w:r>
        <w:t>Thejll</w:t>
      </w:r>
      <w:proofErr w:type="spellEnd"/>
      <w:r>
        <w:t xml:space="preserve">, P., Björklund, J., </w:t>
      </w:r>
      <w:proofErr w:type="spellStart"/>
      <w:r>
        <w:t>Gunnarson</w:t>
      </w:r>
      <w:proofErr w:type="spellEnd"/>
      <w:r>
        <w:t xml:space="preserve">, B. E., </w:t>
      </w:r>
      <w:proofErr w:type="spellStart"/>
      <w:r>
        <w:t>Piermattei</w:t>
      </w:r>
      <w:proofErr w:type="spellEnd"/>
      <w:r>
        <w:t xml:space="preserve">, A., </w:t>
      </w:r>
      <w:proofErr w:type="spellStart"/>
      <w:r>
        <w:t>Rydval</w:t>
      </w:r>
      <w:proofErr w:type="spellEnd"/>
      <w:r>
        <w:t xml:space="preserve">, M., </w:t>
      </w:r>
      <w:proofErr w:type="spellStart"/>
      <w:r>
        <w:t>Seftigen</w:t>
      </w:r>
      <w:proofErr w:type="spellEnd"/>
      <w:r>
        <w:t xml:space="preserve">, K., </w:t>
      </w:r>
      <w:proofErr w:type="spellStart"/>
      <w:r>
        <w:t>Støve</w:t>
      </w:r>
      <w:proofErr w:type="spellEnd"/>
      <w:r>
        <w:t xml:space="preserve">, B., &amp; </w:t>
      </w:r>
      <w:proofErr w:type="spellStart"/>
      <w:r>
        <w:t>Büntgen</w:t>
      </w:r>
      <w:proofErr w:type="spellEnd"/>
      <w:r>
        <w:t xml:space="preserve">, U. (2020). Assessing non-linearity in European temperature-sensitive tree-ring data. </w:t>
      </w:r>
      <w:proofErr w:type="spellStart"/>
      <w:r>
        <w:rPr>
          <w:i/>
        </w:rPr>
        <w:t>Dendrochronologia</w:t>
      </w:r>
      <w:proofErr w:type="spellEnd"/>
      <w:r>
        <w:t xml:space="preserve">, </w:t>
      </w:r>
      <w:r>
        <w:rPr>
          <w:i/>
        </w:rPr>
        <w:t>59</w:t>
      </w:r>
      <w:r>
        <w:t xml:space="preserve">, 125652. </w:t>
      </w:r>
      <w:r>
        <w:fldChar w:fldCharType="begin"/>
      </w:r>
      <w:r>
        <w:instrText xml:space="preserve"> HYPERLINK "https://doi.org/10.1016/j.dendro.2019.125652" \h </w:instrText>
      </w:r>
      <w:r>
        <w:fldChar w:fldCharType="separate"/>
      </w:r>
      <w:r>
        <w:rPr>
          <w:rStyle w:val="Hyperlink"/>
        </w:rPr>
        <w:t>https://doi.org/10.1016/j.dendro.2019.125652</w:t>
      </w:r>
      <w:r>
        <w:rPr>
          <w:rStyle w:val="Hyperlink"/>
        </w:rPr>
        <w:fldChar w:fldCharType="end"/>
      </w:r>
    </w:p>
    <w:p w14:paraId="3BAA82CA" w14:textId="77777777" w:rsidR="003F2ACD" w:rsidRDefault="00DA0D81">
      <w:pPr>
        <w:pStyle w:val="Bibliography"/>
        <w:spacing w:line="480" w:lineRule="auto"/>
        <w:pPrChange w:id="681" w:author="Paolo Cherubini" w:date="2021-02-19T18:49:00Z">
          <w:pPr>
            <w:pStyle w:val="Bibliography"/>
          </w:pPr>
        </w:pPrChange>
      </w:pPr>
      <w:bookmarkStart w:id="682" w:name="ref-mathias_disentangling_2018"/>
      <w:bookmarkEnd w:id="680"/>
      <w:r>
        <w:lastRenderedPageBreak/>
        <w:t xml:space="preserve">Mathias, J. M., &amp; Thomas, R. B. (2018). Disentangling the effects of acidic air pollution, atmospheric CO </w:t>
      </w:r>
      <w:proofErr w:type="gramStart"/>
      <w:r>
        <w:rPr>
          <w:vertAlign w:val="subscript"/>
        </w:rPr>
        <w:t>2</w:t>
      </w:r>
      <w:r>
        <w:t xml:space="preserve"> ,</w:t>
      </w:r>
      <w:proofErr w:type="gramEnd"/>
      <w:r>
        <w:t xml:space="preserve"> and climate change on recent growth of red spruce trees in the Central Appalachian Mountains. </w:t>
      </w:r>
      <w:r>
        <w:rPr>
          <w:i/>
        </w:rPr>
        <w:t>Global Change Biology</w:t>
      </w:r>
      <w:r>
        <w:t xml:space="preserve">. </w:t>
      </w:r>
      <w:r>
        <w:fldChar w:fldCharType="begin"/>
      </w:r>
      <w:r>
        <w:instrText xml:space="preserve"> HYPERLINK "https://doi.org/10.1111/gcb.14273" \h </w:instrText>
      </w:r>
      <w:r>
        <w:fldChar w:fldCharType="separate"/>
      </w:r>
      <w:r>
        <w:rPr>
          <w:rStyle w:val="Hyperlink"/>
        </w:rPr>
        <w:t>https://doi.org/10.1111/gcb.14273</w:t>
      </w:r>
      <w:r>
        <w:rPr>
          <w:rStyle w:val="Hyperlink"/>
        </w:rPr>
        <w:fldChar w:fldCharType="end"/>
      </w:r>
    </w:p>
    <w:p w14:paraId="17686510" w14:textId="77777777" w:rsidR="003F2ACD" w:rsidRDefault="00DA0D81">
      <w:pPr>
        <w:pStyle w:val="Bibliography"/>
        <w:spacing w:line="480" w:lineRule="auto"/>
        <w:pPrChange w:id="683" w:author="Paolo Cherubini" w:date="2021-02-19T18:49:00Z">
          <w:pPr>
            <w:pStyle w:val="Bibliography"/>
          </w:pPr>
        </w:pPrChange>
      </w:pPr>
      <w:bookmarkStart w:id="684" w:name="ref-maxwell_declining_2016"/>
      <w:bookmarkEnd w:id="682"/>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r>
        <w:fldChar w:fldCharType="begin"/>
      </w:r>
      <w:r>
        <w:instrText xml:space="preserve"> HYPERLINK "https://doi.org/10.1007/s10584-016-1720-3" \h </w:instrText>
      </w:r>
      <w:r>
        <w:fldChar w:fldCharType="separate"/>
      </w:r>
      <w:r>
        <w:rPr>
          <w:rStyle w:val="Hyperlink"/>
        </w:rPr>
        <w:t>https://doi.org/10.1007/s10584-016-1720-3</w:t>
      </w:r>
      <w:r>
        <w:rPr>
          <w:rStyle w:val="Hyperlink"/>
        </w:rPr>
        <w:fldChar w:fldCharType="end"/>
      </w:r>
    </w:p>
    <w:p w14:paraId="1AF9DCF3" w14:textId="77777777" w:rsidR="003F2ACD" w:rsidRDefault="00DA0D81">
      <w:pPr>
        <w:pStyle w:val="Bibliography"/>
        <w:spacing w:line="480" w:lineRule="auto"/>
        <w:pPrChange w:id="685" w:author="Paolo Cherubini" w:date="2021-02-19T18:49:00Z">
          <w:pPr>
            <w:pStyle w:val="Bibliography"/>
          </w:pPr>
        </w:pPrChange>
      </w:pPr>
      <w:bookmarkStart w:id="686" w:name="ref-mcdowell_pervasive_2020"/>
      <w:bookmarkEnd w:id="684"/>
      <w:r>
        <w:t xml:space="preserve">McDowell, N. G., Allen, C. D., Anderson-Teixeira, K., </w:t>
      </w:r>
      <w:proofErr w:type="spellStart"/>
      <w:r>
        <w:t>Aukema</w:t>
      </w:r>
      <w:proofErr w:type="spellEnd"/>
      <w:r>
        <w:t>, B. H., Bond-</w:t>
      </w:r>
      <w:proofErr w:type="spellStart"/>
      <w:r>
        <w:t>Lamberty</w:t>
      </w:r>
      <w:proofErr w:type="spellEnd"/>
      <w:r>
        <w:t xml:space="preserve">, B., </w:t>
      </w:r>
      <w:proofErr w:type="spellStart"/>
      <w:r>
        <w:t>Chini</w:t>
      </w:r>
      <w:proofErr w:type="spellEnd"/>
      <w:r>
        <w:t xml:space="preserve">, L., Clark, J. S., </w:t>
      </w:r>
      <w:proofErr w:type="spellStart"/>
      <w:r>
        <w:t>Dietze</w:t>
      </w:r>
      <w:proofErr w:type="spellEnd"/>
      <w:r>
        <w:t xml:space="preserve">, M., </w:t>
      </w:r>
      <w:proofErr w:type="spellStart"/>
      <w:r>
        <w:t>Grossiord</w:t>
      </w:r>
      <w:proofErr w:type="spellEnd"/>
      <w:r>
        <w:t xml:space="preserve">, C., Hanbury-Brown, A., Hurtt, G. C., Jackson, R. B., Johnson, D. J., </w:t>
      </w:r>
      <w:proofErr w:type="spellStart"/>
      <w:r>
        <w:t>Kueppers</w:t>
      </w:r>
      <w:proofErr w:type="spellEnd"/>
      <w:r>
        <w:t xml:space="preserve">, L., </w:t>
      </w:r>
      <w:proofErr w:type="spellStart"/>
      <w:r>
        <w:t>Lichstein</w:t>
      </w:r>
      <w:proofErr w:type="spellEnd"/>
      <w:r>
        <w:t xml:space="preserve">, J. W., Ogle, K., Poulter, B., Pugh, T. A. M., </w:t>
      </w:r>
      <w:proofErr w:type="spellStart"/>
      <w:r>
        <w:t>Seidl</w:t>
      </w:r>
      <w:proofErr w:type="spellEnd"/>
      <w:r>
        <w:t xml:space="preserve">, R., … Xu, C. (2020). Pervasive shifts in forest dynamics in a changing world. </w:t>
      </w:r>
      <w:r>
        <w:rPr>
          <w:i/>
        </w:rPr>
        <w:t>Science</w:t>
      </w:r>
      <w:r>
        <w:t xml:space="preserve">, </w:t>
      </w:r>
      <w:r>
        <w:rPr>
          <w:i/>
        </w:rPr>
        <w:t>368</w:t>
      </w:r>
      <w:r>
        <w:t xml:space="preserve">(6494). </w:t>
      </w:r>
      <w:r>
        <w:fldChar w:fldCharType="begin"/>
      </w:r>
      <w:r>
        <w:instrText xml:space="preserve"> HYPERLINK "https://doi.org/10.1126/science.aaz9463" \h </w:instrText>
      </w:r>
      <w:r>
        <w:fldChar w:fldCharType="separate"/>
      </w:r>
      <w:r>
        <w:rPr>
          <w:rStyle w:val="Hyperlink"/>
        </w:rPr>
        <w:t>https://doi.org/10.1126/science.aaz9463</w:t>
      </w:r>
      <w:r>
        <w:rPr>
          <w:rStyle w:val="Hyperlink"/>
        </w:rPr>
        <w:fldChar w:fldCharType="end"/>
      </w:r>
    </w:p>
    <w:p w14:paraId="7E9E0A59" w14:textId="77777777" w:rsidR="003F2ACD" w:rsidRDefault="00DA0D81">
      <w:pPr>
        <w:pStyle w:val="Bibliography"/>
        <w:spacing w:line="480" w:lineRule="auto"/>
        <w:pPrChange w:id="687" w:author="Paolo Cherubini" w:date="2021-02-19T18:49:00Z">
          <w:pPr>
            <w:pStyle w:val="Bibliography"/>
          </w:pPr>
        </w:pPrChange>
      </w:pPr>
      <w:bookmarkStart w:id="688" w:name="ref-mcgregor_tree_2020"/>
      <w:bookmarkEnd w:id="686"/>
      <w:r>
        <w:t xml:space="preserve">McGregor, I. R., </w:t>
      </w:r>
      <w:proofErr w:type="spellStart"/>
      <w:r>
        <w:t>Helcoski</w:t>
      </w:r>
      <w:proofErr w:type="spellEnd"/>
      <w:r>
        <w:t xml:space="preserve">, R., </w:t>
      </w:r>
      <w:proofErr w:type="spellStart"/>
      <w:r>
        <w:t>Kunert</w:t>
      </w:r>
      <w:proofErr w:type="spellEnd"/>
      <w:r>
        <w:t xml:space="preserve">, N., </w:t>
      </w:r>
      <w:proofErr w:type="spellStart"/>
      <w:r>
        <w:t>Tepley</w:t>
      </w:r>
      <w:proofErr w:type="spellEnd"/>
      <w:r>
        <w:t>, A. J., Gonzalez-</w:t>
      </w:r>
      <w:proofErr w:type="spellStart"/>
      <w:r>
        <w:t>Akre</w:t>
      </w:r>
      <w:proofErr w:type="spellEnd"/>
      <w:r>
        <w:t xml:space="preserve">, E. B., Herrmann, V., </w:t>
      </w:r>
      <w:proofErr w:type="spellStart"/>
      <w:r>
        <w:t>Zailaa</w:t>
      </w:r>
      <w:proofErr w:type="spellEnd"/>
      <w:r>
        <w:t xml:space="preserve">, J., Stovall, A. E. L., Bourg, N. A., </w:t>
      </w:r>
      <w:proofErr w:type="spellStart"/>
      <w:r>
        <w:t>McShea</w:t>
      </w:r>
      <w:proofErr w:type="spellEnd"/>
      <w:r>
        <w:t xml:space="preserve">, W. J., Pederson, N., Sack, L., &amp; Anderson-Teixeira, K. J. (2020). Tree height and leaf drought tolerance traits shape growth responses across droughts in a temperate broadleaf forest. </w:t>
      </w:r>
      <w:r>
        <w:rPr>
          <w:i/>
        </w:rPr>
        <w:t>New Phytologist</w:t>
      </w:r>
      <w:r>
        <w:t xml:space="preserve">. </w:t>
      </w:r>
      <w:r>
        <w:fldChar w:fldCharType="begin"/>
      </w:r>
      <w:r>
        <w:instrText xml:space="preserve"> HYPERLINK "https://doi.org/10.1111/nph.16996" \h </w:instrText>
      </w:r>
      <w:r>
        <w:fldChar w:fldCharType="separate"/>
      </w:r>
      <w:r>
        <w:rPr>
          <w:rStyle w:val="Hyperlink"/>
        </w:rPr>
        <w:t>https://doi.org/10.1111/nph.16996</w:t>
      </w:r>
      <w:r>
        <w:rPr>
          <w:rStyle w:val="Hyperlink"/>
        </w:rPr>
        <w:fldChar w:fldCharType="end"/>
      </w:r>
    </w:p>
    <w:p w14:paraId="100001C1" w14:textId="77777777" w:rsidR="003F2ACD" w:rsidRDefault="00DA0D81">
      <w:pPr>
        <w:pStyle w:val="Bibliography"/>
        <w:spacing w:line="480" w:lineRule="auto"/>
        <w:pPrChange w:id="689" w:author="Paolo Cherubini" w:date="2021-02-19T18:49:00Z">
          <w:pPr>
            <w:pStyle w:val="Bibliography"/>
          </w:pPr>
        </w:pPrChange>
      </w:pPr>
      <w:bookmarkStart w:id="690" w:name="ref-meakem_role_2018"/>
      <w:bookmarkEnd w:id="688"/>
      <w:proofErr w:type="spellStart"/>
      <w:r>
        <w:t>Meakem</w:t>
      </w:r>
      <w:proofErr w:type="spellEnd"/>
      <w:r>
        <w:t xml:space="preserve">, V., </w:t>
      </w:r>
      <w:proofErr w:type="spellStart"/>
      <w:r>
        <w:t>Tepley</w:t>
      </w:r>
      <w:proofErr w:type="spellEnd"/>
      <w:r>
        <w:t>, A. J., Gonzalez-</w:t>
      </w:r>
      <w:proofErr w:type="spellStart"/>
      <w:r>
        <w:t>Akre</w:t>
      </w:r>
      <w:proofErr w:type="spellEnd"/>
      <w:r>
        <w:t xml:space="preserv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r>
        <w:fldChar w:fldCharType="begin"/>
      </w:r>
      <w:r>
        <w:instrText xml:space="preserve"> HYPERLINK "https://doi.org/10.1111/nph.14633" \h </w:instrText>
      </w:r>
      <w:r>
        <w:fldChar w:fldCharType="separate"/>
      </w:r>
      <w:r>
        <w:rPr>
          <w:rStyle w:val="Hyperlink"/>
        </w:rPr>
        <w:t>https://doi.org/10.1111/nph.14633</w:t>
      </w:r>
      <w:r>
        <w:rPr>
          <w:rStyle w:val="Hyperlink"/>
        </w:rPr>
        <w:fldChar w:fldCharType="end"/>
      </w:r>
    </w:p>
    <w:p w14:paraId="6B5001AF" w14:textId="77777777" w:rsidR="003F2ACD" w:rsidRDefault="00DA0D81">
      <w:pPr>
        <w:pStyle w:val="Bibliography"/>
        <w:spacing w:line="480" w:lineRule="auto"/>
        <w:pPrChange w:id="691" w:author="Paolo Cherubini" w:date="2021-02-19T18:49:00Z">
          <w:pPr>
            <w:pStyle w:val="Bibliography"/>
          </w:pPr>
        </w:pPrChange>
      </w:pPr>
      <w:bookmarkStart w:id="692" w:name="ref-meko_seascorr_2011"/>
      <w:bookmarkEnd w:id="690"/>
      <w:r>
        <w:lastRenderedPageBreak/>
        <w:t xml:space="preserve">Meko, D. M., </w:t>
      </w:r>
      <w:proofErr w:type="spellStart"/>
      <w:r>
        <w:t>Touchan</w:t>
      </w:r>
      <w:proofErr w:type="spellEnd"/>
      <w:r>
        <w:t xml:space="preserve">, R., &amp; </w:t>
      </w:r>
      <w:proofErr w:type="spellStart"/>
      <w:r>
        <w:t>Anchukaitis</w:t>
      </w:r>
      <w:proofErr w:type="spellEnd"/>
      <w:r>
        <w:t xml:space="preserve">, K. J. (2011). </w:t>
      </w:r>
      <w:proofErr w:type="spellStart"/>
      <w:r>
        <w:t>Seascorr</w:t>
      </w:r>
      <w:proofErr w:type="spellEnd"/>
      <w:r>
        <w:t xml:space="preserve">: A MATLAB program for identifying the seasonal climate signal in an annual tree-ring time series. </w:t>
      </w:r>
      <w:r>
        <w:rPr>
          <w:i/>
        </w:rPr>
        <w:t>Computers &amp; Geosciences</w:t>
      </w:r>
      <w:r>
        <w:t xml:space="preserve">, </w:t>
      </w:r>
      <w:r>
        <w:rPr>
          <w:i/>
        </w:rPr>
        <w:t>37</w:t>
      </w:r>
      <w:r>
        <w:t xml:space="preserve">(9), 1234–1241. </w:t>
      </w:r>
      <w:r>
        <w:fldChar w:fldCharType="begin"/>
      </w:r>
      <w:r>
        <w:instrText xml:space="preserve"> HYPERLINK "https://doi.org/10.1016/j.cageo.2011.01.013" \h </w:instrText>
      </w:r>
      <w:r>
        <w:fldChar w:fldCharType="separate"/>
      </w:r>
      <w:r>
        <w:rPr>
          <w:rStyle w:val="Hyperlink"/>
        </w:rPr>
        <w:t>https://doi.org/10.1016/j.cageo.2011.01.013</w:t>
      </w:r>
      <w:r>
        <w:rPr>
          <w:rStyle w:val="Hyperlink"/>
        </w:rPr>
        <w:fldChar w:fldCharType="end"/>
      </w:r>
    </w:p>
    <w:p w14:paraId="775D75BB" w14:textId="77777777" w:rsidR="003F2ACD" w:rsidRDefault="00DA0D81">
      <w:pPr>
        <w:pStyle w:val="Bibliography"/>
        <w:spacing w:line="480" w:lineRule="auto"/>
        <w:pPrChange w:id="693" w:author="Paolo Cherubini" w:date="2021-02-19T18:49:00Z">
          <w:pPr>
            <w:pStyle w:val="Bibliography"/>
          </w:pPr>
        </w:pPrChange>
      </w:pPr>
      <w:bookmarkStart w:id="694" w:name="ref-muller-landau_testing_2006"/>
      <w:bookmarkEnd w:id="692"/>
      <w:r>
        <w:t xml:space="preserve">Muller-Landau, H. C., Condit, R. S., </w:t>
      </w:r>
      <w:proofErr w:type="spellStart"/>
      <w:r>
        <w:t>Chave</w:t>
      </w:r>
      <w:proofErr w:type="spellEnd"/>
      <w:r>
        <w:t xml:space="preserve">, J., Thomas, S. C., </w:t>
      </w:r>
      <w:proofErr w:type="spellStart"/>
      <w:r>
        <w:t>Bohlman</w:t>
      </w:r>
      <w:proofErr w:type="spellEnd"/>
      <w:r>
        <w:t xml:space="preserve">, S. A., </w:t>
      </w:r>
      <w:proofErr w:type="spellStart"/>
      <w:r>
        <w:t>Bunyavejchewin</w:t>
      </w:r>
      <w:proofErr w:type="spellEnd"/>
      <w:r>
        <w:t xml:space="preserve">, S., Davies, S., Foster, R., </w:t>
      </w:r>
      <w:proofErr w:type="spellStart"/>
      <w:r>
        <w:t>Gunatilleke</w:t>
      </w:r>
      <w:proofErr w:type="spellEnd"/>
      <w:r>
        <w:t xml:space="preserve">, S., </w:t>
      </w:r>
      <w:proofErr w:type="spellStart"/>
      <w:r>
        <w:t>Gunatilleke</w:t>
      </w:r>
      <w:proofErr w:type="spellEnd"/>
      <w:r>
        <w:t xml:space="preserve">, N., Harms, K. E., Hart, T., Hubbell, S. P., Itoh, A., </w:t>
      </w:r>
      <w:proofErr w:type="spellStart"/>
      <w:r>
        <w:t>Kassim</w:t>
      </w:r>
      <w:proofErr w:type="spellEnd"/>
      <w:r>
        <w:t xml:space="preserve">, A. R., </w:t>
      </w:r>
      <w:proofErr w:type="spellStart"/>
      <w:r>
        <w:t>LaFrankie</w:t>
      </w:r>
      <w:proofErr w:type="spellEnd"/>
      <w:r>
        <w:t xml:space="preserve">, J. V., Lee, H. S., </w:t>
      </w:r>
      <w:proofErr w:type="spellStart"/>
      <w:r>
        <w:t>Losos</w:t>
      </w:r>
      <w:proofErr w:type="spellEnd"/>
      <w:r>
        <w:t xml:space="preserve">, E., Makana, J.-R., … </w:t>
      </w:r>
      <w:proofErr w:type="spellStart"/>
      <w:r>
        <w:t>Kiratiprayoon</w:t>
      </w:r>
      <w:proofErr w:type="spellEnd"/>
      <w:r>
        <w:t xml:space="preserve">, S. (2006). Testing metabolic ecology theory for allometric scaling of tree size, growth and mortality in tropical forests. </w:t>
      </w:r>
      <w:r>
        <w:rPr>
          <w:i/>
        </w:rPr>
        <w:t>Ecology Letters</w:t>
      </w:r>
      <w:r>
        <w:t xml:space="preserve">, </w:t>
      </w:r>
      <w:r>
        <w:rPr>
          <w:i/>
        </w:rPr>
        <w:t>9</w:t>
      </w:r>
      <w:r>
        <w:t>(5), 575–588.</w:t>
      </w:r>
    </w:p>
    <w:p w14:paraId="577A7B25" w14:textId="77777777" w:rsidR="003F2ACD" w:rsidRDefault="00DA0D81">
      <w:pPr>
        <w:pStyle w:val="Bibliography"/>
        <w:spacing w:line="480" w:lineRule="auto"/>
        <w:pPrChange w:id="695" w:author="Paolo Cherubini" w:date="2021-02-19T18:49:00Z">
          <w:pPr>
            <w:pStyle w:val="Bibliography"/>
          </w:pPr>
        </w:pPrChange>
      </w:pPr>
      <w:bookmarkStart w:id="696" w:name="ref-naimi_where_2014"/>
      <w:bookmarkEnd w:id="694"/>
      <w:proofErr w:type="spellStart"/>
      <w:r>
        <w:t>Naimi</w:t>
      </w:r>
      <w:proofErr w:type="spellEnd"/>
      <w:r>
        <w:t xml:space="preserve">, B., Hamm, N. A. S., Groen, T. A., Skidmore, A. K., &amp; </w:t>
      </w:r>
      <w:proofErr w:type="spellStart"/>
      <w:r>
        <w:t>Toxopeus</w:t>
      </w:r>
      <w:proofErr w:type="spellEnd"/>
      <w:r>
        <w:t xml:space="preserve">, A. G. (2014). Where is positional uncertainty a problem for species distribution modelling? </w:t>
      </w:r>
      <w:proofErr w:type="spellStart"/>
      <w:r>
        <w:rPr>
          <w:i/>
        </w:rPr>
        <w:t>Ecography</w:t>
      </w:r>
      <w:proofErr w:type="spellEnd"/>
      <w:r>
        <w:t xml:space="preserve">, </w:t>
      </w:r>
      <w:r>
        <w:rPr>
          <w:i/>
        </w:rPr>
        <w:t>37</w:t>
      </w:r>
      <w:r>
        <w:t xml:space="preserve">(2), 191–203. </w:t>
      </w:r>
      <w:r>
        <w:fldChar w:fldCharType="begin"/>
      </w:r>
      <w:r>
        <w:instrText xml:space="preserve"> HYPERLINK "https://doi.org/10.1111/j.1600-0587.2013.00205.x" \h </w:instrText>
      </w:r>
      <w:r>
        <w:fldChar w:fldCharType="separate"/>
      </w:r>
      <w:r>
        <w:rPr>
          <w:rStyle w:val="Hyperlink"/>
        </w:rPr>
        <w:t>https://doi.org/10.1111/j.1600-0587.2013.00205.x</w:t>
      </w:r>
      <w:r>
        <w:rPr>
          <w:rStyle w:val="Hyperlink"/>
        </w:rPr>
        <w:fldChar w:fldCharType="end"/>
      </w:r>
    </w:p>
    <w:p w14:paraId="10D33028" w14:textId="77777777" w:rsidR="003F2ACD" w:rsidRDefault="00DA0D81">
      <w:pPr>
        <w:pStyle w:val="Bibliography"/>
        <w:spacing w:line="480" w:lineRule="auto"/>
        <w:pPrChange w:id="697" w:author="Paolo Cherubini" w:date="2021-02-19T18:49:00Z">
          <w:pPr>
            <w:pStyle w:val="Bibliography"/>
          </w:pPr>
        </w:pPrChange>
      </w:pPr>
      <w:bookmarkStart w:id="698" w:name="ref-nehrbassahles_influence_2014"/>
      <w:bookmarkEnd w:id="696"/>
      <w:proofErr w:type="spellStart"/>
      <w:r>
        <w:t>Nehrbass</w:t>
      </w:r>
      <w:proofErr w:type="spellEnd"/>
      <w:r>
        <w:t xml:space="preserve">-Ahles, C., </w:t>
      </w:r>
      <w:proofErr w:type="spellStart"/>
      <w:r>
        <w:t>Babst</w:t>
      </w:r>
      <w:proofErr w:type="spellEnd"/>
      <w:r>
        <w:t xml:space="preserve">, F., </w:t>
      </w:r>
      <w:proofErr w:type="spellStart"/>
      <w:r>
        <w:t>Klesse</w:t>
      </w:r>
      <w:proofErr w:type="spellEnd"/>
      <w:r>
        <w:t xml:space="preserve">, S., </w:t>
      </w:r>
      <w:proofErr w:type="spellStart"/>
      <w:r>
        <w:t>Nötzli</w:t>
      </w:r>
      <w:proofErr w:type="spellEnd"/>
      <w:r>
        <w:t xml:space="preserve">, M., </w:t>
      </w:r>
      <w:proofErr w:type="spellStart"/>
      <w:r>
        <w:t>Bouriaud</w:t>
      </w:r>
      <w:proofErr w:type="spellEnd"/>
      <w:r>
        <w:t xml:space="preserve">, O., Neukom, R., </w:t>
      </w:r>
      <w:proofErr w:type="spellStart"/>
      <w:r>
        <w:t>Dobbertin</w:t>
      </w:r>
      <w:proofErr w:type="spellEnd"/>
      <w:r>
        <w:t xml:space="preserve">, M., &amp; Frank, D. (2014). The influence of sampling design on tree-ring-based quantification of forest growth. </w:t>
      </w:r>
      <w:r>
        <w:rPr>
          <w:i/>
        </w:rPr>
        <w:t>Global Change Biology</w:t>
      </w:r>
      <w:r>
        <w:t xml:space="preserve">, </w:t>
      </w:r>
      <w:r>
        <w:rPr>
          <w:i/>
        </w:rPr>
        <w:t>20</w:t>
      </w:r>
      <w:r>
        <w:t xml:space="preserve">(9), 2867–2885. </w:t>
      </w:r>
      <w:r>
        <w:fldChar w:fldCharType="begin"/>
      </w:r>
      <w:r>
        <w:instrText xml:space="preserve"> HYPERLINK "https://doi.org/10.1111/gcb.12599" \h </w:instrText>
      </w:r>
      <w:r>
        <w:fldChar w:fldCharType="separate"/>
      </w:r>
      <w:r>
        <w:rPr>
          <w:rStyle w:val="Hyperlink"/>
        </w:rPr>
        <w:t>https://doi.org/10.1111/gcb.12599</w:t>
      </w:r>
      <w:r>
        <w:rPr>
          <w:rStyle w:val="Hyperlink"/>
        </w:rPr>
        <w:fldChar w:fldCharType="end"/>
      </w:r>
    </w:p>
    <w:p w14:paraId="10EB2FB9" w14:textId="77777777" w:rsidR="003F2ACD" w:rsidRDefault="00DA0D81">
      <w:pPr>
        <w:pStyle w:val="Bibliography"/>
        <w:spacing w:line="480" w:lineRule="auto"/>
        <w:pPrChange w:id="699" w:author="Paolo Cherubini" w:date="2021-02-19T18:49:00Z">
          <w:pPr>
            <w:pStyle w:val="Bibliography"/>
          </w:pPr>
        </w:pPrChange>
      </w:pPr>
      <w:bookmarkStart w:id="700" w:name="ref-nock_longterm_2011"/>
      <w:bookmarkEnd w:id="698"/>
      <w:r>
        <w:t xml:space="preserve">Nock, C. A., Baker, P. J., </w:t>
      </w:r>
      <w:proofErr w:type="spellStart"/>
      <w:r>
        <w:t>Wanek</w:t>
      </w:r>
      <w:proofErr w:type="spellEnd"/>
      <w:r>
        <w:t xml:space="preserve">, W., Leis, A., </w:t>
      </w:r>
      <w:proofErr w:type="spellStart"/>
      <w:r>
        <w:t>Grabner</w:t>
      </w:r>
      <w:proofErr w:type="spellEnd"/>
      <w:r>
        <w:t xml:space="preserve">, M., </w:t>
      </w:r>
      <w:proofErr w:type="spellStart"/>
      <w:r>
        <w:t>Bunyavejchewin</w:t>
      </w:r>
      <w:proofErr w:type="spellEnd"/>
      <w:r>
        <w:t xml:space="preserve">, S., &amp; </w:t>
      </w:r>
      <w:proofErr w:type="spellStart"/>
      <w:r>
        <w:t>Hietz</w:t>
      </w:r>
      <w:proofErr w:type="spellEnd"/>
      <w:r>
        <w:t xml:space="preserve">,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r>
        <w:fldChar w:fldCharType="begin"/>
      </w:r>
      <w:r>
        <w:instrText xml:space="preserve"> HYPERLINK "https://doi.org/10.1111/j.1365-2486.2010.02222.x" \h </w:instrText>
      </w:r>
      <w:r>
        <w:fldChar w:fldCharType="separate"/>
      </w:r>
      <w:r>
        <w:rPr>
          <w:rStyle w:val="Hyperlink"/>
        </w:rPr>
        <w:t>https://doi.org/10.1111/j.1365-2486.2010.02222.x</w:t>
      </w:r>
      <w:r>
        <w:rPr>
          <w:rStyle w:val="Hyperlink"/>
        </w:rPr>
        <w:fldChar w:fldCharType="end"/>
      </w:r>
    </w:p>
    <w:p w14:paraId="299280BC" w14:textId="77777777" w:rsidR="003F2ACD" w:rsidRDefault="00DA0D81">
      <w:pPr>
        <w:pStyle w:val="Bibliography"/>
        <w:spacing w:line="480" w:lineRule="auto"/>
        <w:pPrChange w:id="701" w:author="Paolo Cherubini" w:date="2021-02-19T18:49:00Z">
          <w:pPr>
            <w:pStyle w:val="Bibliography"/>
          </w:pPr>
        </w:pPrChange>
      </w:pPr>
      <w:bookmarkStart w:id="702" w:name="ref-pederson_framework_2020"/>
      <w:bookmarkEnd w:id="700"/>
      <w:r>
        <w:t xml:space="preserve">Pederson, N., Leland, C., Bishop, D. A., Pearl, J. K., </w:t>
      </w:r>
      <w:proofErr w:type="spellStart"/>
      <w:r>
        <w:t>Anchukaitis</w:t>
      </w:r>
      <w:proofErr w:type="spellEnd"/>
      <w:r>
        <w:t xml:space="preserve">, K. J., </w:t>
      </w:r>
      <w:proofErr w:type="spellStart"/>
      <w:r>
        <w:t>Mandra</w:t>
      </w:r>
      <w:proofErr w:type="spellEnd"/>
      <w:r>
        <w:t xml:space="preserve">, T., Hopton-Ahmed, M., &amp; Martin-Benito, D. (2020). A Framework for Determining Population-Level </w:t>
      </w:r>
      <w:r>
        <w:lastRenderedPageBreak/>
        <w:t xml:space="preserve">Vulnerability to Climate: Evidence for Growth Hysteresis in </w:t>
      </w:r>
      <w:proofErr w:type="spellStart"/>
      <w:r>
        <w:t>Chamaecyparis</w:t>
      </w:r>
      <w:proofErr w:type="spellEnd"/>
      <w:r>
        <w:t xml:space="preserve"> </w:t>
      </w:r>
      <w:proofErr w:type="spellStart"/>
      <w:r>
        <w:t>thyoides</w:t>
      </w:r>
      <w:proofErr w:type="spellEnd"/>
      <w:r>
        <w:t xml:space="preserve"> Along Its Contiguous Latitudinal Distribution. </w:t>
      </w:r>
      <w:r>
        <w:rPr>
          <w:i/>
        </w:rPr>
        <w:t>Frontiers in Forests and Global Change</w:t>
      </w:r>
      <w:r>
        <w:t xml:space="preserve">, </w:t>
      </w:r>
      <w:r>
        <w:rPr>
          <w:i/>
        </w:rPr>
        <w:t>3</w:t>
      </w:r>
      <w:r>
        <w:t xml:space="preserve">. </w:t>
      </w:r>
      <w:r>
        <w:fldChar w:fldCharType="begin"/>
      </w:r>
      <w:r>
        <w:instrText xml:space="preserve"> HYPERLINK "https://doi.org/10.3389/ffgc.2020.00039" \h </w:instrText>
      </w:r>
      <w:r>
        <w:fldChar w:fldCharType="separate"/>
      </w:r>
      <w:r>
        <w:rPr>
          <w:rStyle w:val="Hyperlink"/>
        </w:rPr>
        <w:t>https://doi.org/10.3389/ffgc.2020.00039</w:t>
      </w:r>
      <w:r>
        <w:rPr>
          <w:rStyle w:val="Hyperlink"/>
        </w:rPr>
        <w:fldChar w:fldCharType="end"/>
      </w:r>
    </w:p>
    <w:p w14:paraId="74616C6F" w14:textId="77777777" w:rsidR="003F2ACD" w:rsidRDefault="00DA0D81">
      <w:pPr>
        <w:pStyle w:val="Bibliography"/>
        <w:spacing w:line="480" w:lineRule="auto"/>
        <w:pPrChange w:id="703" w:author="Paolo Cherubini" w:date="2021-02-19T18:49:00Z">
          <w:pPr>
            <w:pStyle w:val="Bibliography"/>
          </w:pPr>
        </w:pPrChange>
      </w:pPr>
      <w:bookmarkStart w:id="704" w:name="ref-peltier_tree_2020"/>
      <w:bookmarkEnd w:id="702"/>
      <w:r>
        <w:t xml:space="preserve">Peltier, D. M. P., &amp; Ogle, K. (2020). Tree growth sensitivity to climate is temporally variable. </w:t>
      </w:r>
      <w:r>
        <w:rPr>
          <w:i/>
        </w:rPr>
        <w:t>Ecology Letters</w:t>
      </w:r>
      <w:r>
        <w:t xml:space="preserve">, </w:t>
      </w:r>
      <w:r>
        <w:rPr>
          <w:i/>
        </w:rPr>
        <w:t>23</w:t>
      </w:r>
      <w:r>
        <w:t xml:space="preserve">(11), 1561–1572. </w:t>
      </w:r>
      <w:r>
        <w:fldChar w:fldCharType="begin"/>
      </w:r>
      <w:r>
        <w:instrText xml:space="preserve"> HYPERLINK "https://doi.org/10.1111/ele.13575" \h </w:instrText>
      </w:r>
      <w:r>
        <w:fldChar w:fldCharType="separate"/>
      </w:r>
      <w:r>
        <w:rPr>
          <w:rStyle w:val="Hyperlink"/>
        </w:rPr>
        <w:t>https://doi.org/10.1111/ele.13575</w:t>
      </w:r>
      <w:r>
        <w:rPr>
          <w:rStyle w:val="Hyperlink"/>
        </w:rPr>
        <w:fldChar w:fldCharType="end"/>
      </w:r>
    </w:p>
    <w:p w14:paraId="5889CABF" w14:textId="77777777" w:rsidR="003F2ACD" w:rsidRDefault="00DA0D81">
      <w:pPr>
        <w:pStyle w:val="Bibliography"/>
        <w:spacing w:line="480" w:lineRule="auto"/>
        <w:pPrChange w:id="705" w:author="Paolo Cherubini" w:date="2021-02-19T18:49:00Z">
          <w:pPr>
            <w:pStyle w:val="Bibliography"/>
          </w:pPr>
        </w:pPrChange>
      </w:pPr>
      <w:bookmarkStart w:id="706" w:name="ref-peters_detecting_2015"/>
      <w:bookmarkEnd w:id="704"/>
      <w:r>
        <w:t xml:space="preserve">Peters, R. L., </w:t>
      </w:r>
      <w:proofErr w:type="spellStart"/>
      <w:r>
        <w:t>Groenendijk</w:t>
      </w:r>
      <w:proofErr w:type="spellEnd"/>
      <w:r>
        <w:t xml:space="preserve">, P., </w:t>
      </w:r>
      <w:proofErr w:type="spellStart"/>
      <w:r>
        <w:t>Vlam</w:t>
      </w:r>
      <w:proofErr w:type="spellEnd"/>
      <w:r>
        <w:t xml:space="preserve">, M., &amp; </w:t>
      </w:r>
      <w:proofErr w:type="spellStart"/>
      <w:r>
        <w:t>Zuidema</w:t>
      </w:r>
      <w:proofErr w:type="spellEnd"/>
      <w:r>
        <w:t xml:space="preserve">, P. A. (2015). Detecting long-term growth trends using tree rings: A critical evaluation of methods. </w:t>
      </w:r>
      <w:r>
        <w:rPr>
          <w:i/>
        </w:rPr>
        <w:t>Global Change Biology</w:t>
      </w:r>
      <w:r>
        <w:t xml:space="preserve">, </w:t>
      </w:r>
      <w:r>
        <w:rPr>
          <w:i/>
        </w:rPr>
        <w:t>21</w:t>
      </w:r>
      <w:r>
        <w:t xml:space="preserve">(5), 2040–2054. </w:t>
      </w:r>
      <w:r>
        <w:fldChar w:fldCharType="begin"/>
      </w:r>
      <w:r>
        <w:instrText xml:space="preserve"> HYPERLINK "https://doi.org/10.1111/gcb.12826" \h </w:instrText>
      </w:r>
      <w:r>
        <w:fldChar w:fldCharType="separate"/>
      </w:r>
      <w:r>
        <w:rPr>
          <w:rStyle w:val="Hyperlink"/>
        </w:rPr>
        <w:t>https://doi.org/10.1111/gcb.12826</w:t>
      </w:r>
      <w:r>
        <w:rPr>
          <w:rStyle w:val="Hyperlink"/>
        </w:rPr>
        <w:fldChar w:fldCharType="end"/>
      </w:r>
    </w:p>
    <w:p w14:paraId="3933D4EF" w14:textId="77777777" w:rsidR="003F2ACD" w:rsidRDefault="00DA0D81">
      <w:pPr>
        <w:pStyle w:val="Bibliography"/>
        <w:spacing w:line="480" w:lineRule="auto"/>
        <w:pPrChange w:id="707" w:author="Paolo Cherubini" w:date="2021-02-19T18:49:00Z">
          <w:pPr>
            <w:pStyle w:val="Bibliography"/>
          </w:pPr>
        </w:pPrChange>
      </w:pPr>
      <w:bookmarkStart w:id="708" w:name="ref-pregitzer_carbon_2004"/>
      <w:bookmarkEnd w:id="706"/>
      <w:proofErr w:type="spellStart"/>
      <w:r>
        <w:t>Pregitzer</w:t>
      </w:r>
      <w:proofErr w:type="spellEnd"/>
      <w:r>
        <w:t xml:space="preserve">, K. S., &amp; </w:t>
      </w:r>
      <w:proofErr w:type="spellStart"/>
      <w:r>
        <w:t>Euskirchen</w:t>
      </w:r>
      <w:proofErr w:type="spellEnd"/>
      <w:r>
        <w:t xml:space="preserve">, E. S. (2004). Carbon cycling and storage in world forests: Biome patterns related to forest age. </w:t>
      </w:r>
      <w:r>
        <w:rPr>
          <w:i/>
        </w:rPr>
        <w:t>Global Change Biology</w:t>
      </w:r>
      <w:r>
        <w:t xml:space="preserve">, </w:t>
      </w:r>
      <w:r>
        <w:rPr>
          <w:i/>
        </w:rPr>
        <w:t>10</w:t>
      </w:r>
      <w:r>
        <w:t>(12), 2052–2077.</w:t>
      </w:r>
    </w:p>
    <w:p w14:paraId="147C9C9C" w14:textId="77777777" w:rsidR="003F2ACD" w:rsidRPr="00B76446" w:rsidRDefault="00DA0D81">
      <w:pPr>
        <w:pStyle w:val="Bibliography"/>
        <w:spacing w:line="480" w:lineRule="auto"/>
        <w:rPr>
          <w:lang w:val="de-CH"/>
          <w:rPrChange w:id="709" w:author="Paolo Cherubini" w:date="2021-02-18T11:49:00Z">
            <w:rPr/>
          </w:rPrChange>
        </w:rPr>
        <w:pPrChange w:id="710" w:author="Paolo Cherubini" w:date="2021-02-19T18:49:00Z">
          <w:pPr>
            <w:pStyle w:val="Bibliography"/>
          </w:pPr>
        </w:pPrChange>
      </w:pPr>
      <w:bookmarkStart w:id="711" w:name="ref-pretzsch_drought_2018"/>
      <w:bookmarkEnd w:id="708"/>
      <w:proofErr w:type="spellStart"/>
      <w:r>
        <w:t>Pretzsch</w:t>
      </w:r>
      <w:proofErr w:type="spellEnd"/>
      <w:r>
        <w:t xml:space="preserve">, H., </w:t>
      </w:r>
      <w:proofErr w:type="spellStart"/>
      <w:r>
        <w:t>Schütze</w:t>
      </w:r>
      <w:proofErr w:type="spellEnd"/>
      <w:r>
        <w:t xml:space="preserve">, G., &amp; </w:t>
      </w:r>
      <w:proofErr w:type="spellStart"/>
      <w:r>
        <w:t>Biber</w:t>
      </w:r>
      <w:proofErr w:type="spellEnd"/>
      <w:r>
        <w:t xml:space="preserve">, P. (2018). Drought can </w:t>
      </w:r>
      <w:proofErr w:type="spellStart"/>
      <w:r>
        <w:t>favour</w:t>
      </w:r>
      <w:proofErr w:type="spellEnd"/>
      <w:r>
        <w:t xml:space="preserve"> the growth of small in relation to tall trees in mature stands of Norway spruce and European beech. </w:t>
      </w:r>
      <w:proofErr w:type="spellStart"/>
      <w:r w:rsidRPr="00B76446">
        <w:rPr>
          <w:i/>
          <w:lang w:val="de-CH"/>
          <w:rPrChange w:id="712" w:author="Paolo Cherubini" w:date="2021-02-18T11:49:00Z">
            <w:rPr>
              <w:i/>
            </w:rPr>
          </w:rPrChange>
        </w:rPr>
        <w:t>Forest</w:t>
      </w:r>
      <w:proofErr w:type="spellEnd"/>
      <w:r w:rsidRPr="00B76446">
        <w:rPr>
          <w:i/>
          <w:lang w:val="de-CH"/>
          <w:rPrChange w:id="713" w:author="Paolo Cherubini" w:date="2021-02-18T11:49:00Z">
            <w:rPr>
              <w:i/>
            </w:rPr>
          </w:rPrChange>
        </w:rPr>
        <w:t xml:space="preserve"> </w:t>
      </w:r>
      <w:proofErr w:type="spellStart"/>
      <w:r w:rsidRPr="00B76446">
        <w:rPr>
          <w:i/>
          <w:lang w:val="de-CH"/>
          <w:rPrChange w:id="714" w:author="Paolo Cherubini" w:date="2021-02-18T11:49:00Z">
            <w:rPr>
              <w:i/>
            </w:rPr>
          </w:rPrChange>
        </w:rPr>
        <w:t>Ecosystems</w:t>
      </w:r>
      <w:proofErr w:type="spellEnd"/>
      <w:r w:rsidRPr="00B76446">
        <w:rPr>
          <w:lang w:val="de-CH"/>
          <w:rPrChange w:id="715" w:author="Paolo Cherubini" w:date="2021-02-18T11:49:00Z">
            <w:rPr/>
          </w:rPrChange>
        </w:rPr>
        <w:t xml:space="preserve">, </w:t>
      </w:r>
      <w:r w:rsidRPr="00B76446">
        <w:rPr>
          <w:i/>
          <w:lang w:val="de-CH"/>
          <w:rPrChange w:id="716" w:author="Paolo Cherubini" w:date="2021-02-18T11:49:00Z">
            <w:rPr>
              <w:i/>
            </w:rPr>
          </w:rPrChange>
        </w:rPr>
        <w:t>5</w:t>
      </w:r>
      <w:r w:rsidRPr="00B76446">
        <w:rPr>
          <w:lang w:val="de-CH"/>
          <w:rPrChange w:id="717" w:author="Paolo Cherubini" w:date="2021-02-18T11:49:00Z">
            <w:rPr/>
          </w:rPrChange>
        </w:rPr>
        <w:t xml:space="preserve">(1), 20. </w:t>
      </w:r>
      <w:r>
        <w:fldChar w:fldCharType="begin"/>
      </w:r>
      <w:r w:rsidRPr="00B76446">
        <w:rPr>
          <w:lang w:val="de-CH"/>
          <w:rPrChange w:id="718" w:author="Paolo Cherubini" w:date="2021-02-18T11:49:00Z">
            <w:rPr/>
          </w:rPrChange>
        </w:rPr>
        <w:instrText xml:space="preserve"> HYPERLINK "https://doi.org/10.1186/s40663-018-0139-x" \h </w:instrText>
      </w:r>
      <w:r>
        <w:fldChar w:fldCharType="separate"/>
      </w:r>
      <w:r w:rsidRPr="00B76446">
        <w:rPr>
          <w:rStyle w:val="Hyperlink"/>
          <w:lang w:val="de-CH"/>
          <w:rPrChange w:id="719" w:author="Paolo Cherubini" w:date="2021-02-18T11:49:00Z">
            <w:rPr>
              <w:rStyle w:val="Hyperlink"/>
            </w:rPr>
          </w:rPrChange>
        </w:rPr>
        <w:t>https://doi.org/10.1186/s40663-018-0139-x</w:t>
      </w:r>
      <w:r>
        <w:rPr>
          <w:rStyle w:val="Hyperlink"/>
        </w:rPr>
        <w:fldChar w:fldCharType="end"/>
      </w:r>
    </w:p>
    <w:p w14:paraId="0B90C09A" w14:textId="77777777" w:rsidR="003F2ACD" w:rsidRDefault="00DA0D81">
      <w:pPr>
        <w:pStyle w:val="Bibliography"/>
        <w:spacing w:line="480" w:lineRule="auto"/>
        <w:pPrChange w:id="720" w:author="Paolo Cherubini" w:date="2021-02-19T18:49:00Z">
          <w:pPr>
            <w:pStyle w:val="Bibliography"/>
          </w:pPr>
        </w:pPrChange>
      </w:pPr>
      <w:bookmarkStart w:id="721" w:name="ref-rayback_dendroecological_2020"/>
      <w:bookmarkEnd w:id="711"/>
      <w:proofErr w:type="spellStart"/>
      <w:r w:rsidRPr="00B76446">
        <w:rPr>
          <w:lang w:val="de-CH"/>
          <w:rPrChange w:id="722" w:author="Paolo Cherubini" w:date="2021-02-18T11:49:00Z">
            <w:rPr/>
          </w:rPrChange>
        </w:rPr>
        <w:t>Rayback</w:t>
      </w:r>
      <w:proofErr w:type="spellEnd"/>
      <w:r w:rsidRPr="00B76446">
        <w:rPr>
          <w:lang w:val="de-CH"/>
          <w:rPrChange w:id="723" w:author="Paolo Cherubini" w:date="2021-02-18T11:49:00Z">
            <w:rPr/>
          </w:rPrChange>
        </w:rPr>
        <w:t xml:space="preserve">, S. A., Duncan, J. A., </w:t>
      </w:r>
      <w:proofErr w:type="spellStart"/>
      <w:r w:rsidRPr="00B76446">
        <w:rPr>
          <w:lang w:val="de-CH"/>
          <w:rPrChange w:id="724" w:author="Paolo Cherubini" w:date="2021-02-18T11:49:00Z">
            <w:rPr/>
          </w:rPrChange>
        </w:rPr>
        <w:t>Schaberg</w:t>
      </w:r>
      <w:proofErr w:type="spellEnd"/>
      <w:r w:rsidRPr="00B76446">
        <w:rPr>
          <w:lang w:val="de-CH"/>
          <w:rPrChange w:id="725" w:author="Paolo Cherubini" w:date="2021-02-18T11:49:00Z">
            <w:rPr/>
          </w:rPrChange>
        </w:rPr>
        <w:t xml:space="preserve">, P. G., </w:t>
      </w:r>
      <w:proofErr w:type="spellStart"/>
      <w:r w:rsidRPr="00B76446">
        <w:rPr>
          <w:lang w:val="de-CH"/>
          <w:rPrChange w:id="726" w:author="Paolo Cherubini" w:date="2021-02-18T11:49:00Z">
            <w:rPr/>
          </w:rPrChange>
        </w:rPr>
        <w:t>Kosiba</w:t>
      </w:r>
      <w:proofErr w:type="spellEnd"/>
      <w:r w:rsidRPr="00B76446">
        <w:rPr>
          <w:lang w:val="de-CH"/>
          <w:rPrChange w:id="727" w:author="Paolo Cherubini" w:date="2021-02-18T11:49:00Z">
            <w:rPr/>
          </w:rPrChange>
        </w:rPr>
        <w:t xml:space="preserve">, A. M., Hansen, C. F., &amp; </w:t>
      </w:r>
      <w:proofErr w:type="spellStart"/>
      <w:r w:rsidRPr="00B76446">
        <w:rPr>
          <w:lang w:val="de-CH"/>
          <w:rPrChange w:id="728" w:author="Paolo Cherubini" w:date="2021-02-18T11:49:00Z">
            <w:rPr/>
          </w:rPrChange>
        </w:rPr>
        <w:t>Murakami</w:t>
      </w:r>
      <w:proofErr w:type="spellEnd"/>
      <w:r w:rsidRPr="00B76446">
        <w:rPr>
          <w:lang w:val="de-CH"/>
          <w:rPrChange w:id="729" w:author="Paolo Cherubini" w:date="2021-02-18T11:49:00Z">
            <w:rPr/>
          </w:rPrChange>
        </w:rPr>
        <w:t xml:space="preserve">, P. F. (2020). </w:t>
      </w:r>
      <w:r>
        <w:t xml:space="preserve">The </w:t>
      </w:r>
      <w:proofErr w:type="spellStart"/>
      <w:r>
        <w:t>DendroEcological</w:t>
      </w:r>
      <w:proofErr w:type="spellEnd"/>
      <w:r>
        <w:t xml:space="preserve"> Network: A cyberinfrastructure for the storage, discovery and sharing of tree-ring and associated ecological data. </w:t>
      </w:r>
      <w:proofErr w:type="spellStart"/>
      <w:r>
        <w:rPr>
          <w:i/>
        </w:rPr>
        <w:t>Dendrochronologia</w:t>
      </w:r>
      <w:proofErr w:type="spellEnd"/>
      <w:r>
        <w:t xml:space="preserve">, </w:t>
      </w:r>
      <w:r>
        <w:rPr>
          <w:i/>
        </w:rPr>
        <w:t>60</w:t>
      </w:r>
      <w:r>
        <w:t xml:space="preserve">, 125678. </w:t>
      </w:r>
      <w:r>
        <w:fldChar w:fldCharType="begin"/>
      </w:r>
      <w:r>
        <w:instrText xml:space="preserve"> HYPERLINK "https://doi.org/10.1016/j.dendro.2020.125678" \h </w:instrText>
      </w:r>
      <w:r>
        <w:fldChar w:fldCharType="separate"/>
      </w:r>
      <w:r>
        <w:rPr>
          <w:rStyle w:val="Hyperlink"/>
        </w:rPr>
        <w:t>https://doi.org/10.1016/j.dendro.2020.125678</w:t>
      </w:r>
      <w:r>
        <w:rPr>
          <w:rStyle w:val="Hyperlink"/>
        </w:rPr>
        <w:fldChar w:fldCharType="end"/>
      </w:r>
    </w:p>
    <w:p w14:paraId="4B3982B3" w14:textId="77777777" w:rsidR="003F2ACD" w:rsidRDefault="00DA0D81">
      <w:pPr>
        <w:pStyle w:val="Bibliography"/>
        <w:spacing w:line="480" w:lineRule="auto"/>
        <w:pPrChange w:id="730" w:author="Paolo Cherubini" w:date="2021-02-19T18:49:00Z">
          <w:pPr>
            <w:pStyle w:val="Bibliography"/>
          </w:pPr>
        </w:pPrChange>
      </w:pPr>
      <w:bookmarkStart w:id="731" w:name="ref-rejoumechain_biomass_2017"/>
      <w:bookmarkEnd w:id="721"/>
      <w:proofErr w:type="spellStart"/>
      <w:r>
        <w:t>Réjou-Méchain</w:t>
      </w:r>
      <w:proofErr w:type="spellEnd"/>
      <w:r>
        <w:t xml:space="preserve">, M., Tanguy, A., </w:t>
      </w:r>
      <w:proofErr w:type="spellStart"/>
      <w:r>
        <w:t>Piponiot</w:t>
      </w:r>
      <w:proofErr w:type="spellEnd"/>
      <w:r>
        <w:t xml:space="preserve">, C., </w:t>
      </w:r>
      <w:proofErr w:type="spellStart"/>
      <w:r>
        <w:t>Chave</w:t>
      </w:r>
      <w:proofErr w:type="spellEnd"/>
      <w:r>
        <w:t xml:space="preserve">, J., &amp; </w:t>
      </w:r>
      <w:proofErr w:type="spellStart"/>
      <w:r>
        <w:t>Hérault</w:t>
      </w:r>
      <w:proofErr w:type="spellEnd"/>
      <w:r>
        <w:t xml:space="preserve">, B. (2017). Biomass: An r package for estimating above-ground biomass and its uncertainty in tropical forests. </w:t>
      </w:r>
      <w:r>
        <w:rPr>
          <w:i/>
        </w:rPr>
        <w:t>Methods in Ecology and Evolution</w:t>
      </w:r>
      <w:r>
        <w:t xml:space="preserve">, </w:t>
      </w:r>
      <w:r>
        <w:rPr>
          <w:i/>
        </w:rPr>
        <w:t>8</w:t>
      </w:r>
      <w:r>
        <w:t xml:space="preserve">(9), 1163–1167. </w:t>
      </w:r>
      <w:r>
        <w:fldChar w:fldCharType="begin"/>
      </w:r>
      <w:r>
        <w:instrText xml:space="preserve"> HYPERLINK "https://doi.org/10.1111/2041-210X.12753" \h </w:instrText>
      </w:r>
      <w:r>
        <w:fldChar w:fldCharType="separate"/>
      </w:r>
      <w:r>
        <w:rPr>
          <w:rStyle w:val="Hyperlink"/>
        </w:rPr>
        <w:t>https://doi.org/10.1111/2041-210X.12753</w:t>
      </w:r>
      <w:r>
        <w:rPr>
          <w:rStyle w:val="Hyperlink"/>
        </w:rPr>
        <w:fldChar w:fldCharType="end"/>
      </w:r>
    </w:p>
    <w:p w14:paraId="7857F40D" w14:textId="77777777" w:rsidR="003F2ACD" w:rsidRDefault="00DA0D81">
      <w:pPr>
        <w:pStyle w:val="Bibliography"/>
        <w:spacing w:line="480" w:lineRule="auto"/>
        <w:pPrChange w:id="732" w:author="Paolo Cherubini" w:date="2021-02-19T18:49:00Z">
          <w:pPr>
            <w:pStyle w:val="Bibliography"/>
          </w:pPr>
        </w:pPrChange>
      </w:pPr>
      <w:bookmarkStart w:id="733" w:name="ref-rollinson_climate_2021"/>
      <w:bookmarkEnd w:id="731"/>
      <w:r>
        <w:lastRenderedPageBreak/>
        <w:t xml:space="preserve">Rollinson, C. R., Alexander, M. R., Dye, A. W., Moore, D. J. P., Pederson, N., &amp; </w:t>
      </w:r>
      <w:proofErr w:type="spellStart"/>
      <w:r>
        <w:t>Trouet</w:t>
      </w:r>
      <w:proofErr w:type="spellEnd"/>
      <w:r>
        <w:t xml:space="preserve">, V. (2021). Climate sensitivity of understory trees differs from overstory trees in temperate mesic forests. </w:t>
      </w:r>
      <w:r>
        <w:rPr>
          <w:i/>
        </w:rPr>
        <w:t>Ecology</w:t>
      </w:r>
      <w:r>
        <w:t xml:space="preserve">, </w:t>
      </w:r>
      <w:r>
        <w:rPr>
          <w:i/>
        </w:rPr>
        <w:t>n/a</w:t>
      </w:r>
      <w:r>
        <w:t xml:space="preserve">(n/a), e03264. </w:t>
      </w:r>
      <w:r>
        <w:fldChar w:fldCharType="begin"/>
      </w:r>
      <w:r>
        <w:instrText xml:space="preserve"> HYPERLINK "https://doi.org/10.1002/ecy.3264" \h </w:instrText>
      </w:r>
      <w:r>
        <w:fldChar w:fldCharType="separate"/>
      </w:r>
      <w:r>
        <w:rPr>
          <w:rStyle w:val="Hyperlink"/>
        </w:rPr>
        <w:t>https://doi.org/10.1002/ecy.3264</w:t>
      </w:r>
      <w:r>
        <w:rPr>
          <w:rStyle w:val="Hyperlink"/>
        </w:rPr>
        <w:fldChar w:fldCharType="end"/>
      </w:r>
    </w:p>
    <w:p w14:paraId="613A8D8F" w14:textId="77777777" w:rsidR="003F2ACD" w:rsidRDefault="00DA0D81">
      <w:pPr>
        <w:pStyle w:val="Bibliography"/>
        <w:spacing w:line="480" w:lineRule="auto"/>
        <w:pPrChange w:id="734" w:author="Paolo Cherubini" w:date="2021-02-19T18:49:00Z">
          <w:pPr>
            <w:pStyle w:val="Bibliography"/>
          </w:pPr>
        </w:pPrChange>
      </w:pPr>
      <w:bookmarkStart w:id="735" w:name="ref-rossi_age-dependent_2007"/>
      <w:bookmarkEnd w:id="733"/>
      <w:r>
        <w:t xml:space="preserve">Rossi, S., </w:t>
      </w:r>
      <w:proofErr w:type="spellStart"/>
      <w:r>
        <w:t>Deslauriers</w:t>
      </w:r>
      <w:proofErr w:type="spellEnd"/>
      <w:r>
        <w:t xml:space="preserve">, A., </w:t>
      </w:r>
      <w:proofErr w:type="spellStart"/>
      <w:r>
        <w:t>Anfodillo</w:t>
      </w:r>
      <w:proofErr w:type="spellEnd"/>
      <w:r>
        <w:t xml:space="preserve">, T., &amp; </w:t>
      </w:r>
      <w:proofErr w:type="spellStart"/>
      <w:r>
        <w:t>Carrer</w:t>
      </w:r>
      <w:proofErr w:type="spellEnd"/>
      <w:r>
        <w:t xml:space="preserve">, M. (2007). Age-dependent </w:t>
      </w:r>
      <w:proofErr w:type="spellStart"/>
      <w:r>
        <w:t>xylogenesis</w:t>
      </w:r>
      <w:proofErr w:type="spellEnd"/>
      <w:r>
        <w:t xml:space="preserve"> in timberline conifers. </w:t>
      </w:r>
      <w:r>
        <w:rPr>
          <w:i/>
        </w:rPr>
        <w:t>New Phytologist</w:t>
      </w:r>
      <w:r>
        <w:t xml:space="preserve">, </w:t>
      </w:r>
      <w:r>
        <w:rPr>
          <w:i/>
        </w:rPr>
        <w:t>0</w:t>
      </w:r>
      <w:r>
        <w:t xml:space="preserve">(0), 071018051611001–??? </w:t>
      </w:r>
      <w:r>
        <w:fldChar w:fldCharType="begin"/>
      </w:r>
      <w:r>
        <w:instrText xml:space="preserve"> HYPERLINK "https://doi.org/10.1111/j.1469-8137.2007.02235.x" \h </w:instrText>
      </w:r>
      <w:r>
        <w:fldChar w:fldCharType="separate"/>
      </w:r>
      <w:r>
        <w:rPr>
          <w:rStyle w:val="Hyperlink"/>
        </w:rPr>
        <w:t>https://doi.org/10.1111/j.1469-8137.2007.02235.x</w:t>
      </w:r>
      <w:r>
        <w:rPr>
          <w:rStyle w:val="Hyperlink"/>
        </w:rPr>
        <w:fldChar w:fldCharType="end"/>
      </w:r>
    </w:p>
    <w:p w14:paraId="1E558416" w14:textId="77777777" w:rsidR="003F2ACD" w:rsidRDefault="00DA0D81">
      <w:pPr>
        <w:pStyle w:val="Bibliography"/>
        <w:spacing w:line="480" w:lineRule="auto"/>
        <w:pPrChange w:id="736" w:author="Paolo Cherubini" w:date="2021-02-19T18:49:00Z">
          <w:pPr>
            <w:pStyle w:val="Bibliography"/>
          </w:pPr>
        </w:pPrChange>
      </w:pPr>
      <w:bookmarkStart w:id="737" w:name="ref-sanchez-salguero_disentangling_2015"/>
      <w:bookmarkEnd w:id="735"/>
      <w:r>
        <w:t xml:space="preserve">Sánchez-Salguero, R., Linares, J. C., </w:t>
      </w:r>
      <w:proofErr w:type="spellStart"/>
      <w:r>
        <w:t>Camarero</w:t>
      </w:r>
      <w:proofErr w:type="spellEnd"/>
      <w:r>
        <w:t xml:space="preserve">, J. J., Madrigal-González, J., </w:t>
      </w:r>
      <w:proofErr w:type="spellStart"/>
      <w:r>
        <w:t>Hevia</w:t>
      </w:r>
      <w:proofErr w:type="spellEnd"/>
      <w:r>
        <w:t>, A., Sánchez-Miranda, Á., Ballesteros-</w:t>
      </w:r>
      <w:proofErr w:type="spellStart"/>
      <w:r>
        <w:t>Cánovas</w:t>
      </w:r>
      <w:proofErr w:type="spellEnd"/>
      <w:r>
        <w:t>, J. A., Alfaro-Sánchez, R., García-</w:t>
      </w:r>
      <w:proofErr w:type="spellStart"/>
      <w:r>
        <w:t>Cervigón</w:t>
      </w:r>
      <w:proofErr w:type="spellEnd"/>
      <w:r>
        <w:t xml:space="preserve">, A. I., Bigler, C., &amp; </w:t>
      </w:r>
      <w:proofErr w:type="spellStart"/>
      <w:r>
        <w:t>Rigling</w:t>
      </w:r>
      <w:proofErr w:type="spellEnd"/>
      <w:r>
        <w:t xml:space="preserve">, A. (2015). Disentangling the effects of competition and climate on individual tree growth: A retrospective and dynamic approach in </w:t>
      </w:r>
      <w:proofErr w:type="gramStart"/>
      <w:r>
        <w:t>Scots</w:t>
      </w:r>
      <w:proofErr w:type="gramEnd"/>
      <w:r>
        <w:t xml:space="preserve"> pine. </w:t>
      </w:r>
      <w:r>
        <w:rPr>
          <w:i/>
        </w:rPr>
        <w:t>Forest Ecology and Management</w:t>
      </w:r>
      <w:r>
        <w:t xml:space="preserve">, </w:t>
      </w:r>
      <w:r>
        <w:rPr>
          <w:i/>
        </w:rPr>
        <w:t>358</w:t>
      </w:r>
      <w:r>
        <w:t xml:space="preserve">, 12–25. </w:t>
      </w:r>
      <w:r>
        <w:fldChar w:fldCharType="begin"/>
      </w:r>
      <w:r>
        <w:instrText xml:space="preserve"> HYPERLINK "https://doi.org/10.1016/j.foreco.2015.08.034" \h </w:instrText>
      </w:r>
      <w:r>
        <w:fldChar w:fldCharType="separate"/>
      </w:r>
      <w:r>
        <w:rPr>
          <w:rStyle w:val="Hyperlink"/>
        </w:rPr>
        <w:t>https://doi.org/10.1016/j.foreco.2015.08.034</w:t>
      </w:r>
      <w:r>
        <w:rPr>
          <w:rStyle w:val="Hyperlink"/>
        </w:rPr>
        <w:fldChar w:fldCharType="end"/>
      </w:r>
    </w:p>
    <w:p w14:paraId="51B9115D" w14:textId="77777777" w:rsidR="003F2ACD" w:rsidRDefault="00DA0D81">
      <w:pPr>
        <w:pStyle w:val="Bibliography"/>
        <w:spacing w:line="480" w:lineRule="auto"/>
        <w:pPrChange w:id="738" w:author="Paolo Cherubini" w:date="2021-02-19T18:49:00Z">
          <w:pPr>
            <w:pStyle w:val="Bibliography"/>
          </w:pPr>
        </w:pPrChange>
      </w:pPr>
      <w:bookmarkStart w:id="739" w:name="ref-schelhaas_species-specific_2018"/>
      <w:bookmarkEnd w:id="737"/>
      <w:proofErr w:type="spellStart"/>
      <w:r>
        <w:t>Schelhaas</w:t>
      </w:r>
      <w:proofErr w:type="spellEnd"/>
      <w:r>
        <w:t xml:space="preserve">, M.-J., </w:t>
      </w:r>
      <w:proofErr w:type="spellStart"/>
      <w:r>
        <w:t>Hengeveld</w:t>
      </w:r>
      <w:proofErr w:type="spellEnd"/>
      <w:r>
        <w:t xml:space="preserve">, G. M., </w:t>
      </w:r>
      <w:proofErr w:type="spellStart"/>
      <w:r>
        <w:t>Heidema</w:t>
      </w:r>
      <w:proofErr w:type="spellEnd"/>
      <w:r>
        <w:t xml:space="preserve">, N., </w:t>
      </w:r>
      <w:proofErr w:type="spellStart"/>
      <w:r>
        <w:t>Thürig</w:t>
      </w:r>
      <w:proofErr w:type="spellEnd"/>
      <w:r>
        <w:t xml:space="preserve">, E., </w:t>
      </w:r>
      <w:proofErr w:type="spellStart"/>
      <w:r>
        <w:t>Rohner</w:t>
      </w:r>
      <w:proofErr w:type="spellEnd"/>
      <w:r>
        <w:t xml:space="preserve">, B., </w:t>
      </w:r>
      <w:proofErr w:type="spellStart"/>
      <w:r>
        <w:t>Vacchiano</w:t>
      </w:r>
      <w:proofErr w:type="spellEnd"/>
      <w:r>
        <w:t xml:space="preserve">, G., </w:t>
      </w:r>
      <w:proofErr w:type="spellStart"/>
      <w:r>
        <w:t>Vayreda</w:t>
      </w:r>
      <w:proofErr w:type="spellEnd"/>
      <w:r>
        <w:t xml:space="preserve">, J., Redmond, J., </w:t>
      </w:r>
      <w:proofErr w:type="spellStart"/>
      <w:r>
        <w:t>Socha</w:t>
      </w:r>
      <w:proofErr w:type="spellEnd"/>
      <w:r>
        <w:t xml:space="preserve">, J., </w:t>
      </w:r>
      <w:proofErr w:type="spellStart"/>
      <w:r>
        <w:t>Fridman</w:t>
      </w:r>
      <w:proofErr w:type="spellEnd"/>
      <w:r>
        <w:t xml:space="preserve">, J., </w:t>
      </w:r>
      <w:proofErr w:type="spellStart"/>
      <w:r>
        <w:t>Tomter</w:t>
      </w:r>
      <w:proofErr w:type="spellEnd"/>
      <w:r>
        <w:t xml:space="preserve">, S., </w:t>
      </w:r>
      <w:proofErr w:type="spellStart"/>
      <w:r>
        <w:t>Polley</w:t>
      </w:r>
      <w:proofErr w:type="spellEnd"/>
      <w:r>
        <w:t xml:space="preserve">, H., Barreiro, S., &amp; </w:t>
      </w:r>
      <w:proofErr w:type="spellStart"/>
      <w:r>
        <w:t>Nabuurs</w:t>
      </w:r>
      <w:proofErr w:type="spellEnd"/>
      <w:r>
        <w:t xml:space="preserve">, G.-J. (2018). Species-specific, pan-European diameter increment models based on data of 2.3 million trees. </w:t>
      </w:r>
      <w:r>
        <w:rPr>
          <w:i/>
        </w:rPr>
        <w:t>Forest Ecosystems</w:t>
      </w:r>
      <w:r>
        <w:t xml:space="preserve">, </w:t>
      </w:r>
      <w:r>
        <w:rPr>
          <w:i/>
        </w:rPr>
        <w:t>5</w:t>
      </w:r>
      <w:r>
        <w:t xml:space="preserve">(1). </w:t>
      </w:r>
      <w:r>
        <w:fldChar w:fldCharType="begin"/>
      </w:r>
      <w:r>
        <w:instrText xml:space="preserve"> HYPERLINK "https://doi.org/10.1186/s40663-018-0133-3" \h </w:instrText>
      </w:r>
      <w:r>
        <w:fldChar w:fldCharType="separate"/>
      </w:r>
      <w:r>
        <w:rPr>
          <w:rStyle w:val="Hyperlink"/>
        </w:rPr>
        <w:t>https://doi.org/10.1186/s40663-018-0133-3</w:t>
      </w:r>
      <w:r>
        <w:rPr>
          <w:rStyle w:val="Hyperlink"/>
        </w:rPr>
        <w:fldChar w:fldCharType="end"/>
      </w:r>
    </w:p>
    <w:p w14:paraId="43DC00AA" w14:textId="77777777" w:rsidR="003F2ACD" w:rsidRDefault="00DA0D81">
      <w:pPr>
        <w:pStyle w:val="Bibliography"/>
        <w:spacing w:line="480" w:lineRule="auto"/>
        <w:pPrChange w:id="740" w:author="Paolo Cherubini" w:date="2021-02-19T18:49:00Z">
          <w:pPr>
            <w:pStyle w:val="Bibliography"/>
          </w:pPr>
        </w:pPrChange>
      </w:pPr>
      <w:bookmarkStart w:id="741" w:name="ref-sheil_does_2017"/>
      <w:bookmarkEnd w:id="739"/>
      <w:proofErr w:type="spellStart"/>
      <w:r>
        <w:t>Sheil</w:t>
      </w:r>
      <w:proofErr w:type="spellEnd"/>
      <w:r>
        <w:t xml:space="preserve">, D., </w:t>
      </w:r>
      <w:proofErr w:type="spellStart"/>
      <w:r>
        <w:t>Eastaugh</w:t>
      </w:r>
      <w:proofErr w:type="spellEnd"/>
      <w:r>
        <w:t xml:space="preserve">, C. S., </w:t>
      </w:r>
      <w:proofErr w:type="spellStart"/>
      <w:r>
        <w:t>Vlam</w:t>
      </w:r>
      <w:proofErr w:type="spellEnd"/>
      <w:r>
        <w:t xml:space="preserve">, M., </w:t>
      </w:r>
      <w:proofErr w:type="spellStart"/>
      <w:r>
        <w:t>Zuidema</w:t>
      </w:r>
      <w:proofErr w:type="spellEnd"/>
      <w:r>
        <w:t xml:space="preserve">, P. A., </w:t>
      </w:r>
      <w:proofErr w:type="spellStart"/>
      <w:r>
        <w:t>Groenendijk</w:t>
      </w:r>
      <w:proofErr w:type="spellEnd"/>
      <w:r>
        <w:t xml:space="preserve">, P., van der </w:t>
      </w:r>
      <w:proofErr w:type="spellStart"/>
      <w:r>
        <w:t>Sleen</w:t>
      </w:r>
      <w:proofErr w:type="spellEnd"/>
      <w:r>
        <w:t xml:space="preserve">, P., Jay, A., &amp; </w:t>
      </w:r>
      <w:proofErr w:type="spellStart"/>
      <w:r>
        <w:t>Vanclay</w:t>
      </w:r>
      <w:proofErr w:type="spellEnd"/>
      <w:r>
        <w:t xml:space="preserve">, J. (2017). Does biomass growth increase in the largest trees? Flaws, fallacies and alternative analyses. </w:t>
      </w:r>
      <w:r>
        <w:rPr>
          <w:i/>
        </w:rPr>
        <w:t>Functional Ecology</w:t>
      </w:r>
      <w:r>
        <w:t xml:space="preserve">, </w:t>
      </w:r>
      <w:r>
        <w:rPr>
          <w:i/>
        </w:rPr>
        <w:t>31</w:t>
      </w:r>
      <w:r>
        <w:t xml:space="preserve">(3), 568–581. </w:t>
      </w:r>
      <w:r>
        <w:fldChar w:fldCharType="begin"/>
      </w:r>
      <w:r>
        <w:instrText xml:space="preserve"> HYPERLINK "https://doi.org/10.1111/1365-2435.12775" \h </w:instrText>
      </w:r>
      <w:r>
        <w:fldChar w:fldCharType="separate"/>
      </w:r>
      <w:r>
        <w:rPr>
          <w:rStyle w:val="Hyperlink"/>
        </w:rPr>
        <w:t>https://doi.org/10.1111/1365-2435.12775</w:t>
      </w:r>
      <w:r>
        <w:rPr>
          <w:rStyle w:val="Hyperlink"/>
        </w:rPr>
        <w:fldChar w:fldCharType="end"/>
      </w:r>
    </w:p>
    <w:p w14:paraId="6A125877" w14:textId="77777777" w:rsidR="003F2ACD" w:rsidRDefault="00DA0D81">
      <w:pPr>
        <w:pStyle w:val="Bibliography"/>
        <w:spacing w:line="480" w:lineRule="auto"/>
        <w:pPrChange w:id="742" w:author="Paolo Cherubini" w:date="2021-02-19T18:49:00Z">
          <w:pPr>
            <w:pStyle w:val="Bibliography"/>
          </w:pPr>
        </w:pPrChange>
      </w:pPr>
      <w:bookmarkStart w:id="743" w:name="ref-sniderhan_growth_2016"/>
      <w:bookmarkEnd w:id="741"/>
      <w:proofErr w:type="spellStart"/>
      <w:r>
        <w:t>Sniderhan</w:t>
      </w:r>
      <w:proofErr w:type="spellEnd"/>
      <w:r>
        <w:t xml:space="preserve">, A. E., &amp; </w:t>
      </w:r>
      <w:proofErr w:type="spellStart"/>
      <w:r>
        <w:t>Baltzer</w:t>
      </w:r>
      <w:proofErr w:type="spellEnd"/>
      <w:r>
        <w:t xml:space="preserve">, J. L. (2016). Growth dynamics of black spruce </w:t>
      </w:r>
      <w:proofErr w:type="gramStart"/>
      <w:r>
        <w:t xml:space="preserve">( </w:t>
      </w:r>
      <w:proofErr w:type="spellStart"/>
      <w:r>
        <w:rPr>
          <w:i/>
        </w:rPr>
        <w:t>Picea</w:t>
      </w:r>
      <w:proofErr w:type="spellEnd"/>
      <w:proofErr w:type="gramEnd"/>
      <w:r>
        <w:t xml:space="preserve"> </w:t>
      </w:r>
      <w:r>
        <w:rPr>
          <w:i/>
        </w:rPr>
        <w:t>Mariana</w:t>
      </w:r>
      <w:r>
        <w:t xml:space="preserve"> ) in a rapidly thawing discontinuous permafrost peatland: Growth Dynamics Boreal Peatlands. </w:t>
      </w:r>
      <w:r>
        <w:rPr>
          <w:i/>
        </w:rPr>
        <w:lastRenderedPageBreak/>
        <w:t xml:space="preserve">Journal of Geophysical Research: </w:t>
      </w:r>
      <w:proofErr w:type="spellStart"/>
      <w:r>
        <w:rPr>
          <w:i/>
        </w:rPr>
        <w:t>Biogeosciences</w:t>
      </w:r>
      <w:proofErr w:type="spellEnd"/>
      <w:r>
        <w:t xml:space="preserve">, </w:t>
      </w:r>
      <w:r>
        <w:rPr>
          <w:i/>
        </w:rPr>
        <w:t>121</w:t>
      </w:r>
      <w:r>
        <w:t xml:space="preserve">(12), 2988–3000. </w:t>
      </w:r>
      <w:r>
        <w:fldChar w:fldCharType="begin"/>
      </w:r>
      <w:r>
        <w:instrText xml:space="preserve"> HYPERLINK "https://doi.org/10.1002/2016JG003528" \h </w:instrText>
      </w:r>
      <w:r>
        <w:fldChar w:fldCharType="separate"/>
      </w:r>
      <w:r>
        <w:rPr>
          <w:rStyle w:val="Hyperlink"/>
        </w:rPr>
        <w:t>https://doi.org/10.1002/2016JG003528</w:t>
      </w:r>
      <w:r>
        <w:rPr>
          <w:rStyle w:val="Hyperlink"/>
        </w:rPr>
        <w:fldChar w:fldCharType="end"/>
      </w:r>
    </w:p>
    <w:p w14:paraId="5CD8BDD9" w14:textId="77777777" w:rsidR="003F2ACD" w:rsidRDefault="00DA0D81">
      <w:pPr>
        <w:pStyle w:val="Bibliography"/>
        <w:spacing w:line="480" w:lineRule="auto"/>
        <w:pPrChange w:id="744" w:author="Paolo Cherubini" w:date="2021-02-19T18:49:00Z">
          <w:pPr>
            <w:pStyle w:val="Bibliography"/>
          </w:pPr>
        </w:pPrChange>
      </w:pPr>
      <w:bookmarkStart w:id="745" w:name="ref-speer_fundamentals_2010"/>
      <w:bookmarkEnd w:id="743"/>
      <w:r>
        <w:t xml:space="preserve">Speer, J. H. (2010). </w:t>
      </w:r>
      <w:r>
        <w:rPr>
          <w:i/>
        </w:rPr>
        <w:t>Fundamentals of tree-ring research</w:t>
      </w:r>
      <w:r>
        <w:t>. Univ. of Arizona Press.</w:t>
      </w:r>
    </w:p>
    <w:p w14:paraId="01F807E6" w14:textId="77777777" w:rsidR="003F2ACD" w:rsidRDefault="00DA0D81">
      <w:pPr>
        <w:pStyle w:val="Bibliography"/>
        <w:spacing w:line="480" w:lineRule="auto"/>
        <w:pPrChange w:id="746" w:author="Paolo Cherubini" w:date="2021-02-19T18:49:00Z">
          <w:pPr>
            <w:pStyle w:val="Bibliography"/>
          </w:pPr>
        </w:pPrChange>
      </w:pPr>
      <w:bookmarkStart w:id="747" w:name="ref-stephenson_rate_2014"/>
      <w:bookmarkEnd w:id="745"/>
      <w:r>
        <w:t xml:space="preserve">Stephenson, N. L., Das, A. J., Condit, R., Russo, S. E., Baker, P. J., Beckman, N. G., </w:t>
      </w:r>
      <w:proofErr w:type="spellStart"/>
      <w:r>
        <w:t>Coomes</w:t>
      </w:r>
      <w:proofErr w:type="spellEnd"/>
      <w:r>
        <w:t xml:space="preserve">, D. A., Lines, E. R., Morris, W. K., </w:t>
      </w:r>
      <w:proofErr w:type="spellStart"/>
      <w:r>
        <w:t>Rüger</w:t>
      </w:r>
      <w:proofErr w:type="spellEnd"/>
      <w:r>
        <w:t xml:space="preserve">, N., Álvarez, E., </w:t>
      </w:r>
      <w:proofErr w:type="spellStart"/>
      <w:r>
        <w:t>Blundo</w:t>
      </w:r>
      <w:proofErr w:type="spellEnd"/>
      <w:r>
        <w:t xml:space="preserve">, C., </w:t>
      </w:r>
      <w:proofErr w:type="spellStart"/>
      <w:r>
        <w:t>Bunyavejchewin</w:t>
      </w:r>
      <w:proofErr w:type="spellEnd"/>
      <w:r>
        <w:t xml:space="preserve">, S., </w:t>
      </w:r>
      <w:proofErr w:type="spellStart"/>
      <w:r>
        <w:t>Chuyong</w:t>
      </w:r>
      <w:proofErr w:type="spellEnd"/>
      <w:r>
        <w:t xml:space="preserve">, G., Davies, S. J., Duque, á., </w:t>
      </w:r>
      <w:proofErr w:type="spellStart"/>
      <w:r>
        <w:t>Ewango</w:t>
      </w:r>
      <w:proofErr w:type="spellEnd"/>
      <w:r>
        <w:t xml:space="preserve">, C. N., Flores, O., Franklin, J. F., … Zavala, M. A. (2014). Rate of tree carbon accumulation increases continuously with tree size. </w:t>
      </w:r>
      <w:r>
        <w:rPr>
          <w:i/>
        </w:rPr>
        <w:t>Nature</w:t>
      </w:r>
      <w:r>
        <w:t xml:space="preserve">, </w:t>
      </w:r>
      <w:r>
        <w:rPr>
          <w:i/>
        </w:rPr>
        <w:t>507</w:t>
      </w:r>
      <w:r>
        <w:t xml:space="preserve">, 90–93. </w:t>
      </w:r>
      <w:r>
        <w:fldChar w:fldCharType="begin"/>
      </w:r>
      <w:r>
        <w:instrText xml:space="preserve"> HYPERLINK "https://doi.org/10.1038/nature12914" \h </w:instrText>
      </w:r>
      <w:r>
        <w:fldChar w:fldCharType="separate"/>
      </w:r>
      <w:r>
        <w:rPr>
          <w:rStyle w:val="Hyperlink"/>
        </w:rPr>
        <w:t>https://doi.org/10.1038/nature12914</w:t>
      </w:r>
      <w:r>
        <w:rPr>
          <w:rStyle w:val="Hyperlink"/>
        </w:rPr>
        <w:fldChar w:fldCharType="end"/>
      </w:r>
    </w:p>
    <w:p w14:paraId="2353C2C5" w14:textId="77777777" w:rsidR="003F2ACD" w:rsidRDefault="00DA0D81">
      <w:pPr>
        <w:pStyle w:val="Bibliography"/>
        <w:spacing w:line="480" w:lineRule="auto"/>
        <w:pPrChange w:id="748" w:author="Paolo Cherubini" w:date="2021-02-19T18:49:00Z">
          <w:pPr>
            <w:pStyle w:val="Bibliography"/>
          </w:pPr>
        </w:pPrChange>
      </w:pPr>
      <w:bookmarkStart w:id="749" w:name="ref-stokes_introduction_1968"/>
      <w:bookmarkEnd w:id="747"/>
      <w:r>
        <w:t xml:space="preserve">Stokes, M. A. (1968). </w:t>
      </w:r>
      <w:r>
        <w:rPr>
          <w:i/>
        </w:rPr>
        <w:t>An Introduction to Tree-ring Dating</w:t>
      </w:r>
      <w:r>
        <w:t>. University of Arizona Press.</w:t>
      </w:r>
    </w:p>
    <w:p w14:paraId="5F63CC98" w14:textId="77777777" w:rsidR="003F2ACD" w:rsidRDefault="00DA0D81">
      <w:pPr>
        <w:pStyle w:val="Bibliography"/>
        <w:spacing w:line="480" w:lineRule="auto"/>
        <w:pPrChange w:id="750" w:author="Paolo Cherubini" w:date="2021-02-19T18:49:00Z">
          <w:pPr>
            <w:pStyle w:val="Bibliography"/>
          </w:pPr>
        </w:pPrChange>
      </w:pPr>
      <w:bookmarkStart w:id="751" w:name="ref-sullivan_long-term_2020"/>
      <w:bookmarkEnd w:id="749"/>
      <w:r>
        <w:t xml:space="preserve">Sullivan, M. J. P., Lewis, S. L., </w:t>
      </w:r>
      <w:proofErr w:type="spellStart"/>
      <w:r>
        <w:t>Affum-Baffoe</w:t>
      </w:r>
      <w:proofErr w:type="spellEnd"/>
      <w:r>
        <w:t xml:space="preserve">, K., Castilho, C., Costa, F., Sanchez, A. C., </w:t>
      </w:r>
      <w:proofErr w:type="spellStart"/>
      <w:r>
        <w:t>Ewango</w:t>
      </w:r>
      <w:proofErr w:type="spellEnd"/>
      <w:r>
        <w:t xml:space="preserve">, C. E. N., </w:t>
      </w:r>
      <w:proofErr w:type="spellStart"/>
      <w:r>
        <w:t>Hubau</w:t>
      </w:r>
      <w:proofErr w:type="spellEnd"/>
      <w:r>
        <w:t xml:space="preserve">, W., </w:t>
      </w:r>
      <w:proofErr w:type="spellStart"/>
      <w:r>
        <w:t>Marimon</w:t>
      </w:r>
      <w:proofErr w:type="spellEnd"/>
      <w:r>
        <w:t xml:space="preserve">, B., </w:t>
      </w:r>
      <w:proofErr w:type="spellStart"/>
      <w:r>
        <w:t>Monteagudo</w:t>
      </w:r>
      <w:proofErr w:type="spellEnd"/>
      <w:r>
        <w:t xml:space="preserve">-Mendoza, A., </w:t>
      </w:r>
      <w:proofErr w:type="spellStart"/>
      <w:r>
        <w:t>Qie</w:t>
      </w:r>
      <w:proofErr w:type="spellEnd"/>
      <w:r>
        <w:t xml:space="preserve">, L., </w:t>
      </w:r>
      <w:proofErr w:type="spellStart"/>
      <w:r>
        <w:t>Sonké</w:t>
      </w:r>
      <w:proofErr w:type="spellEnd"/>
      <w:r>
        <w:t xml:space="preserve">, B., Martinez, R. V., Baker, T. R., </w:t>
      </w:r>
      <w:proofErr w:type="spellStart"/>
      <w:r>
        <w:t>Brienen</w:t>
      </w:r>
      <w:proofErr w:type="spellEnd"/>
      <w:r>
        <w:t xml:space="preserve">, R. J. W., </w:t>
      </w:r>
      <w:proofErr w:type="spellStart"/>
      <w:r>
        <w:t>Feldpausch</w:t>
      </w:r>
      <w:proofErr w:type="spellEnd"/>
      <w:r>
        <w:t xml:space="preserve">, T. R., Galbraith, D., </w:t>
      </w:r>
      <w:proofErr w:type="spellStart"/>
      <w:r>
        <w:t>Gloor</w:t>
      </w:r>
      <w:proofErr w:type="spellEnd"/>
      <w:r>
        <w:t xml:space="preserve">, M., </w:t>
      </w:r>
      <w:proofErr w:type="spellStart"/>
      <w:r>
        <w:t>Malhi</w:t>
      </w:r>
      <w:proofErr w:type="spellEnd"/>
      <w:r>
        <w:t xml:space="preserve">, Y., … Phillips, O. L. (2020). Long-term thermal sensitivity of Earth’s tropical forests. </w:t>
      </w:r>
      <w:r>
        <w:rPr>
          <w:i/>
        </w:rPr>
        <w:t>Science</w:t>
      </w:r>
      <w:r>
        <w:t xml:space="preserve">, </w:t>
      </w:r>
      <w:r>
        <w:rPr>
          <w:i/>
        </w:rPr>
        <w:t>368</w:t>
      </w:r>
      <w:r>
        <w:t xml:space="preserve">(6493), 869–874. </w:t>
      </w:r>
      <w:r>
        <w:fldChar w:fldCharType="begin"/>
      </w:r>
      <w:r>
        <w:instrText xml:space="preserve"> HYPERLINK "https://doi.org/10.1126/science.aaw7578" \h </w:instrText>
      </w:r>
      <w:r>
        <w:fldChar w:fldCharType="separate"/>
      </w:r>
      <w:r>
        <w:rPr>
          <w:rStyle w:val="Hyperlink"/>
        </w:rPr>
        <w:t>https://doi.org/10.1126/science.aaw7578</w:t>
      </w:r>
      <w:r>
        <w:rPr>
          <w:rStyle w:val="Hyperlink"/>
        </w:rPr>
        <w:fldChar w:fldCharType="end"/>
      </w:r>
    </w:p>
    <w:p w14:paraId="12ACC993" w14:textId="77777777" w:rsidR="003F2ACD" w:rsidRDefault="00DA0D81">
      <w:pPr>
        <w:pStyle w:val="Bibliography"/>
        <w:spacing w:line="480" w:lineRule="auto"/>
        <w:pPrChange w:id="752" w:author="Paolo Cherubini" w:date="2021-02-19T18:49:00Z">
          <w:pPr>
            <w:pStyle w:val="Bibliography"/>
          </w:pPr>
        </w:pPrChange>
      </w:pPr>
      <w:bookmarkStart w:id="753" w:name="ref-sullivan_effect_2016"/>
      <w:bookmarkEnd w:id="751"/>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r>
        <w:fldChar w:fldCharType="begin"/>
      </w:r>
      <w:r>
        <w:instrText xml:space="preserve"> HYPERLINK "https://doi.org/10.1088/1748-9326/11/11/114007" \h </w:instrText>
      </w:r>
      <w:r>
        <w:fldChar w:fldCharType="separate"/>
      </w:r>
      <w:r>
        <w:rPr>
          <w:rStyle w:val="Hyperlink"/>
        </w:rPr>
        <w:t>https://doi.org/10.1088/1748-9326/11/11/114007</w:t>
      </w:r>
      <w:r>
        <w:rPr>
          <w:rStyle w:val="Hyperlink"/>
        </w:rPr>
        <w:fldChar w:fldCharType="end"/>
      </w:r>
    </w:p>
    <w:p w14:paraId="09BDC487" w14:textId="77777777" w:rsidR="003F2ACD" w:rsidRDefault="00DA0D81">
      <w:pPr>
        <w:pStyle w:val="Bibliography"/>
        <w:spacing w:line="480" w:lineRule="auto"/>
        <w:pPrChange w:id="754" w:author="Paolo Cherubini" w:date="2021-02-19T18:49:00Z">
          <w:pPr>
            <w:pStyle w:val="Bibliography"/>
          </w:pPr>
        </w:pPrChange>
      </w:pPr>
      <w:bookmarkStart w:id="755" w:name="ref-samonil_individual-based_2013"/>
      <w:bookmarkEnd w:id="753"/>
      <w:proofErr w:type="spellStart"/>
      <w:r>
        <w:t>Šamonil</w:t>
      </w:r>
      <w:proofErr w:type="spellEnd"/>
      <w:r>
        <w:t xml:space="preserve">, P., </w:t>
      </w:r>
      <w:proofErr w:type="spellStart"/>
      <w:r>
        <w:t>Doleželová</w:t>
      </w:r>
      <w:proofErr w:type="spellEnd"/>
      <w:r>
        <w:t xml:space="preserve">, P., </w:t>
      </w:r>
      <w:proofErr w:type="spellStart"/>
      <w:r>
        <w:t>Vašíčková</w:t>
      </w:r>
      <w:proofErr w:type="spellEnd"/>
      <w:r>
        <w:t xml:space="preserve">, I., Adam, D., </w:t>
      </w:r>
      <w:proofErr w:type="spellStart"/>
      <w:r>
        <w:t>Valtera</w:t>
      </w:r>
      <w:proofErr w:type="spellEnd"/>
      <w:r>
        <w:t xml:space="preserve">, M., </w:t>
      </w:r>
      <w:proofErr w:type="spellStart"/>
      <w:r>
        <w:t>Král</w:t>
      </w:r>
      <w:proofErr w:type="spellEnd"/>
      <w:r>
        <w:t xml:space="preserve">, K., </w:t>
      </w:r>
      <w:proofErr w:type="spellStart"/>
      <w:r>
        <w:t>Janík</w:t>
      </w:r>
      <w:proofErr w:type="spellEnd"/>
      <w:r>
        <w:t xml:space="preserve">, D., &amp; </w:t>
      </w:r>
      <w:proofErr w:type="spellStart"/>
      <w:r>
        <w:t>Šebková</w:t>
      </w:r>
      <w:proofErr w:type="spellEnd"/>
      <w:r>
        <w:t xml:space="preserve">, B. (2013). Individual-based approach to the detection of disturbance history through spatial </w:t>
      </w:r>
      <w:r>
        <w:lastRenderedPageBreak/>
        <w:t xml:space="preserve">scales in a natural beech-dominated forest. </w:t>
      </w:r>
      <w:r>
        <w:rPr>
          <w:i/>
        </w:rPr>
        <w:t>Journal of Vegetation Science</w:t>
      </w:r>
      <w:r>
        <w:t xml:space="preserve">, </w:t>
      </w:r>
      <w:r>
        <w:rPr>
          <w:i/>
        </w:rPr>
        <w:t>24</w:t>
      </w:r>
      <w:r>
        <w:t xml:space="preserve">(6), 1167–1184. </w:t>
      </w:r>
      <w:r>
        <w:fldChar w:fldCharType="begin"/>
      </w:r>
      <w:r>
        <w:instrText xml:space="preserve"> HYPERLINK "https://doi.org/10.1111/jvs.12025" \h </w:instrText>
      </w:r>
      <w:r>
        <w:fldChar w:fldCharType="separate"/>
      </w:r>
      <w:r>
        <w:rPr>
          <w:rStyle w:val="Hyperlink"/>
        </w:rPr>
        <w:t>https://doi.org/10.1111/jvs.12025</w:t>
      </w:r>
      <w:r>
        <w:rPr>
          <w:rStyle w:val="Hyperlink"/>
        </w:rPr>
        <w:fldChar w:fldCharType="end"/>
      </w:r>
    </w:p>
    <w:p w14:paraId="50292464" w14:textId="77777777" w:rsidR="003F2ACD" w:rsidRDefault="00DA0D81">
      <w:pPr>
        <w:pStyle w:val="Bibliography"/>
        <w:spacing w:line="480" w:lineRule="auto"/>
        <w:pPrChange w:id="756" w:author="Paolo Cherubini" w:date="2021-02-19T18:49:00Z">
          <w:pPr>
            <w:pStyle w:val="Bibliography"/>
          </w:pPr>
        </w:pPrChange>
      </w:pPr>
      <w:bookmarkStart w:id="757" w:name="ref-samonil_long-term_2008"/>
      <w:bookmarkEnd w:id="755"/>
      <w:proofErr w:type="spellStart"/>
      <w:r>
        <w:t>Šamonil</w:t>
      </w:r>
      <w:proofErr w:type="spellEnd"/>
      <w:r>
        <w:t xml:space="preserve">, P., &amp; </w:t>
      </w:r>
      <w:proofErr w:type="spellStart"/>
      <w:r>
        <w:t>Vrška</w:t>
      </w:r>
      <w:proofErr w:type="spellEnd"/>
      <w:r>
        <w:t xml:space="preserve">, T. (2008). Long-term vegetation dynamics in the </w:t>
      </w:r>
      <w:proofErr w:type="spellStart"/>
      <w:r>
        <w:t>Šumava</w:t>
      </w:r>
      <w:proofErr w:type="spellEnd"/>
      <w:r>
        <w:t xml:space="preserve"> Mts. Natural spruce-fir-beech forests. </w:t>
      </w:r>
      <w:r>
        <w:rPr>
          <w:i/>
        </w:rPr>
        <w:t>Plant Ecology</w:t>
      </w:r>
      <w:r>
        <w:t xml:space="preserve">, </w:t>
      </w:r>
      <w:r>
        <w:rPr>
          <w:i/>
        </w:rPr>
        <w:t>196</w:t>
      </w:r>
      <w:r>
        <w:t xml:space="preserve">(2), 197–214. </w:t>
      </w:r>
      <w:r>
        <w:fldChar w:fldCharType="begin"/>
      </w:r>
      <w:r>
        <w:instrText xml:space="preserve"> HYPERLINK "https://doi.org/10.1007/s11258-007-9345-2" \h </w:instrText>
      </w:r>
      <w:r>
        <w:fldChar w:fldCharType="separate"/>
      </w:r>
      <w:r>
        <w:rPr>
          <w:rStyle w:val="Hyperlink"/>
        </w:rPr>
        <w:t>https://doi.org/10.1007/s11258-007-9345-2</w:t>
      </w:r>
      <w:r>
        <w:rPr>
          <w:rStyle w:val="Hyperlink"/>
        </w:rPr>
        <w:fldChar w:fldCharType="end"/>
      </w:r>
    </w:p>
    <w:p w14:paraId="5565F6C1" w14:textId="77777777" w:rsidR="003F2ACD" w:rsidRDefault="00DA0D81">
      <w:pPr>
        <w:pStyle w:val="Bibliography"/>
        <w:spacing w:line="480" w:lineRule="auto"/>
        <w:pPrChange w:id="758" w:author="Paolo Cherubini" w:date="2021-02-19T18:49:00Z">
          <w:pPr>
            <w:pStyle w:val="Bibliography"/>
          </w:pPr>
        </w:pPrChange>
      </w:pPr>
      <w:bookmarkStart w:id="759" w:name="ref-teets_linking_2018"/>
      <w:bookmarkEnd w:id="757"/>
      <w:proofErr w:type="spellStart"/>
      <w:r>
        <w:t>Teets</w:t>
      </w:r>
      <w:proofErr w:type="spellEnd"/>
      <w:r>
        <w:t xml:space="preserve">, A., </w:t>
      </w:r>
      <w:proofErr w:type="spellStart"/>
      <w:r>
        <w:t>Fraver</w:t>
      </w:r>
      <w:proofErr w:type="spellEnd"/>
      <w:r>
        <w:t xml:space="preserve">, S., Hollinger, D. Y., </w:t>
      </w:r>
      <w:proofErr w:type="spellStart"/>
      <w:r>
        <w:t>Weiskittel</w:t>
      </w:r>
      <w:proofErr w:type="spellEnd"/>
      <w:r>
        <w:t xml:space="preserve">,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r>
        <w:fldChar w:fldCharType="begin"/>
      </w:r>
      <w:r>
        <w:instrText xml:space="preserve"> HYPERLINK "https://doi.org/10.1016/j.agrformet.2017.08.007" \h </w:instrText>
      </w:r>
      <w:r>
        <w:fldChar w:fldCharType="separate"/>
      </w:r>
      <w:r>
        <w:rPr>
          <w:rStyle w:val="Hyperlink"/>
        </w:rPr>
        <w:t>https://doi.org/10.1016/j.agrformet.2017.08.007</w:t>
      </w:r>
      <w:r>
        <w:rPr>
          <w:rStyle w:val="Hyperlink"/>
        </w:rPr>
        <w:fldChar w:fldCharType="end"/>
      </w:r>
    </w:p>
    <w:p w14:paraId="43B82F91" w14:textId="77777777" w:rsidR="003F2ACD" w:rsidRDefault="00DA0D81">
      <w:pPr>
        <w:pStyle w:val="Bibliography"/>
        <w:spacing w:line="480" w:lineRule="auto"/>
        <w:pPrChange w:id="760" w:author="Paolo Cherubini" w:date="2021-02-19T18:49:00Z">
          <w:pPr>
            <w:pStyle w:val="Bibliography"/>
          </w:pPr>
        </w:pPrChange>
      </w:pPr>
      <w:bookmarkStart w:id="761" w:name="ref-teets_quantifying_2018"/>
      <w:bookmarkEnd w:id="759"/>
      <w:proofErr w:type="spellStart"/>
      <w:r>
        <w:t>Teets</w:t>
      </w:r>
      <w:proofErr w:type="spellEnd"/>
      <w:r>
        <w:t xml:space="preserve">, A., </w:t>
      </w:r>
      <w:proofErr w:type="spellStart"/>
      <w:r>
        <w:t>Fraver</w:t>
      </w:r>
      <w:proofErr w:type="spellEnd"/>
      <w:r>
        <w:t xml:space="preserve">, S., </w:t>
      </w:r>
      <w:proofErr w:type="spellStart"/>
      <w:r>
        <w:t>Weiskittel</w:t>
      </w:r>
      <w:proofErr w:type="spellEnd"/>
      <w:r>
        <w:t xml:space="preserve">, A. R., &amp; Hollinger, D. Y. (2018). Quantifying climate-growth relationships at the stand level in a mature mixed-species conifer forest. </w:t>
      </w:r>
      <w:r>
        <w:rPr>
          <w:i/>
        </w:rPr>
        <w:t>Global Change Biology</w:t>
      </w:r>
      <w:r>
        <w:t xml:space="preserve">, </w:t>
      </w:r>
      <w:r>
        <w:rPr>
          <w:i/>
        </w:rPr>
        <w:t>24</w:t>
      </w:r>
      <w:r>
        <w:t xml:space="preserve">(8), 3587–3602. </w:t>
      </w:r>
      <w:r>
        <w:fldChar w:fldCharType="begin"/>
      </w:r>
      <w:r>
        <w:instrText xml:space="preserve"> HYPERLINK "https://doi.org/10.1111/gcb.14120" \h </w:instrText>
      </w:r>
      <w:r>
        <w:fldChar w:fldCharType="separate"/>
      </w:r>
      <w:r>
        <w:rPr>
          <w:rStyle w:val="Hyperlink"/>
        </w:rPr>
        <w:t>https://doi.org/10.1111/gcb.14120</w:t>
      </w:r>
      <w:r>
        <w:rPr>
          <w:rStyle w:val="Hyperlink"/>
        </w:rPr>
        <w:fldChar w:fldCharType="end"/>
      </w:r>
    </w:p>
    <w:p w14:paraId="0C05A545" w14:textId="77777777" w:rsidR="003F2ACD" w:rsidRDefault="00DA0D81">
      <w:pPr>
        <w:pStyle w:val="Bibliography"/>
        <w:spacing w:line="480" w:lineRule="auto"/>
        <w:pPrChange w:id="762" w:author="Paolo Cherubini" w:date="2021-02-19T18:49:00Z">
          <w:pPr>
            <w:pStyle w:val="Bibliography"/>
          </w:pPr>
        </w:pPrChange>
      </w:pPr>
      <w:bookmarkStart w:id="763" w:name="ref-meinzer_age-related_2011"/>
      <w:bookmarkEnd w:id="761"/>
      <w:r>
        <w:t xml:space="preserve">Thomas, S. C. (2011). Age-Related Changes in Tree Growth and Functional Biology: The Role of Reproduction. In F. C. </w:t>
      </w:r>
      <w:proofErr w:type="spellStart"/>
      <w:r>
        <w:t>Meinzer</w:t>
      </w:r>
      <w:proofErr w:type="spellEnd"/>
      <w:r>
        <w:t xml:space="preserve">, B. </w:t>
      </w:r>
      <w:proofErr w:type="spellStart"/>
      <w:r>
        <w:t>Lachenbruch</w:t>
      </w:r>
      <w:proofErr w:type="spellEnd"/>
      <w:r>
        <w:t xml:space="preserve">, &amp; T. E. Dawson (Eds.), </w:t>
      </w:r>
      <w:r>
        <w:rPr>
          <w:i/>
        </w:rPr>
        <w:t>Size- and Age-Related Changes in Tree Structure and Function</w:t>
      </w:r>
      <w:r>
        <w:t xml:space="preserve"> (Vol. 4, pp. 33–64). Springer Netherlands. </w:t>
      </w:r>
      <w:r>
        <w:fldChar w:fldCharType="begin"/>
      </w:r>
      <w:r>
        <w:instrText xml:space="preserve"> HYPERLINK "https://doi.org/10.1007/978-94-007-1242-3_2" \h </w:instrText>
      </w:r>
      <w:r>
        <w:fldChar w:fldCharType="separate"/>
      </w:r>
      <w:r>
        <w:rPr>
          <w:rStyle w:val="Hyperlink"/>
        </w:rPr>
        <w:t>https://doi.org/10.1007/978-94-007-1242-3_2</w:t>
      </w:r>
      <w:r>
        <w:rPr>
          <w:rStyle w:val="Hyperlink"/>
        </w:rPr>
        <w:fldChar w:fldCharType="end"/>
      </w:r>
    </w:p>
    <w:p w14:paraId="4FA20881" w14:textId="77777777" w:rsidR="003F2ACD" w:rsidRDefault="00DA0D81">
      <w:pPr>
        <w:pStyle w:val="Bibliography"/>
        <w:spacing w:line="480" w:lineRule="auto"/>
        <w:pPrChange w:id="764" w:author="Paolo Cherubini" w:date="2021-02-19T18:49:00Z">
          <w:pPr>
            <w:pStyle w:val="Bibliography"/>
          </w:pPr>
        </w:pPrChange>
      </w:pPr>
      <w:bookmarkStart w:id="765" w:name="ref-tolwinski-ward_bayesian_2013"/>
      <w:bookmarkEnd w:id="763"/>
      <w:proofErr w:type="spellStart"/>
      <w:r>
        <w:t>Tolwinski</w:t>
      </w:r>
      <w:proofErr w:type="spellEnd"/>
      <w:r>
        <w:t xml:space="preserve">-Ward, S. E., </w:t>
      </w:r>
      <w:proofErr w:type="spellStart"/>
      <w:r>
        <w:t>Anchukaitis</w:t>
      </w:r>
      <w:proofErr w:type="spellEnd"/>
      <w:r>
        <w:t xml:space="preserve">, K. J., &amp; Evans, M. N. (2013). Bayesian parameter estimation and interpretation for an intermediate model of tree-ring width. </w:t>
      </w:r>
      <w:r>
        <w:rPr>
          <w:i/>
        </w:rPr>
        <w:t>Climate of the Past</w:t>
      </w:r>
      <w:r>
        <w:t xml:space="preserve">, </w:t>
      </w:r>
      <w:r>
        <w:rPr>
          <w:i/>
        </w:rPr>
        <w:t>9</w:t>
      </w:r>
      <w:r>
        <w:t xml:space="preserve">(4), 1481–1493. </w:t>
      </w:r>
      <w:r>
        <w:fldChar w:fldCharType="begin"/>
      </w:r>
      <w:r>
        <w:instrText xml:space="preserve"> HYPERLINK "https://doi.org/10.5194/cp-9-1481-2013" \h </w:instrText>
      </w:r>
      <w:r>
        <w:fldChar w:fldCharType="separate"/>
      </w:r>
      <w:r>
        <w:rPr>
          <w:rStyle w:val="Hyperlink"/>
        </w:rPr>
        <w:t>https://doi.org/10.5194/cp-9-1481-2013</w:t>
      </w:r>
      <w:r>
        <w:rPr>
          <w:rStyle w:val="Hyperlink"/>
        </w:rPr>
        <w:fldChar w:fldCharType="end"/>
      </w:r>
    </w:p>
    <w:p w14:paraId="162D1ECC" w14:textId="77777777" w:rsidR="003F2ACD" w:rsidRPr="00B76446" w:rsidRDefault="00DA0D81">
      <w:pPr>
        <w:pStyle w:val="Bibliography"/>
        <w:spacing w:line="480" w:lineRule="auto"/>
        <w:rPr>
          <w:lang w:val="de-CH"/>
          <w:rPrChange w:id="766" w:author="Paolo Cherubini" w:date="2021-02-18T11:49:00Z">
            <w:rPr/>
          </w:rPrChange>
        </w:rPr>
        <w:pPrChange w:id="767" w:author="Paolo Cherubini" w:date="2021-02-19T18:49:00Z">
          <w:pPr>
            <w:pStyle w:val="Bibliography"/>
          </w:pPr>
        </w:pPrChange>
      </w:pPr>
      <w:bookmarkStart w:id="768" w:name="ref-touchan_millennial_2011"/>
      <w:bookmarkEnd w:id="765"/>
      <w:proofErr w:type="spellStart"/>
      <w:r>
        <w:lastRenderedPageBreak/>
        <w:t>Touchan</w:t>
      </w:r>
      <w:proofErr w:type="spellEnd"/>
      <w:r>
        <w:t xml:space="preserve">, R., Woodhouse, C. A., Meko, D. M., &amp; Allen, C. (2011). Millennial precipitation reconstruction for the Jemez Mountains, New Mexico, reveals </w:t>
      </w:r>
      <w:proofErr w:type="spellStart"/>
      <w:r>
        <w:t>changingb</w:t>
      </w:r>
      <w:proofErr w:type="spellEnd"/>
      <w:r>
        <w:t xml:space="preserve"> drought signal. </w:t>
      </w:r>
      <w:r w:rsidRPr="00B76446">
        <w:rPr>
          <w:i/>
          <w:lang w:val="de-CH"/>
          <w:rPrChange w:id="769" w:author="Paolo Cherubini" w:date="2021-02-18T11:49:00Z">
            <w:rPr>
              <w:i/>
            </w:rPr>
          </w:rPrChange>
        </w:rPr>
        <w:t xml:space="preserve">International Journal </w:t>
      </w:r>
      <w:proofErr w:type="spellStart"/>
      <w:r w:rsidRPr="00B76446">
        <w:rPr>
          <w:i/>
          <w:lang w:val="de-CH"/>
          <w:rPrChange w:id="770" w:author="Paolo Cherubini" w:date="2021-02-18T11:49:00Z">
            <w:rPr>
              <w:i/>
            </w:rPr>
          </w:rPrChange>
        </w:rPr>
        <w:t>of</w:t>
      </w:r>
      <w:proofErr w:type="spellEnd"/>
      <w:r w:rsidRPr="00B76446">
        <w:rPr>
          <w:i/>
          <w:lang w:val="de-CH"/>
          <w:rPrChange w:id="771" w:author="Paolo Cherubini" w:date="2021-02-18T11:49:00Z">
            <w:rPr>
              <w:i/>
            </w:rPr>
          </w:rPrChange>
        </w:rPr>
        <w:t xml:space="preserve"> </w:t>
      </w:r>
      <w:proofErr w:type="spellStart"/>
      <w:r w:rsidRPr="00B76446">
        <w:rPr>
          <w:i/>
          <w:lang w:val="de-CH"/>
          <w:rPrChange w:id="772" w:author="Paolo Cherubini" w:date="2021-02-18T11:49:00Z">
            <w:rPr>
              <w:i/>
            </w:rPr>
          </w:rPrChange>
        </w:rPr>
        <w:t>Climatology</w:t>
      </w:r>
      <w:proofErr w:type="spellEnd"/>
      <w:r w:rsidRPr="00B76446">
        <w:rPr>
          <w:lang w:val="de-CH"/>
          <w:rPrChange w:id="773" w:author="Paolo Cherubini" w:date="2021-02-18T11:49:00Z">
            <w:rPr/>
          </w:rPrChange>
        </w:rPr>
        <w:t xml:space="preserve">, </w:t>
      </w:r>
      <w:r w:rsidRPr="00B76446">
        <w:rPr>
          <w:i/>
          <w:lang w:val="de-CH"/>
          <w:rPrChange w:id="774" w:author="Paolo Cherubini" w:date="2021-02-18T11:49:00Z">
            <w:rPr>
              <w:i/>
            </w:rPr>
          </w:rPrChange>
        </w:rPr>
        <w:t>31</w:t>
      </w:r>
      <w:r w:rsidRPr="00B76446">
        <w:rPr>
          <w:lang w:val="de-CH"/>
          <w:rPrChange w:id="775" w:author="Paolo Cherubini" w:date="2021-02-18T11:49:00Z">
            <w:rPr/>
          </w:rPrChange>
        </w:rPr>
        <w:t xml:space="preserve">(6), 896–906. </w:t>
      </w:r>
      <w:r>
        <w:fldChar w:fldCharType="begin"/>
      </w:r>
      <w:r w:rsidRPr="00B76446">
        <w:rPr>
          <w:lang w:val="de-CH"/>
          <w:rPrChange w:id="776" w:author="Paolo Cherubini" w:date="2021-02-18T11:49:00Z">
            <w:rPr/>
          </w:rPrChange>
        </w:rPr>
        <w:instrText xml:space="preserve"> HYPERLINK "https://doi.org/10.1002/joc.2117" \h </w:instrText>
      </w:r>
      <w:r>
        <w:fldChar w:fldCharType="separate"/>
      </w:r>
      <w:r w:rsidRPr="00B76446">
        <w:rPr>
          <w:rStyle w:val="Hyperlink"/>
          <w:lang w:val="de-CH"/>
          <w:rPrChange w:id="777" w:author="Paolo Cherubini" w:date="2021-02-18T11:49:00Z">
            <w:rPr>
              <w:rStyle w:val="Hyperlink"/>
            </w:rPr>
          </w:rPrChange>
        </w:rPr>
        <w:t>https://doi.org/10.1002/joc.2117</w:t>
      </w:r>
      <w:r>
        <w:rPr>
          <w:rStyle w:val="Hyperlink"/>
        </w:rPr>
        <w:fldChar w:fldCharType="end"/>
      </w:r>
    </w:p>
    <w:p w14:paraId="5C033B18" w14:textId="77777777" w:rsidR="003F2ACD" w:rsidRDefault="00DA0D81">
      <w:pPr>
        <w:pStyle w:val="Bibliography"/>
        <w:spacing w:line="480" w:lineRule="auto"/>
        <w:pPrChange w:id="778" w:author="Paolo Cherubini" w:date="2021-02-19T18:49:00Z">
          <w:pPr>
            <w:pStyle w:val="Bibliography"/>
          </w:pPr>
        </w:pPrChange>
      </w:pPr>
      <w:bookmarkStart w:id="779" w:name="ref-trouillier_size_2019"/>
      <w:bookmarkEnd w:id="768"/>
      <w:proofErr w:type="spellStart"/>
      <w:r w:rsidRPr="00B76446">
        <w:rPr>
          <w:lang w:val="de-CH"/>
          <w:rPrChange w:id="780" w:author="Paolo Cherubini" w:date="2021-02-18T11:49:00Z">
            <w:rPr/>
          </w:rPrChange>
        </w:rPr>
        <w:t>Trouillier</w:t>
      </w:r>
      <w:proofErr w:type="spellEnd"/>
      <w:r w:rsidRPr="00B76446">
        <w:rPr>
          <w:lang w:val="de-CH"/>
          <w:rPrChange w:id="781" w:author="Paolo Cherubini" w:date="2021-02-18T11:49:00Z">
            <w:rPr/>
          </w:rPrChange>
        </w:rPr>
        <w:t>, M., van der Maaten-</w:t>
      </w:r>
      <w:proofErr w:type="spellStart"/>
      <w:r w:rsidRPr="00B76446">
        <w:rPr>
          <w:lang w:val="de-CH"/>
          <w:rPrChange w:id="782" w:author="Paolo Cherubini" w:date="2021-02-18T11:49:00Z">
            <w:rPr/>
          </w:rPrChange>
        </w:rPr>
        <w:t>Theunissen</w:t>
      </w:r>
      <w:proofErr w:type="spellEnd"/>
      <w:r w:rsidRPr="00B76446">
        <w:rPr>
          <w:lang w:val="de-CH"/>
          <w:rPrChange w:id="783" w:author="Paolo Cherubini" w:date="2021-02-18T11:49:00Z">
            <w:rPr/>
          </w:rPrChange>
        </w:rPr>
        <w:t xml:space="preserve">, M., </w:t>
      </w:r>
      <w:proofErr w:type="spellStart"/>
      <w:r w:rsidRPr="00B76446">
        <w:rPr>
          <w:lang w:val="de-CH"/>
          <w:rPrChange w:id="784" w:author="Paolo Cherubini" w:date="2021-02-18T11:49:00Z">
            <w:rPr/>
          </w:rPrChange>
        </w:rPr>
        <w:t>Scharnweber</w:t>
      </w:r>
      <w:proofErr w:type="spellEnd"/>
      <w:r w:rsidRPr="00B76446">
        <w:rPr>
          <w:lang w:val="de-CH"/>
          <w:rPrChange w:id="785" w:author="Paolo Cherubini" w:date="2021-02-18T11:49:00Z">
            <w:rPr/>
          </w:rPrChange>
        </w:rPr>
        <w:t xml:space="preserve">, T., Würth, D., Burger, A., </w:t>
      </w:r>
      <w:proofErr w:type="spellStart"/>
      <w:r w:rsidRPr="00B76446">
        <w:rPr>
          <w:lang w:val="de-CH"/>
          <w:rPrChange w:id="786" w:author="Paolo Cherubini" w:date="2021-02-18T11:49:00Z">
            <w:rPr/>
          </w:rPrChange>
        </w:rPr>
        <w:t>Schnittler</w:t>
      </w:r>
      <w:proofErr w:type="spellEnd"/>
      <w:r w:rsidRPr="00B76446">
        <w:rPr>
          <w:lang w:val="de-CH"/>
          <w:rPrChange w:id="787" w:author="Paolo Cherubini" w:date="2021-02-18T11:49:00Z">
            <w:rPr/>
          </w:rPrChange>
        </w:rPr>
        <w:t xml:space="preserve">, M., &amp; </w:t>
      </w:r>
      <w:proofErr w:type="spellStart"/>
      <w:r w:rsidRPr="00B76446">
        <w:rPr>
          <w:lang w:val="de-CH"/>
          <w:rPrChange w:id="788" w:author="Paolo Cherubini" w:date="2021-02-18T11:49:00Z">
            <w:rPr/>
          </w:rPrChange>
        </w:rPr>
        <w:t>Wilmking</w:t>
      </w:r>
      <w:proofErr w:type="spellEnd"/>
      <w:r w:rsidRPr="00B76446">
        <w:rPr>
          <w:lang w:val="de-CH"/>
          <w:rPrChange w:id="789" w:author="Paolo Cherubini" w:date="2021-02-18T11:49:00Z">
            <w:rPr/>
          </w:rPrChange>
        </w:rPr>
        <w:t xml:space="preserve">, M. (2019). </w:t>
      </w:r>
      <w:r>
        <w:t xml:space="preserve">Size </w:t>
      </w:r>
      <w:proofErr w:type="spellStart"/>
      <w:r>
        <w:t>mattersa</w:t>
      </w:r>
      <w:proofErr w:type="spellEnd"/>
      <w:r>
        <w:t xml:space="preserve"> comparison of three methods to assess age- and size-dependent climate sensitivity of trees. </w:t>
      </w:r>
      <w:r>
        <w:rPr>
          <w:i/>
        </w:rPr>
        <w:t>Trees</w:t>
      </w:r>
      <w:r>
        <w:t xml:space="preserve">, </w:t>
      </w:r>
      <w:r>
        <w:rPr>
          <w:i/>
        </w:rPr>
        <w:t>33</w:t>
      </w:r>
      <w:r>
        <w:t xml:space="preserve">(1), 183–192. </w:t>
      </w:r>
      <w:r>
        <w:fldChar w:fldCharType="begin"/>
      </w:r>
      <w:r>
        <w:instrText xml:space="preserve"> HYPERLINK "https://doi.org/10.1007/s00468-018-1767-z" \h </w:instrText>
      </w:r>
      <w:r>
        <w:fldChar w:fldCharType="separate"/>
      </w:r>
      <w:r>
        <w:rPr>
          <w:rStyle w:val="Hyperlink"/>
        </w:rPr>
        <w:t>https://doi.org/10.1007/s00468-018-1767-z</w:t>
      </w:r>
      <w:r>
        <w:rPr>
          <w:rStyle w:val="Hyperlink"/>
        </w:rPr>
        <w:fldChar w:fldCharType="end"/>
      </w:r>
    </w:p>
    <w:p w14:paraId="02FEF066" w14:textId="77777777" w:rsidR="003F2ACD" w:rsidRDefault="00DA0D81">
      <w:pPr>
        <w:pStyle w:val="Bibliography"/>
        <w:spacing w:line="480" w:lineRule="auto"/>
        <w:pPrChange w:id="790" w:author="Paolo Cherubini" w:date="2021-02-19T18:49:00Z">
          <w:pPr>
            <w:pStyle w:val="Bibliography"/>
          </w:pPr>
        </w:pPrChange>
      </w:pPr>
      <w:bookmarkStart w:id="791" w:name="ref-tumajer_increasing_2017"/>
      <w:bookmarkEnd w:id="779"/>
      <w:proofErr w:type="spellStart"/>
      <w:r>
        <w:t>Tumajer</w:t>
      </w:r>
      <w:proofErr w:type="spellEnd"/>
      <w:r>
        <w:t xml:space="preserve">, J., Altman, J., Štěpánek, P., </w:t>
      </w:r>
      <w:proofErr w:type="spellStart"/>
      <w:r>
        <w:t>Treml</w:t>
      </w:r>
      <w:proofErr w:type="spellEnd"/>
      <w:r>
        <w:t xml:space="preserve">, V., </w:t>
      </w:r>
      <w:proofErr w:type="spellStart"/>
      <w:r>
        <w:t>Doležal</w:t>
      </w:r>
      <w:proofErr w:type="spellEnd"/>
      <w:r>
        <w:t xml:space="preserve">, J., &amp; </w:t>
      </w:r>
      <w:proofErr w:type="spellStart"/>
      <w:r>
        <w:t>Cienciala</w:t>
      </w:r>
      <w:proofErr w:type="spellEnd"/>
      <w:r>
        <w:t xml:space="preserve">,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r>
        <w:fldChar w:fldCharType="begin"/>
      </w:r>
      <w:r>
        <w:instrText xml:space="preserve"> HYPERLINK "https://doi.org/10.1016/j.agrformet.2017.07.015" \h </w:instrText>
      </w:r>
      <w:r>
        <w:fldChar w:fldCharType="separate"/>
      </w:r>
      <w:r>
        <w:rPr>
          <w:rStyle w:val="Hyperlink"/>
        </w:rPr>
        <w:t>https://doi.org/10.1016/j.agrformet.2017.07.015</w:t>
      </w:r>
      <w:r>
        <w:rPr>
          <w:rStyle w:val="Hyperlink"/>
        </w:rPr>
        <w:fldChar w:fldCharType="end"/>
      </w:r>
    </w:p>
    <w:p w14:paraId="09592305" w14:textId="77777777" w:rsidR="003F2ACD" w:rsidRPr="00B76446" w:rsidRDefault="00DA0D81">
      <w:pPr>
        <w:pStyle w:val="Bibliography"/>
        <w:spacing w:line="480" w:lineRule="auto"/>
        <w:rPr>
          <w:lang w:val="de-CH"/>
          <w:rPrChange w:id="792" w:author="Paolo Cherubini" w:date="2021-02-18T11:49:00Z">
            <w:rPr/>
          </w:rPrChange>
        </w:rPr>
        <w:pPrChange w:id="793" w:author="Paolo Cherubini" w:date="2021-02-19T18:49:00Z">
          <w:pPr>
            <w:pStyle w:val="Bibliography"/>
          </w:pPr>
        </w:pPrChange>
      </w:pPr>
      <w:bookmarkStart w:id="794" w:name="ref-van_de_pol_identifying_2016"/>
      <w:bookmarkEnd w:id="791"/>
      <w:r>
        <w:t xml:space="preserve">van de Pol, M., Bailey, L. D., McLean, N., </w:t>
      </w:r>
      <w:proofErr w:type="spellStart"/>
      <w:r>
        <w:t>Rijsdijk</w:t>
      </w:r>
      <w:proofErr w:type="spellEnd"/>
      <w:r>
        <w:t xml:space="preserve">, L., Lawson, C. R., &amp; Brouwer, L. (2016). Identifying the best climatic predictors in ecology and evolution. </w:t>
      </w:r>
      <w:r>
        <w:rPr>
          <w:i/>
        </w:rPr>
        <w:t>Methods in Ecology and Evolution</w:t>
      </w:r>
      <w:r>
        <w:t xml:space="preserve">, </w:t>
      </w:r>
      <w:r>
        <w:rPr>
          <w:i/>
        </w:rPr>
        <w:t>7</w:t>
      </w:r>
      <w:r>
        <w:t xml:space="preserve">(10), 1246–1257. </w:t>
      </w:r>
      <w:r>
        <w:fldChar w:fldCharType="begin"/>
      </w:r>
      <w:r>
        <w:instrText xml:space="preserve"> HYPERLINK "https://doi.org/10.1111/2041-210X.12590" \h </w:instrText>
      </w:r>
      <w:r>
        <w:fldChar w:fldCharType="separate"/>
      </w:r>
      <w:r w:rsidRPr="00B76446">
        <w:rPr>
          <w:rStyle w:val="Hyperlink"/>
          <w:lang w:val="de-CH"/>
          <w:rPrChange w:id="795" w:author="Paolo Cherubini" w:date="2021-02-18T11:49:00Z">
            <w:rPr>
              <w:rStyle w:val="Hyperlink"/>
            </w:rPr>
          </w:rPrChange>
        </w:rPr>
        <w:t>https://doi.org/10.1111/2041-210X.12590</w:t>
      </w:r>
      <w:r>
        <w:rPr>
          <w:rStyle w:val="Hyperlink"/>
        </w:rPr>
        <w:fldChar w:fldCharType="end"/>
      </w:r>
    </w:p>
    <w:p w14:paraId="3BA11F81" w14:textId="77777777" w:rsidR="003F2ACD" w:rsidRDefault="00DA0D81">
      <w:pPr>
        <w:pStyle w:val="Bibliography"/>
        <w:spacing w:line="480" w:lineRule="auto"/>
        <w:pPrChange w:id="796" w:author="Paolo Cherubini" w:date="2021-02-19T18:49:00Z">
          <w:pPr>
            <w:pStyle w:val="Bibliography"/>
          </w:pPr>
        </w:pPrChange>
      </w:pPr>
      <w:bookmarkStart w:id="797" w:name="ref-van_der_sleen_no_2015"/>
      <w:bookmarkEnd w:id="794"/>
      <w:r w:rsidRPr="00B76446">
        <w:rPr>
          <w:lang w:val="de-CH"/>
          <w:rPrChange w:id="798" w:author="Paolo Cherubini" w:date="2021-02-18T11:49:00Z">
            <w:rPr/>
          </w:rPrChange>
        </w:rPr>
        <w:t xml:space="preserve">van der </w:t>
      </w:r>
      <w:proofErr w:type="spellStart"/>
      <w:r w:rsidRPr="00B76446">
        <w:rPr>
          <w:lang w:val="de-CH"/>
          <w:rPrChange w:id="799" w:author="Paolo Cherubini" w:date="2021-02-18T11:49:00Z">
            <w:rPr/>
          </w:rPrChange>
        </w:rPr>
        <w:t>Sleen</w:t>
      </w:r>
      <w:proofErr w:type="spellEnd"/>
      <w:r w:rsidRPr="00B76446">
        <w:rPr>
          <w:lang w:val="de-CH"/>
          <w:rPrChange w:id="800" w:author="Paolo Cherubini" w:date="2021-02-18T11:49:00Z">
            <w:rPr/>
          </w:rPrChange>
        </w:rPr>
        <w:t xml:space="preserve">, P., </w:t>
      </w:r>
      <w:proofErr w:type="spellStart"/>
      <w:r w:rsidRPr="00B76446">
        <w:rPr>
          <w:lang w:val="de-CH"/>
          <w:rPrChange w:id="801" w:author="Paolo Cherubini" w:date="2021-02-18T11:49:00Z">
            <w:rPr/>
          </w:rPrChange>
        </w:rPr>
        <w:t>Groenendijk</w:t>
      </w:r>
      <w:proofErr w:type="spellEnd"/>
      <w:r w:rsidRPr="00B76446">
        <w:rPr>
          <w:lang w:val="de-CH"/>
          <w:rPrChange w:id="802" w:author="Paolo Cherubini" w:date="2021-02-18T11:49:00Z">
            <w:rPr/>
          </w:rPrChange>
        </w:rPr>
        <w:t xml:space="preserve">, P., </w:t>
      </w:r>
      <w:proofErr w:type="spellStart"/>
      <w:r w:rsidRPr="00B76446">
        <w:rPr>
          <w:lang w:val="de-CH"/>
          <w:rPrChange w:id="803" w:author="Paolo Cherubini" w:date="2021-02-18T11:49:00Z">
            <w:rPr/>
          </w:rPrChange>
        </w:rPr>
        <w:t>Vlam</w:t>
      </w:r>
      <w:proofErr w:type="spellEnd"/>
      <w:r w:rsidRPr="00B76446">
        <w:rPr>
          <w:lang w:val="de-CH"/>
          <w:rPrChange w:id="804" w:author="Paolo Cherubini" w:date="2021-02-18T11:49:00Z">
            <w:rPr/>
          </w:rPrChange>
        </w:rPr>
        <w:t xml:space="preserve">, M., Anten, N. P. R., Boom, A., </w:t>
      </w:r>
      <w:proofErr w:type="spellStart"/>
      <w:r w:rsidRPr="00B76446">
        <w:rPr>
          <w:lang w:val="de-CH"/>
          <w:rPrChange w:id="805" w:author="Paolo Cherubini" w:date="2021-02-18T11:49:00Z">
            <w:rPr/>
          </w:rPrChange>
        </w:rPr>
        <w:t>Bongers</w:t>
      </w:r>
      <w:proofErr w:type="spellEnd"/>
      <w:r w:rsidRPr="00B76446">
        <w:rPr>
          <w:lang w:val="de-CH"/>
          <w:rPrChange w:id="806" w:author="Paolo Cherubini" w:date="2021-02-18T11:49:00Z">
            <w:rPr/>
          </w:rPrChange>
        </w:rPr>
        <w:t xml:space="preserve">, F., Pons, T. L., </w:t>
      </w:r>
      <w:proofErr w:type="spellStart"/>
      <w:r w:rsidRPr="00B76446">
        <w:rPr>
          <w:lang w:val="de-CH"/>
          <w:rPrChange w:id="807" w:author="Paolo Cherubini" w:date="2021-02-18T11:49:00Z">
            <w:rPr/>
          </w:rPrChange>
        </w:rPr>
        <w:t>Terburg</w:t>
      </w:r>
      <w:proofErr w:type="spellEnd"/>
      <w:r w:rsidRPr="00B76446">
        <w:rPr>
          <w:lang w:val="de-CH"/>
          <w:rPrChange w:id="808" w:author="Paolo Cherubini" w:date="2021-02-18T11:49:00Z">
            <w:rPr/>
          </w:rPrChange>
        </w:rPr>
        <w:t xml:space="preserve">, G., &amp; </w:t>
      </w:r>
      <w:proofErr w:type="spellStart"/>
      <w:r w:rsidRPr="00B76446">
        <w:rPr>
          <w:lang w:val="de-CH"/>
          <w:rPrChange w:id="809" w:author="Paolo Cherubini" w:date="2021-02-18T11:49:00Z">
            <w:rPr/>
          </w:rPrChange>
        </w:rPr>
        <w:t>Zuidema</w:t>
      </w:r>
      <w:proofErr w:type="spellEnd"/>
      <w:r w:rsidRPr="00B76446">
        <w:rPr>
          <w:lang w:val="de-CH"/>
          <w:rPrChange w:id="810" w:author="Paolo Cherubini" w:date="2021-02-18T11:49:00Z">
            <w:rPr/>
          </w:rPrChange>
        </w:rPr>
        <w:t xml:space="preserve">, P. A. (2015). </w:t>
      </w:r>
      <w:r>
        <w:t xml:space="preserve">No growth stimulation of tropical trees by 150 years of CO2 fertilization but water-use efficiency increased. </w:t>
      </w:r>
      <w:r>
        <w:rPr>
          <w:i/>
        </w:rPr>
        <w:t>Nature Geoscience</w:t>
      </w:r>
      <w:r>
        <w:t xml:space="preserve">, </w:t>
      </w:r>
      <w:r>
        <w:rPr>
          <w:i/>
        </w:rPr>
        <w:t>8</w:t>
      </w:r>
      <w:r>
        <w:t xml:space="preserve">(1), 24–28. </w:t>
      </w:r>
      <w:r>
        <w:fldChar w:fldCharType="begin"/>
      </w:r>
      <w:r>
        <w:instrText xml:space="preserve"> HYPERLINK "https://doi.org/10.1038/ngeo2313" \h </w:instrText>
      </w:r>
      <w:r>
        <w:fldChar w:fldCharType="separate"/>
      </w:r>
      <w:r>
        <w:rPr>
          <w:rStyle w:val="Hyperlink"/>
        </w:rPr>
        <w:t>https://doi.org/10.1038/ngeo2313</w:t>
      </w:r>
      <w:r>
        <w:rPr>
          <w:rStyle w:val="Hyperlink"/>
        </w:rPr>
        <w:fldChar w:fldCharType="end"/>
      </w:r>
    </w:p>
    <w:p w14:paraId="2F427A89" w14:textId="77777777" w:rsidR="003F2ACD" w:rsidRDefault="00DA0D81">
      <w:pPr>
        <w:pStyle w:val="Bibliography"/>
        <w:spacing w:line="480" w:lineRule="auto"/>
        <w:pPrChange w:id="811" w:author="Paolo Cherubini" w:date="2021-02-19T18:49:00Z">
          <w:pPr>
            <w:pStyle w:val="Bibliography"/>
          </w:pPr>
        </w:pPrChange>
      </w:pPr>
      <w:bookmarkStart w:id="812" w:name="ref-vlam_temperature_2014"/>
      <w:bookmarkEnd w:id="797"/>
      <w:proofErr w:type="spellStart"/>
      <w:r>
        <w:lastRenderedPageBreak/>
        <w:t>Vlam</w:t>
      </w:r>
      <w:proofErr w:type="spellEnd"/>
      <w:r>
        <w:t xml:space="preserve">, M., Baker, P. J., </w:t>
      </w:r>
      <w:proofErr w:type="spellStart"/>
      <w:r>
        <w:t>Bunyavejchewin</w:t>
      </w:r>
      <w:proofErr w:type="spellEnd"/>
      <w:r>
        <w:t xml:space="preserve">, S., &amp; </w:t>
      </w:r>
      <w:proofErr w:type="spellStart"/>
      <w:r>
        <w:t>Zuidema</w:t>
      </w:r>
      <w:proofErr w:type="spellEnd"/>
      <w:r>
        <w:t xml:space="preserve">, P. A. (2014). Temperature and rainfall strongly drive temporal growth variation in Asian tropical forest trees. </w:t>
      </w:r>
      <w:proofErr w:type="spellStart"/>
      <w:r>
        <w:rPr>
          <w:i/>
        </w:rPr>
        <w:t>Oecologia</w:t>
      </w:r>
      <w:proofErr w:type="spellEnd"/>
      <w:r>
        <w:t xml:space="preserve">, </w:t>
      </w:r>
      <w:r>
        <w:rPr>
          <w:i/>
        </w:rPr>
        <w:t>174</w:t>
      </w:r>
      <w:r>
        <w:t xml:space="preserve">(4), 1449–1461. </w:t>
      </w:r>
      <w:r>
        <w:fldChar w:fldCharType="begin"/>
      </w:r>
      <w:r>
        <w:instrText xml:space="preserve"> HYPERLINK "https://doi.org/10.1007/s00442-013-2846-x" \h </w:instrText>
      </w:r>
      <w:r>
        <w:fldChar w:fldCharType="separate"/>
      </w:r>
      <w:r>
        <w:rPr>
          <w:rStyle w:val="Hyperlink"/>
        </w:rPr>
        <w:t>https://doi.org/10.1007/s00442-013-2846-x</w:t>
      </w:r>
      <w:r>
        <w:rPr>
          <w:rStyle w:val="Hyperlink"/>
        </w:rPr>
        <w:fldChar w:fldCharType="end"/>
      </w:r>
    </w:p>
    <w:p w14:paraId="2463ACCB" w14:textId="77777777" w:rsidR="003F2ACD" w:rsidRDefault="00DA0D81">
      <w:pPr>
        <w:pStyle w:val="Bibliography"/>
        <w:spacing w:line="480" w:lineRule="auto"/>
        <w:pPrChange w:id="813" w:author="Paolo Cherubini" w:date="2021-02-19T18:49:00Z">
          <w:pPr>
            <w:pStyle w:val="Bibliography"/>
          </w:pPr>
        </w:pPrChange>
      </w:pPr>
      <w:bookmarkStart w:id="814" w:name="ref-voelker_historical_2006"/>
      <w:bookmarkEnd w:id="812"/>
      <w:r>
        <w:t xml:space="preserve">Voelker, S. L., </w:t>
      </w:r>
      <w:proofErr w:type="spellStart"/>
      <w:r>
        <w:t>Muzika</w:t>
      </w:r>
      <w:proofErr w:type="spellEnd"/>
      <w:r>
        <w:t xml:space="preserve">, R.-M., </w:t>
      </w:r>
      <w:proofErr w:type="spellStart"/>
      <w:r>
        <w:t>Guyette</w:t>
      </w:r>
      <w:proofErr w:type="spellEnd"/>
      <w:r>
        <w:t xml:space="preserve">, R. P., &amp; Stambaugh, M. C. (2006). Historical Co2 Growth Enhancement Declines with Age in Quercus and Pinus. </w:t>
      </w:r>
      <w:r>
        <w:rPr>
          <w:i/>
        </w:rPr>
        <w:t>Ecological Monographs</w:t>
      </w:r>
      <w:r>
        <w:t xml:space="preserve">, </w:t>
      </w:r>
      <w:r>
        <w:rPr>
          <w:i/>
        </w:rPr>
        <w:t>76</w:t>
      </w:r>
      <w:r>
        <w:t xml:space="preserve">(4), 549–564. </w:t>
      </w:r>
      <w:r>
        <w:fldChar w:fldCharType="begin"/>
      </w:r>
      <w:r>
        <w:instrText xml:space="preserve"> HYPERLINK "https://doi.org/10.1890/0012-9615(2006)076[0549:HCGEDW]2.0.CO;2" \h </w:instrText>
      </w:r>
      <w:r>
        <w:fldChar w:fldCharType="separate"/>
      </w:r>
      <w:r>
        <w:rPr>
          <w:rStyle w:val="Hyperlink"/>
        </w:rPr>
        <w:t>https://doi.org/10.1890/0012-9615(2006)076[0549:HCGEDW]2.0.CO;2</w:t>
      </w:r>
      <w:r>
        <w:rPr>
          <w:rStyle w:val="Hyperlink"/>
        </w:rPr>
        <w:fldChar w:fldCharType="end"/>
      </w:r>
    </w:p>
    <w:p w14:paraId="1EE8A51D" w14:textId="77777777" w:rsidR="003F2ACD" w:rsidRDefault="00DA0D81">
      <w:pPr>
        <w:pStyle w:val="Bibliography"/>
        <w:spacing w:line="480" w:lineRule="auto"/>
        <w:pPrChange w:id="815" w:author="Paolo Cherubini" w:date="2021-02-19T18:49:00Z">
          <w:pPr>
            <w:pStyle w:val="Bibliography"/>
          </w:pPr>
        </w:pPrChange>
      </w:pPr>
      <w:bookmarkStart w:id="816" w:name="ref-vrska_european_2009"/>
      <w:bookmarkEnd w:id="814"/>
      <w:proofErr w:type="spellStart"/>
      <w:r>
        <w:t>Vrška</w:t>
      </w:r>
      <w:proofErr w:type="spellEnd"/>
      <w:r>
        <w:t xml:space="preserve">, T., Adam, D., </w:t>
      </w:r>
      <w:proofErr w:type="spellStart"/>
      <w:r>
        <w:t>Hort</w:t>
      </w:r>
      <w:proofErr w:type="spellEnd"/>
      <w:r>
        <w:t xml:space="preserve">, L., </w:t>
      </w:r>
      <w:proofErr w:type="spellStart"/>
      <w:r>
        <w:t>Kolář</w:t>
      </w:r>
      <w:proofErr w:type="spellEnd"/>
      <w:r>
        <w:t xml:space="preserve">, T., &amp; </w:t>
      </w:r>
      <w:proofErr w:type="spellStart"/>
      <w:r>
        <w:t>Janík</w:t>
      </w:r>
      <w:proofErr w:type="spellEnd"/>
      <w:r>
        <w:t xml:space="preserve">, D. (2009). European beech (Fagus sylvatica L.) And silver fir (Abies alba Mill.) Rotation in the </w:t>
      </w:r>
      <w:proofErr w:type="spellStart"/>
      <w:r>
        <w:t>CarpathiansA</w:t>
      </w:r>
      <w:proofErr w:type="spellEnd"/>
      <w:r>
        <w:t xml:space="preserve"> developmental cycle or a linear trend induced by man? </w:t>
      </w:r>
      <w:r>
        <w:rPr>
          <w:i/>
        </w:rPr>
        <w:t>Forest Ecology and Management</w:t>
      </w:r>
      <w:r>
        <w:t xml:space="preserve">, </w:t>
      </w:r>
      <w:r>
        <w:rPr>
          <w:i/>
        </w:rPr>
        <w:t>258</w:t>
      </w:r>
      <w:r>
        <w:t xml:space="preserve">(4), 347–356. </w:t>
      </w:r>
      <w:r>
        <w:fldChar w:fldCharType="begin"/>
      </w:r>
      <w:r>
        <w:instrText xml:space="preserve"> HYPERLINK "https://doi.org/10.1016/j.foreco.2009.03.007" \h </w:instrText>
      </w:r>
      <w:r>
        <w:fldChar w:fldCharType="separate"/>
      </w:r>
      <w:r>
        <w:rPr>
          <w:rStyle w:val="Hyperlink"/>
        </w:rPr>
        <w:t>https://doi.org/10.1016/j.foreco.2009.03.007</w:t>
      </w:r>
      <w:r>
        <w:rPr>
          <w:rStyle w:val="Hyperlink"/>
        </w:rPr>
        <w:fldChar w:fldCharType="end"/>
      </w:r>
    </w:p>
    <w:p w14:paraId="5E131A4E" w14:textId="77777777" w:rsidR="003F2ACD" w:rsidRDefault="00DA0D81">
      <w:pPr>
        <w:pStyle w:val="Bibliography"/>
        <w:spacing w:line="480" w:lineRule="auto"/>
        <w:pPrChange w:id="817" w:author="Paolo Cherubini" w:date="2021-02-19T18:49:00Z">
          <w:pPr>
            <w:pStyle w:val="Bibliography"/>
          </w:pPr>
        </w:pPrChange>
      </w:pPr>
      <w:bookmarkStart w:id="818" w:name="ref-walker_integrating_2020"/>
      <w:bookmarkEnd w:id="816"/>
      <w:r>
        <w:t xml:space="preserve">Walker, A. P., </w:t>
      </w:r>
      <w:proofErr w:type="spellStart"/>
      <w:r>
        <w:t>Kauwe</w:t>
      </w:r>
      <w:proofErr w:type="spellEnd"/>
      <w:r>
        <w:t xml:space="preserve">, M. G. D., Bastos, A., </w:t>
      </w:r>
      <w:proofErr w:type="spellStart"/>
      <w:r>
        <w:t>Belmecheri</w:t>
      </w:r>
      <w:proofErr w:type="spellEnd"/>
      <w:r>
        <w:t xml:space="preserve">, S., Georgiou, K., Keeling, R., McMahon, S. M., </w:t>
      </w:r>
      <w:proofErr w:type="spellStart"/>
      <w:r>
        <w:t>Medlyn</w:t>
      </w:r>
      <w:proofErr w:type="spellEnd"/>
      <w:r>
        <w:t xml:space="preserve">, B. E., Moore, D. J. P., Norby, R. J., </w:t>
      </w:r>
      <w:proofErr w:type="spellStart"/>
      <w:r>
        <w:t>Zaehle</w:t>
      </w:r>
      <w:proofErr w:type="spellEnd"/>
      <w:r>
        <w:t xml:space="preserve">, S., Anderson-Teixeira, K. J., </w:t>
      </w:r>
      <w:proofErr w:type="spellStart"/>
      <w:r>
        <w:t>Battipaglia</w:t>
      </w:r>
      <w:proofErr w:type="spellEnd"/>
      <w:r>
        <w:t xml:space="preserve">, G., </w:t>
      </w:r>
      <w:proofErr w:type="spellStart"/>
      <w:r>
        <w:t>Brienen</w:t>
      </w:r>
      <w:proofErr w:type="spellEnd"/>
      <w:r>
        <w:t xml:space="preserve">, R. J. W., </w:t>
      </w:r>
      <w:proofErr w:type="spellStart"/>
      <w:r>
        <w:t>Cabugao</w:t>
      </w:r>
      <w:proofErr w:type="spellEnd"/>
      <w:r>
        <w:t xml:space="preserve">, K. G., </w:t>
      </w:r>
      <w:proofErr w:type="spellStart"/>
      <w:r>
        <w:t>Cailleret</w:t>
      </w:r>
      <w:proofErr w:type="spellEnd"/>
      <w:r>
        <w:t xml:space="preserve">, M., Campbell, E., </w:t>
      </w:r>
      <w:proofErr w:type="spellStart"/>
      <w:r>
        <w:t>Canadell</w:t>
      </w:r>
      <w:proofErr w:type="spellEnd"/>
      <w:r>
        <w:t xml:space="preserve">, J., </w:t>
      </w:r>
      <w:proofErr w:type="spellStart"/>
      <w:r>
        <w:t>Ciais</w:t>
      </w:r>
      <w:proofErr w:type="spellEnd"/>
      <w:r>
        <w:t xml:space="preserve">, P., … </w:t>
      </w:r>
      <w:proofErr w:type="spellStart"/>
      <w:r>
        <w:t>Zuidema</w:t>
      </w:r>
      <w:proofErr w:type="spellEnd"/>
      <w:r>
        <w:t xml:space="preserve">, P. A. (2020). Integrating the evidence for a terrestrial carbon sink caused by increasing atmospheric CO2. </w:t>
      </w:r>
      <w:r>
        <w:rPr>
          <w:i/>
        </w:rPr>
        <w:t>New Phytologist</w:t>
      </w:r>
      <w:r>
        <w:t xml:space="preserve">, </w:t>
      </w:r>
      <w:r>
        <w:rPr>
          <w:i/>
        </w:rPr>
        <w:t>n/a</w:t>
      </w:r>
      <w:r>
        <w:t xml:space="preserve">(n/a). </w:t>
      </w:r>
      <w:r>
        <w:fldChar w:fldCharType="begin"/>
      </w:r>
      <w:r>
        <w:instrText xml:space="preserve"> HYPERLINK "https://doi.org/10.1111/nph.16866" \h </w:instrText>
      </w:r>
      <w:r>
        <w:fldChar w:fldCharType="separate"/>
      </w:r>
      <w:r>
        <w:rPr>
          <w:rStyle w:val="Hyperlink"/>
        </w:rPr>
        <w:t>https://doi.org/10.1111/nph.16866</w:t>
      </w:r>
      <w:r>
        <w:rPr>
          <w:rStyle w:val="Hyperlink"/>
        </w:rPr>
        <w:fldChar w:fldCharType="end"/>
      </w:r>
    </w:p>
    <w:p w14:paraId="1DE51B33" w14:textId="77777777" w:rsidR="003F2ACD" w:rsidRPr="00B76446" w:rsidRDefault="00DA0D81">
      <w:pPr>
        <w:pStyle w:val="Bibliography"/>
        <w:spacing w:line="480" w:lineRule="auto"/>
        <w:rPr>
          <w:lang w:val="de-CH"/>
          <w:rPrChange w:id="819" w:author="Paolo Cherubini" w:date="2021-02-18T11:49:00Z">
            <w:rPr/>
          </w:rPrChange>
        </w:rPr>
        <w:pPrChange w:id="820" w:author="Paolo Cherubini" w:date="2021-02-19T18:49:00Z">
          <w:pPr>
            <w:pStyle w:val="Bibliography"/>
          </w:pPr>
        </w:pPrChange>
      </w:pPr>
      <w:bookmarkStart w:id="821" w:name="ref-williams_temperature_2013"/>
      <w:bookmarkEnd w:id="818"/>
      <w:r>
        <w:t xml:space="preserve">Williams, A. P., Allen, C. D., </w:t>
      </w:r>
      <w:proofErr w:type="spellStart"/>
      <w:r>
        <w:t>Macalady</w:t>
      </w:r>
      <w:proofErr w:type="spellEnd"/>
      <w:r>
        <w:t xml:space="preserve">, A. K., Griffin, D., Woodhouse, C. A., Meko, D. M., </w:t>
      </w:r>
      <w:proofErr w:type="spellStart"/>
      <w:r>
        <w:t>Swetnam</w:t>
      </w:r>
      <w:proofErr w:type="spellEnd"/>
      <w:r>
        <w:t xml:space="preserve">, T. W., Rauscher, S. A., Seager, R., Grissino-Mayer, H. D., Dean, J. S., Cook, E. R., </w:t>
      </w:r>
      <w:proofErr w:type="spellStart"/>
      <w:r>
        <w:t>Gangodagamage</w:t>
      </w:r>
      <w:proofErr w:type="spellEnd"/>
      <w:r>
        <w:t xml:space="preserve">, C., Cai, M., &amp; McDowell, N. G. (2013). Temperature as a potent driver of regional forest drought stress and tree mortality. </w:t>
      </w:r>
      <w:r w:rsidRPr="00B76446">
        <w:rPr>
          <w:i/>
          <w:lang w:val="de-CH"/>
          <w:rPrChange w:id="822" w:author="Paolo Cherubini" w:date="2021-02-18T11:49:00Z">
            <w:rPr>
              <w:i/>
            </w:rPr>
          </w:rPrChange>
        </w:rPr>
        <w:t xml:space="preserve">Nature </w:t>
      </w:r>
      <w:proofErr w:type="spellStart"/>
      <w:r w:rsidRPr="00B76446">
        <w:rPr>
          <w:i/>
          <w:lang w:val="de-CH"/>
          <w:rPrChange w:id="823" w:author="Paolo Cherubini" w:date="2021-02-18T11:49:00Z">
            <w:rPr>
              <w:i/>
            </w:rPr>
          </w:rPrChange>
        </w:rPr>
        <w:t>Climate</w:t>
      </w:r>
      <w:proofErr w:type="spellEnd"/>
      <w:r w:rsidRPr="00B76446">
        <w:rPr>
          <w:i/>
          <w:lang w:val="de-CH"/>
          <w:rPrChange w:id="824" w:author="Paolo Cherubini" w:date="2021-02-18T11:49:00Z">
            <w:rPr>
              <w:i/>
            </w:rPr>
          </w:rPrChange>
        </w:rPr>
        <w:t xml:space="preserve"> Change</w:t>
      </w:r>
      <w:r w:rsidRPr="00B76446">
        <w:rPr>
          <w:lang w:val="de-CH"/>
          <w:rPrChange w:id="825" w:author="Paolo Cherubini" w:date="2021-02-18T11:49:00Z">
            <w:rPr/>
          </w:rPrChange>
        </w:rPr>
        <w:t xml:space="preserve">, </w:t>
      </w:r>
      <w:r w:rsidRPr="00B76446">
        <w:rPr>
          <w:i/>
          <w:lang w:val="de-CH"/>
          <w:rPrChange w:id="826" w:author="Paolo Cherubini" w:date="2021-02-18T11:49:00Z">
            <w:rPr>
              <w:i/>
            </w:rPr>
          </w:rPrChange>
        </w:rPr>
        <w:t>3</w:t>
      </w:r>
      <w:r w:rsidRPr="00B76446">
        <w:rPr>
          <w:lang w:val="de-CH"/>
          <w:rPrChange w:id="827" w:author="Paolo Cherubini" w:date="2021-02-18T11:49:00Z">
            <w:rPr/>
          </w:rPrChange>
        </w:rPr>
        <w:t xml:space="preserve">(3), 292–297. </w:t>
      </w:r>
      <w:r>
        <w:fldChar w:fldCharType="begin"/>
      </w:r>
      <w:r w:rsidRPr="00B76446">
        <w:rPr>
          <w:lang w:val="de-CH"/>
          <w:rPrChange w:id="828" w:author="Paolo Cherubini" w:date="2021-02-18T11:49:00Z">
            <w:rPr/>
          </w:rPrChange>
        </w:rPr>
        <w:instrText xml:space="preserve"> HYPERLINK "https://doi.org/10.1038/nclimate1693" \h </w:instrText>
      </w:r>
      <w:r>
        <w:fldChar w:fldCharType="separate"/>
      </w:r>
      <w:r w:rsidRPr="00B76446">
        <w:rPr>
          <w:rStyle w:val="Hyperlink"/>
          <w:lang w:val="de-CH"/>
          <w:rPrChange w:id="829" w:author="Paolo Cherubini" w:date="2021-02-18T11:49:00Z">
            <w:rPr>
              <w:rStyle w:val="Hyperlink"/>
            </w:rPr>
          </w:rPrChange>
        </w:rPr>
        <w:t>https://doi.org/10.1038/nclimate1693</w:t>
      </w:r>
      <w:r>
        <w:rPr>
          <w:rStyle w:val="Hyperlink"/>
        </w:rPr>
        <w:fldChar w:fldCharType="end"/>
      </w:r>
    </w:p>
    <w:p w14:paraId="7951267A" w14:textId="77777777" w:rsidR="003F2ACD" w:rsidRDefault="00DA0D81">
      <w:pPr>
        <w:pStyle w:val="Bibliography"/>
        <w:spacing w:line="480" w:lineRule="auto"/>
        <w:pPrChange w:id="830" w:author="Paolo Cherubini" w:date="2021-02-19T18:49:00Z">
          <w:pPr>
            <w:pStyle w:val="Bibliography"/>
          </w:pPr>
        </w:pPrChange>
      </w:pPr>
      <w:bookmarkStart w:id="831" w:name="ref-wilmking_global_2020"/>
      <w:bookmarkEnd w:id="821"/>
      <w:proofErr w:type="spellStart"/>
      <w:r w:rsidRPr="00B76446">
        <w:rPr>
          <w:lang w:val="de-CH"/>
          <w:rPrChange w:id="832" w:author="Paolo Cherubini" w:date="2021-02-18T11:49:00Z">
            <w:rPr/>
          </w:rPrChange>
        </w:rPr>
        <w:lastRenderedPageBreak/>
        <w:t>Wilmking</w:t>
      </w:r>
      <w:proofErr w:type="spellEnd"/>
      <w:r w:rsidRPr="00B76446">
        <w:rPr>
          <w:lang w:val="de-CH"/>
          <w:rPrChange w:id="833" w:author="Paolo Cherubini" w:date="2021-02-18T11:49:00Z">
            <w:rPr/>
          </w:rPrChange>
        </w:rPr>
        <w:t>, M., Maaten-</w:t>
      </w:r>
      <w:proofErr w:type="spellStart"/>
      <w:r w:rsidRPr="00B76446">
        <w:rPr>
          <w:lang w:val="de-CH"/>
          <w:rPrChange w:id="834" w:author="Paolo Cherubini" w:date="2021-02-18T11:49:00Z">
            <w:rPr/>
          </w:rPrChange>
        </w:rPr>
        <w:t>Theunissen</w:t>
      </w:r>
      <w:proofErr w:type="spellEnd"/>
      <w:r w:rsidRPr="00B76446">
        <w:rPr>
          <w:lang w:val="de-CH"/>
          <w:rPrChange w:id="835" w:author="Paolo Cherubini" w:date="2021-02-18T11:49:00Z">
            <w:rPr/>
          </w:rPrChange>
        </w:rPr>
        <w:t xml:space="preserve">, M. van der, Maaten, E. van der, </w:t>
      </w:r>
      <w:proofErr w:type="spellStart"/>
      <w:r w:rsidRPr="00B76446">
        <w:rPr>
          <w:lang w:val="de-CH"/>
          <w:rPrChange w:id="836" w:author="Paolo Cherubini" w:date="2021-02-18T11:49:00Z">
            <w:rPr/>
          </w:rPrChange>
        </w:rPr>
        <w:t>Scharnweber</w:t>
      </w:r>
      <w:proofErr w:type="spellEnd"/>
      <w:r w:rsidRPr="00B76446">
        <w:rPr>
          <w:lang w:val="de-CH"/>
          <w:rPrChange w:id="837" w:author="Paolo Cherubini" w:date="2021-02-18T11:49:00Z">
            <w:rPr/>
          </w:rPrChange>
        </w:rPr>
        <w:t xml:space="preserve">, T., </w:t>
      </w:r>
      <w:proofErr w:type="spellStart"/>
      <w:r w:rsidRPr="00B76446">
        <w:rPr>
          <w:lang w:val="de-CH"/>
          <w:rPrChange w:id="838" w:author="Paolo Cherubini" w:date="2021-02-18T11:49:00Z">
            <w:rPr/>
          </w:rPrChange>
        </w:rPr>
        <w:t>Buras</w:t>
      </w:r>
      <w:proofErr w:type="spellEnd"/>
      <w:r w:rsidRPr="00B76446">
        <w:rPr>
          <w:lang w:val="de-CH"/>
          <w:rPrChange w:id="839" w:author="Paolo Cherubini" w:date="2021-02-18T11:49:00Z">
            <w:rPr/>
          </w:rPrChange>
        </w:rPr>
        <w:t xml:space="preserve">, A., Biermann, C., </w:t>
      </w:r>
      <w:proofErr w:type="spellStart"/>
      <w:r w:rsidRPr="00B76446">
        <w:rPr>
          <w:lang w:val="de-CH"/>
          <w:rPrChange w:id="840" w:author="Paolo Cherubini" w:date="2021-02-18T11:49:00Z">
            <w:rPr/>
          </w:rPrChange>
        </w:rPr>
        <w:t>Gurskaya</w:t>
      </w:r>
      <w:proofErr w:type="spellEnd"/>
      <w:r w:rsidRPr="00B76446">
        <w:rPr>
          <w:lang w:val="de-CH"/>
          <w:rPrChange w:id="841" w:author="Paolo Cherubini" w:date="2021-02-18T11:49:00Z">
            <w:rPr/>
          </w:rPrChange>
        </w:rPr>
        <w:t xml:space="preserve">, M., </w:t>
      </w:r>
      <w:proofErr w:type="spellStart"/>
      <w:r w:rsidRPr="00B76446">
        <w:rPr>
          <w:lang w:val="de-CH"/>
          <w:rPrChange w:id="842" w:author="Paolo Cherubini" w:date="2021-02-18T11:49:00Z">
            <w:rPr/>
          </w:rPrChange>
        </w:rPr>
        <w:t>Hallinger</w:t>
      </w:r>
      <w:proofErr w:type="spellEnd"/>
      <w:r w:rsidRPr="00B76446">
        <w:rPr>
          <w:lang w:val="de-CH"/>
          <w:rPrChange w:id="843" w:author="Paolo Cherubini" w:date="2021-02-18T11:49:00Z">
            <w:rPr/>
          </w:rPrChange>
        </w:rPr>
        <w:t xml:space="preserve">, M., Lange, J., </w:t>
      </w:r>
      <w:proofErr w:type="spellStart"/>
      <w:r w:rsidRPr="00B76446">
        <w:rPr>
          <w:lang w:val="de-CH"/>
          <w:rPrChange w:id="844" w:author="Paolo Cherubini" w:date="2021-02-18T11:49:00Z">
            <w:rPr/>
          </w:rPrChange>
        </w:rPr>
        <w:t>Shetti</w:t>
      </w:r>
      <w:proofErr w:type="spellEnd"/>
      <w:r w:rsidRPr="00B76446">
        <w:rPr>
          <w:lang w:val="de-CH"/>
          <w:rPrChange w:id="845" w:author="Paolo Cherubini" w:date="2021-02-18T11:49:00Z">
            <w:rPr/>
          </w:rPrChange>
        </w:rPr>
        <w:t xml:space="preserve">, R., </w:t>
      </w:r>
      <w:proofErr w:type="spellStart"/>
      <w:r w:rsidRPr="00B76446">
        <w:rPr>
          <w:lang w:val="de-CH"/>
          <w:rPrChange w:id="846" w:author="Paolo Cherubini" w:date="2021-02-18T11:49:00Z">
            <w:rPr/>
          </w:rPrChange>
        </w:rPr>
        <w:t>Smiljanic</w:t>
      </w:r>
      <w:proofErr w:type="spellEnd"/>
      <w:r w:rsidRPr="00B76446">
        <w:rPr>
          <w:lang w:val="de-CH"/>
          <w:rPrChange w:id="847" w:author="Paolo Cherubini" w:date="2021-02-18T11:49:00Z">
            <w:rPr/>
          </w:rPrChange>
        </w:rPr>
        <w:t xml:space="preserve">, M., &amp; </w:t>
      </w:r>
      <w:proofErr w:type="spellStart"/>
      <w:r w:rsidRPr="00B76446">
        <w:rPr>
          <w:lang w:val="de-CH"/>
          <w:rPrChange w:id="848" w:author="Paolo Cherubini" w:date="2021-02-18T11:49:00Z">
            <w:rPr/>
          </w:rPrChange>
        </w:rPr>
        <w:t>Trouillier</w:t>
      </w:r>
      <w:proofErr w:type="spellEnd"/>
      <w:r w:rsidRPr="00B76446">
        <w:rPr>
          <w:lang w:val="de-CH"/>
          <w:rPrChange w:id="849" w:author="Paolo Cherubini" w:date="2021-02-18T11:49:00Z">
            <w:rPr/>
          </w:rPrChange>
        </w:rPr>
        <w:t xml:space="preserve">, M. (2020). </w:t>
      </w:r>
      <w:r>
        <w:t xml:space="preserve">Global assessment of relationships between climate and tree growth. </w:t>
      </w:r>
      <w:r>
        <w:rPr>
          <w:i/>
        </w:rPr>
        <w:t>Global Change Biology</w:t>
      </w:r>
      <w:r>
        <w:t xml:space="preserve">, </w:t>
      </w:r>
      <w:r>
        <w:rPr>
          <w:i/>
        </w:rPr>
        <w:t>26</w:t>
      </w:r>
      <w:r>
        <w:t xml:space="preserve">(6), 3212–3220. </w:t>
      </w:r>
      <w:r>
        <w:fldChar w:fldCharType="begin"/>
      </w:r>
      <w:r>
        <w:instrText xml:space="preserve"> HYPERLINK "https://doi.org/10.1111/gcb.15057" \h </w:instrText>
      </w:r>
      <w:r>
        <w:fldChar w:fldCharType="separate"/>
      </w:r>
      <w:r>
        <w:rPr>
          <w:rStyle w:val="Hyperlink"/>
        </w:rPr>
        <w:t>https://doi.org/10.1111/gcb.15057</w:t>
      </w:r>
      <w:r>
        <w:rPr>
          <w:rStyle w:val="Hyperlink"/>
        </w:rPr>
        <w:fldChar w:fldCharType="end"/>
      </w:r>
    </w:p>
    <w:p w14:paraId="393E03F1" w14:textId="77777777" w:rsidR="003F2ACD" w:rsidRDefault="00DA0D81">
      <w:pPr>
        <w:pStyle w:val="Bibliography"/>
        <w:spacing w:line="480" w:lineRule="auto"/>
        <w:pPrChange w:id="850" w:author="Paolo Cherubini" w:date="2021-02-19T18:49:00Z">
          <w:pPr>
            <w:pStyle w:val="Bibliography"/>
          </w:pPr>
        </w:pPrChange>
      </w:pPr>
      <w:bookmarkStart w:id="851" w:name="ref-wood_fast_2011"/>
      <w:bookmarkEnd w:id="831"/>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r>
        <w:fldChar w:fldCharType="begin"/>
      </w:r>
      <w:r>
        <w:instrText xml:space="preserve"> HYPERLINK "https://doi.org/10.1111/j.1467-9868.2010.00749.x" \h </w:instrText>
      </w:r>
      <w:r>
        <w:fldChar w:fldCharType="separate"/>
      </w:r>
      <w:r>
        <w:rPr>
          <w:rStyle w:val="Hyperlink"/>
        </w:rPr>
        <w:t>https://doi.org/10.1111/j.1467-9868.2010.00749.x</w:t>
      </w:r>
      <w:r>
        <w:rPr>
          <w:rStyle w:val="Hyperlink"/>
        </w:rPr>
        <w:fldChar w:fldCharType="end"/>
      </w:r>
    </w:p>
    <w:p w14:paraId="1B2A0480" w14:textId="77777777" w:rsidR="003F2ACD" w:rsidRDefault="00DA0D81">
      <w:pPr>
        <w:pStyle w:val="Bibliography"/>
        <w:spacing w:line="480" w:lineRule="auto"/>
        <w:pPrChange w:id="852" w:author="Paolo Cherubini" w:date="2021-02-19T18:49:00Z">
          <w:pPr>
            <w:pStyle w:val="Bibliography"/>
          </w:pPr>
        </w:pPrChange>
      </w:pPr>
      <w:bookmarkStart w:id="853" w:name="ref-woodhouse_artificial_1999"/>
      <w:bookmarkEnd w:id="851"/>
      <w:r>
        <w:t xml:space="preserve">Woodhouse, C. A. (1999). Artificial neural networks and dendroclimatic reconstructions: An example from the Front Range, Colorado, USA: </w:t>
      </w:r>
      <w:r>
        <w:rPr>
          <w:i/>
        </w:rPr>
        <w:t>The Holocene</w:t>
      </w:r>
      <w:r>
        <w:t xml:space="preserve">. </w:t>
      </w:r>
      <w:r>
        <w:fldChar w:fldCharType="begin"/>
      </w:r>
      <w:r>
        <w:instrText xml:space="preserve"> HYPERLINK "https://doi.org/10.1191/095968399667128516" \h </w:instrText>
      </w:r>
      <w:r>
        <w:fldChar w:fldCharType="separate"/>
      </w:r>
      <w:r>
        <w:rPr>
          <w:rStyle w:val="Hyperlink"/>
        </w:rPr>
        <w:t>https://doi.org/10.1191/095968399667128516</w:t>
      </w:r>
      <w:r>
        <w:rPr>
          <w:rStyle w:val="Hyperlink"/>
        </w:rPr>
        <w:fldChar w:fldCharType="end"/>
      </w:r>
    </w:p>
    <w:p w14:paraId="35FB7512" w14:textId="77777777" w:rsidR="003F2ACD" w:rsidRDefault="00DA0D81">
      <w:pPr>
        <w:pStyle w:val="Bibliography"/>
        <w:spacing w:line="480" w:lineRule="auto"/>
        <w:pPrChange w:id="854" w:author="Paolo Cherubini" w:date="2021-02-19T18:49:00Z">
          <w:pPr>
            <w:pStyle w:val="Bibliography"/>
          </w:pPr>
        </w:pPrChange>
      </w:pPr>
      <w:bookmarkStart w:id="855" w:name="ref-zang_dendroclimatic_2013"/>
      <w:bookmarkEnd w:id="853"/>
      <w:r>
        <w:t xml:space="preserve">Zang, C., &amp; Biondi, F. (2013). Dendroclimatic calibration in R: The </w:t>
      </w:r>
      <w:proofErr w:type="spellStart"/>
      <w:r>
        <w:t>bootRes</w:t>
      </w:r>
      <w:proofErr w:type="spellEnd"/>
      <w:r>
        <w:t xml:space="preserve"> package for response and correlation function analysis. </w:t>
      </w:r>
      <w:proofErr w:type="spellStart"/>
      <w:r>
        <w:rPr>
          <w:i/>
        </w:rPr>
        <w:t>Dendrochronologia</w:t>
      </w:r>
      <w:proofErr w:type="spellEnd"/>
      <w:r>
        <w:t xml:space="preserve">, </w:t>
      </w:r>
      <w:r>
        <w:rPr>
          <w:i/>
        </w:rPr>
        <w:t>31</w:t>
      </w:r>
      <w:r>
        <w:t xml:space="preserve">(1), 68–74. </w:t>
      </w:r>
      <w:r>
        <w:fldChar w:fldCharType="begin"/>
      </w:r>
      <w:r>
        <w:instrText xml:space="preserve"> HYPERLINK "https://doi.org/10.1016/j.dendro.2012.08.001" \h </w:instrText>
      </w:r>
      <w:r>
        <w:fldChar w:fldCharType="separate"/>
      </w:r>
      <w:r>
        <w:rPr>
          <w:rStyle w:val="Hyperlink"/>
        </w:rPr>
        <w:t>https://doi.org/10.1016/j.dendro.2012.08.001</w:t>
      </w:r>
      <w:r>
        <w:rPr>
          <w:rStyle w:val="Hyperlink"/>
        </w:rPr>
        <w:fldChar w:fldCharType="end"/>
      </w:r>
    </w:p>
    <w:p w14:paraId="0AC713D3" w14:textId="77777777" w:rsidR="003F2ACD" w:rsidRPr="00B76446" w:rsidRDefault="00DA0D81">
      <w:pPr>
        <w:pStyle w:val="Bibliography"/>
        <w:spacing w:line="480" w:lineRule="auto"/>
        <w:rPr>
          <w:lang w:val="de-CH"/>
          <w:rPrChange w:id="856" w:author="Paolo Cherubini" w:date="2021-02-18T11:49:00Z">
            <w:rPr/>
          </w:rPrChange>
        </w:rPr>
        <w:pPrChange w:id="857" w:author="Paolo Cherubini" w:date="2021-02-19T18:49:00Z">
          <w:pPr>
            <w:pStyle w:val="Bibliography"/>
          </w:pPr>
        </w:pPrChange>
      </w:pPr>
      <w:bookmarkStart w:id="858" w:name="ref-zang_treeclim_2015"/>
      <w:bookmarkEnd w:id="855"/>
      <w:r>
        <w:t xml:space="preserve">Zang, C., &amp; Biondi, F. (2015). </w:t>
      </w:r>
      <w:proofErr w:type="spellStart"/>
      <w:proofErr w:type="gramStart"/>
      <w:r>
        <w:t>Treeclim</w:t>
      </w:r>
      <w:proofErr w:type="spellEnd"/>
      <w:r>
        <w:t xml:space="preserve"> :</w:t>
      </w:r>
      <w:proofErr w:type="gramEnd"/>
      <w:r>
        <w:t xml:space="preserve"> An R package for the numerical calibration of proxy-climate relationships. </w:t>
      </w:r>
      <w:proofErr w:type="spellStart"/>
      <w:r w:rsidRPr="00B76446">
        <w:rPr>
          <w:i/>
          <w:lang w:val="de-CH"/>
          <w:rPrChange w:id="859" w:author="Paolo Cherubini" w:date="2021-02-18T11:49:00Z">
            <w:rPr>
              <w:i/>
            </w:rPr>
          </w:rPrChange>
        </w:rPr>
        <w:t>Ecography</w:t>
      </w:r>
      <w:proofErr w:type="spellEnd"/>
      <w:r w:rsidRPr="00B76446">
        <w:rPr>
          <w:lang w:val="de-CH"/>
          <w:rPrChange w:id="860" w:author="Paolo Cherubini" w:date="2021-02-18T11:49:00Z">
            <w:rPr/>
          </w:rPrChange>
        </w:rPr>
        <w:t xml:space="preserve">, </w:t>
      </w:r>
      <w:r w:rsidRPr="00B76446">
        <w:rPr>
          <w:i/>
          <w:lang w:val="de-CH"/>
          <w:rPrChange w:id="861" w:author="Paolo Cherubini" w:date="2021-02-18T11:49:00Z">
            <w:rPr>
              <w:i/>
            </w:rPr>
          </w:rPrChange>
        </w:rPr>
        <w:t>38</w:t>
      </w:r>
      <w:r w:rsidRPr="00B76446">
        <w:rPr>
          <w:lang w:val="de-CH"/>
          <w:rPrChange w:id="862" w:author="Paolo Cherubini" w:date="2021-02-18T11:49:00Z">
            <w:rPr/>
          </w:rPrChange>
        </w:rPr>
        <w:t xml:space="preserve">(4), 431–436. </w:t>
      </w:r>
      <w:r>
        <w:fldChar w:fldCharType="begin"/>
      </w:r>
      <w:r w:rsidRPr="00B76446">
        <w:rPr>
          <w:lang w:val="de-CH"/>
          <w:rPrChange w:id="863" w:author="Paolo Cherubini" w:date="2021-02-18T11:49:00Z">
            <w:rPr/>
          </w:rPrChange>
        </w:rPr>
        <w:instrText xml:space="preserve"> HYPERLINK "https://doi.org/10.1111/ecog.01335" \h </w:instrText>
      </w:r>
      <w:r>
        <w:fldChar w:fldCharType="separate"/>
      </w:r>
      <w:r w:rsidRPr="00B76446">
        <w:rPr>
          <w:rStyle w:val="Hyperlink"/>
          <w:lang w:val="de-CH"/>
          <w:rPrChange w:id="864" w:author="Paolo Cherubini" w:date="2021-02-18T11:49:00Z">
            <w:rPr>
              <w:rStyle w:val="Hyperlink"/>
            </w:rPr>
          </w:rPrChange>
        </w:rPr>
        <w:t>https://doi.org/10.1111/ecog.01335</w:t>
      </w:r>
      <w:r>
        <w:rPr>
          <w:rStyle w:val="Hyperlink"/>
        </w:rPr>
        <w:fldChar w:fldCharType="end"/>
      </w:r>
    </w:p>
    <w:p w14:paraId="125048CB" w14:textId="77777777" w:rsidR="003F2ACD" w:rsidRDefault="00DA0D81">
      <w:pPr>
        <w:pStyle w:val="Bibliography"/>
        <w:spacing w:line="480" w:lineRule="auto"/>
        <w:pPrChange w:id="865" w:author="Paolo Cherubini" w:date="2021-02-19T18:49:00Z">
          <w:pPr>
            <w:pStyle w:val="Bibliography"/>
          </w:pPr>
        </w:pPrChange>
      </w:pPr>
      <w:bookmarkStart w:id="866" w:name="ref-zuidema_recent_2020"/>
      <w:bookmarkEnd w:id="858"/>
      <w:proofErr w:type="spellStart"/>
      <w:r w:rsidRPr="00B76446">
        <w:rPr>
          <w:lang w:val="de-CH"/>
          <w:rPrChange w:id="867" w:author="Paolo Cherubini" w:date="2021-02-18T11:49:00Z">
            <w:rPr/>
          </w:rPrChange>
        </w:rPr>
        <w:t>Zuidema</w:t>
      </w:r>
      <w:proofErr w:type="spellEnd"/>
      <w:r w:rsidRPr="00B76446">
        <w:rPr>
          <w:lang w:val="de-CH"/>
          <w:rPrChange w:id="868" w:author="Paolo Cherubini" w:date="2021-02-18T11:49:00Z">
            <w:rPr/>
          </w:rPrChange>
        </w:rPr>
        <w:t xml:space="preserve">, P. A., Heinrich, I., Rahman, M., </w:t>
      </w:r>
      <w:proofErr w:type="spellStart"/>
      <w:r w:rsidRPr="00B76446">
        <w:rPr>
          <w:lang w:val="de-CH"/>
          <w:rPrChange w:id="869" w:author="Paolo Cherubini" w:date="2021-02-18T11:49:00Z">
            <w:rPr/>
          </w:rPrChange>
        </w:rPr>
        <w:t>Vlam</w:t>
      </w:r>
      <w:proofErr w:type="spellEnd"/>
      <w:r w:rsidRPr="00B76446">
        <w:rPr>
          <w:lang w:val="de-CH"/>
          <w:rPrChange w:id="870" w:author="Paolo Cherubini" w:date="2021-02-18T11:49:00Z">
            <w:rPr/>
          </w:rPrChange>
        </w:rPr>
        <w:t xml:space="preserve">, M., </w:t>
      </w:r>
      <w:proofErr w:type="spellStart"/>
      <w:r w:rsidRPr="00B76446">
        <w:rPr>
          <w:lang w:val="de-CH"/>
          <w:rPrChange w:id="871" w:author="Paolo Cherubini" w:date="2021-02-18T11:49:00Z">
            <w:rPr/>
          </w:rPrChange>
        </w:rPr>
        <w:t>Zwartsenberg</w:t>
      </w:r>
      <w:proofErr w:type="spellEnd"/>
      <w:r w:rsidRPr="00B76446">
        <w:rPr>
          <w:lang w:val="de-CH"/>
          <w:rPrChange w:id="872" w:author="Paolo Cherubini" w:date="2021-02-18T11:49:00Z">
            <w:rPr/>
          </w:rPrChange>
        </w:rPr>
        <w:t xml:space="preserve">, S. A., &amp; </w:t>
      </w:r>
      <w:proofErr w:type="spellStart"/>
      <w:r w:rsidRPr="00B76446">
        <w:rPr>
          <w:lang w:val="de-CH"/>
          <w:rPrChange w:id="873" w:author="Paolo Cherubini" w:date="2021-02-18T11:49:00Z">
            <w:rPr/>
          </w:rPrChange>
        </w:rPr>
        <w:t>Sleen</w:t>
      </w:r>
      <w:proofErr w:type="spellEnd"/>
      <w:r w:rsidRPr="00B76446">
        <w:rPr>
          <w:lang w:val="de-CH"/>
          <w:rPrChange w:id="874" w:author="Paolo Cherubini" w:date="2021-02-18T11:49:00Z">
            <w:rPr/>
          </w:rPrChange>
        </w:rPr>
        <w:t xml:space="preserve">, P. (2020). </w:t>
      </w:r>
      <w:r>
        <w:t xml:space="preserve">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r>
        <w:fldChar w:fldCharType="begin"/>
      </w:r>
      <w:r>
        <w:instrText xml:space="preserve"> HYPERLINK "https://doi.org/10.1111/gcb.15092" \h </w:instrText>
      </w:r>
      <w:r>
        <w:fldChar w:fldCharType="separate"/>
      </w:r>
      <w:r>
        <w:rPr>
          <w:rStyle w:val="Hyperlink"/>
        </w:rPr>
        <w:t>https://doi.org/10.1111/gcb.15092</w:t>
      </w:r>
      <w:r>
        <w:rPr>
          <w:rStyle w:val="Hyperlink"/>
        </w:rPr>
        <w:fldChar w:fldCharType="end"/>
      </w:r>
      <w:bookmarkEnd w:id="510"/>
      <w:bookmarkEnd w:id="513"/>
      <w:bookmarkEnd w:id="866"/>
    </w:p>
    <w:sectPr w:rsidR="003F2ACD" w:rsidSect="007C74CA">
      <w:pgSz w:w="12240" w:h="15840"/>
      <w:pgMar w:top="1440" w:right="1440" w:bottom="1440" w:left="1440" w:header="720" w:footer="720" w:gutter="0"/>
      <w:lnNumType w:countBy="1" w:restart="continuous"/>
      <w:cols w:space="720"/>
      <w:sectPrChange w:id="875" w:author="Paolo Cherubini" w:date="2021-02-19T18:48:00Z">
        <w:sectPr w:rsidR="003F2ACD" w:rsidSect="007C74CA">
          <w:pgMar w:top="1440" w:right="1440" w:bottom="1440" w:left="1440" w:header="720" w:footer="720" w:gutter="0"/>
          <w:lnNumType w:countBy="0" w:restart="newPage"/>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0" w:author="Tala Awada" w:date="2021-02-28T14:32:00Z" w:initials="TA">
    <w:p w14:paraId="65D28B2F" w14:textId="15CCECB6" w:rsidR="00F00063" w:rsidRDefault="00F00063">
      <w:pPr>
        <w:pStyle w:val="CommentText"/>
      </w:pPr>
      <w:r>
        <w:rPr>
          <w:rStyle w:val="CommentReference"/>
        </w:rPr>
        <w:annotationRef/>
      </w:r>
      <w:r w:rsidR="002D5B7A">
        <w:t xml:space="preserve">Should we add the caveat here, regarding forests where temp is a limiting factor </w:t>
      </w:r>
    </w:p>
  </w:comment>
  <w:comment w:id="195" w:author="Tala Awada" w:date="2021-02-28T14:54:00Z" w:initials="TA">
    <w:p w14:paraId="36E1E69C" w14:textId="42E17EB4" w:rsidR="00C0537D" w:rsidRDefault="00C0537D">
      <w:pPr>
        <w:pStyle w:val="CommentText"/>
      </w:pPr>
      <w:r>
        <w:rPr>
          <w:rStyle w:val="CommentReference"/>
        </w:rPr>
        <w:annotationRef/>
      </w:r>
      <w:r>
        <w:t xml:space="preserve">Additional recent reference if needed </w:t>
      </w:r>
      <w:hyperlink r:id="rId1" w:history="1">
        <w:r w:rsidRPr="00324B2C">
          <w:rPr>
            <w:rStyle w:val="Hyperlink"/>
          </w:rPr>
          <w:t>https://onlinelibrary.wiley.com/doi/10.1111/oik.06707</w:t>
        </w:r>
      </w:hyperlink>
      <w:r>
        <w:t xml:space="preserve"> </w:t>
      </w:r>
    </w:p>
  </w:comment>
  <w:comment w:id="208" w:author="Tala Awada" w:date="2021-02-28T14:58:00Z" w:initials="TA">
    <w:p w14:paraId="35C1F6E0" w14:textId="434F4617" w:rsidR="003E3E14" w:rsidRDefault="003E3E14">
      <w:pPr>
        <w:pStyle w:val="CommentText"/>
      </w:pPr>
      <w:r>
        <w:rPr>
          <w:rStyle w:val="CommentReference"/>
        </w:rPr>
        <w:annotationRef/>
      </w:r>
      <w:r>
        <w:t xml:space="preserve">More than what? Smaller or </w:t>
      </w:r>
      <w:proofErr w:type="spellStart"/>
      <w:r>
        <w:t>mid size</w:t>
      </w:r>
      <w:proofErr w:type="spellEnd"/>
      <w:r>
        <w:t>? Or should we say mature older trees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5D28B2F" w15:done="0"/>
  <w15:commentEx w15:paraId="36E1E69C" w15:done="0"/>
  <w15:commentEx w15:paraId="35C1F6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62804" w16cex:dateUtc="2021-02-28T20:32:00Z"/>
  <w16cex:commentExtensible w16cex:durableId="23E62D2E" w16cex:dateUtc="2021-02-28T20:54:00Z"/>
  <w16cex:commentExtensible w16cex:durableId="23E62E18" w16cex:dateUtc="2021-02-28T20: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5D28B2F" w16cid:durableId="23E62804"/>
  <w16cid:commentId w16cid:paraId="36E1E69C" w16cid:durableId="23E62D2E"/>
  <w16cid:commentId w16cid:paraId="35C1F6E0" w16cid:durableId="23E62E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A005A9" w14:textId="77777777" w:rsidR="00B97DC0" w:rsidRDefault="00B97DC0">
      <w:pPr>
        <w:spacing w:after="0"/>
      </w:pPr>
      <w:r>
        <w:separator/>
      </w:r>
    </w:p>
  </w:endnote>
  <w:endnote w:type="continuationSeparator" w:id="0">
    <w:p w14:paraId="0886CF02" w14:textId="77777777" w:rsidR="00B97DC0" w:rsidRDefault="00B97DC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3AE0DB" w14:textId="77777777" w:rsidR="00B97DC0" w:rsidRDefault="00B97DC0">
      <w:r>
        <w:separator/>
      </w:r>
    </w:p>
  </w:footnote>
  <w:footnote w:type="continuationSeparator" w:id="0">
    <w:p w14:paraId="11A7AAB0" w14:textId="77777777" w:rsidR="00B97DC0" w:rsidRDefault="00B97D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la Awada">
    <w15:presenceInfo w15:providerId="AD" w15:userId="S::tawada2@unl.edu::926f8758-9426-4bb3-8766-6e437ddf09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54653"/>
    <w:rsid w:val="000B1B8D"/>
    <w:rsid w:val="00100F04"/>
    <w:rsid w:val="00140577"/>
    <w:rsid w:val="00277E0E"/>
    <w:rsid w:val="002B0C43"/>
    <w:rsid w:val="002D5B7A"/>
    <w:rsid w:val="003017C0"/>
    <w:rsid w:val="0034427E"/>
    <w:rsid w:val="003923A3"/>
    <w:rsid w:val="003A2116"/>
    <w:rsid w:val="003C7537"/>
    <w:rsid w:val="003E3E14"/>
    <w:rsid w:val="003F2ACD"/>
    <w:rsid w:val="00424840"/>
    <w:rsid w:val="004B71AC"/>
    <w:rsid w:val="004E29B3"/>
    <w:rsid w:val="004F622E"/>
    <w:rsid w:val="005534A1"/>
    <w:rsid w:val="00562F0B"/>
    <w:rsid w:val="00564C04"/>
    <w:rsid w:val="00590887"/>
    <w:rsid w:val="00590D07"/>
    <w:rsid w:val="005A1BAF"/>
    <w:rsid w:val="00687570"/>
    <w:rsid w:val="00687B85"/>
    <w:rsid w:val="006D5B2A"/>
    <w:rsid w:val="0076353E"/>
    <w:rsid w:val="0076388F"/>
    <w:rsid w:val="00784D58"/>
    <w:rsid w:val="007A3043"/>
    <w:rsid w:val="007C3B9C"/>
    <w:rsid w:val="007C732F"/>
    <w:rsid w:val="007C74CA"/>
    <w:rsid w:val="008C27EA"/>
    <w:rsid w:val="008D6863"/>
    <w:rsid w:val="00950C7F"/>
    <w:rsid w:val="00981596"/>
    <w:rsid w:val="009D573C"/>
    <w:rsid w:val="009D57AB"/>
    <w:rsid w:val="00A25120"/>
    <w:rsid w:val="00A63E3C"/>
    <w:rsid w:val="00A71CF0"/>
    <w:rsid w:val="00A77B43"/>
    <w:rsid w:val="00A83F35"/>
    <w:rsid w:val="00AD76AC"/>
    <w:rsid w:val="00B60201"/>
    <w:rsid w:val="00B76446"/>
    <w:rsid w:val="00B86B75"/>
    <w:rsid w:val="00B97DC0"/>
    <w:rsid w:val="00BC48D5"/>
    <w:rsid w:val="00BF5859"/>
    <w:rsid w:val="00C0537D"/>
    <w:rsid w:val="00C14A18"/>
    <w:rsid w:val="00C16CF3"/>
    <w:rsid w:val="00C36279"/>
    <w:rsid w:val="00C93764"/>
    <w:rsid w:val="00CC10B2"/>
    <w:rsid w:val="00CE4C63"/>
    <w:rsid w:val="00CF79D3"/>
    <w:rsid w:val="00D74F86"/>
    <w:rsid w:val="00DA0D81"/>
    <w:rsid w:val="00DB58D9"/>
    <w:rsid w:val="00DD0B61"/>
    <w:rsid w:val="00E048C7"/>
    <w:rsid w:val="00E16E3F"/>
    <w:rsid w:val="00E27771"/>
    <w:rsid w:val="00E315A3"/>
    <w:rsid w:val="00EE4A6D"/>
    <w:rsid w:val="00F00063"/>
    <w:rsid w:val="00F670E1"/>
    <w:rsid w:val="00FC506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B0E92DC"/>
  <w15:docId w15:val="{86A91CF8-850E-964A-98F9-01B48ECAA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7C74CA"/>
  </w:style>
  <w:style w:type="paragraph" w:styleId="Revision">
    <w:name w:val="Revision"/>
    <w:hidden/>
    <w:semiHidden/>
    <w:rsid w:val="00F00063"/>
    <w:pPr>
      <w:spacing w:after="0"/>
    </w:pPr>
    <w:rPr>
      <w:rFonts w:ascii="Palatino Linotype" w:hAnsi="Palatino Linotype"/>
      <w:sz w:val="22"/>
      <w:szCs w:val="22"/>
    </w:rPr>
  </w:style>
  <w:style w:type="character" w:styleId="CommentReference">
    <w:name w:val="annotation reference"/>
    <w:basedOn w:val="DefaultParagraphFont"/>
    <w:semiHidden/>
    <w:unhideWhenUsed/>
    <w:rsid w:val="00F00063"/>
    <w:rPr>
      <w:sz w:val="16"/>
      <w:szCs w:val="16"/>
    </w:rPr>
  </w:style>
  <w:style w:type="paragraph" w:styleId="CommentText">
    <w:name w:val="annotation text"/>
    <w:basedOn w:val="Normal"/>
    <w:link w:val="CommentTextChar"/>
    <w:semiHidden/>
    <w:unhideWhenUsed/>
    <w:rsid w:val="00F00063"/>
    <w:rPr>
      <w:sz w:val="20"/>
      <w:szCs w:val="20"/>
    </w:rPr>
  </w:style>
  <w:style w:type="character" w:customStyle="1" w:styleId="CommentTextChar">
    <w:name w:val="Comment Text Char"/>
    <w:basedOn w:val="DefaultParagraphFont"/>
    <w:link w:val="CommentText"/>
    <w:semiHidden/>
    <w:rsid w:val="00F00063"/>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F00063"/>
    <w:rPr>
      <w:b/>
      <w:bCs/>
    </w:rPr>
  </w:style>
  <w:style w:type="character" w:customStyle="1" w:styleId="CommentSubjectChar">
    <w:name w:val="Comment Subject Char"/>
    <w:basedOn w:val="CommentTextChar"/>
    <w:link w:val="CommentSubject"/>
    <w:semiHidden/>
    <w:rsid w:val="00F00063"/>
    <w:rPr>
      <w:rFonts w:ascii="Palatino Linotype" w:hAnsi="Palatino Linotype"/>
      <w:b/>
      <w:bCs/>
      <w:sz w:val="20"/>
      <w:szCs w:val="20"/>
    </w:rPr>
  </w:style>
  <w:style w:type="character" w:styleId="UnresolvedMention">
    <w:name w:val="Unresolved Mention"/>
    <w:basedOn w:val="DefaultParagraphFont"/>
    <w:uiPriority w:val="99"/>
    <w:semiHidden/>
    <w:unhideWhenUsed/>
    <w:rsid w:val="00C053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comments.xml.rels><?xml version="1.0" encoding="UTF-8" standalone="yes"?>
<Relationships xmlns="http://schemas.openxmlformats.org/package/2006/relationships"><Relationship Id="rId1" Type="http://schemas.openxmlformats.org/officeDocument/2006/relationships/hyperlink" Target="https://onlinelibrary.wiley.com/doi/10.1111/oik.06707"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62</Pages>
  <Words>15275</Words>
  <Characters>87070</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102141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Paolo Cherubini</dc:creator>
  <cp:keywords/>
  <cp:lastModifiedBy>Tala Awada</cp:lastModifiedBy>
  <cp:revision>11</cp:revision>
  <dcterms:created xsi:type="dcterms:W3CDTF">2021-02-28T20:26:00Z</dcterms:created>
  <dcterms:modified xsi:type="dcterms:W3CDTF">2021-02-28T21:53:00Z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ies>
</file>