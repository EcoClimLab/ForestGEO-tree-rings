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Default="00DA0D81">
      <w:pPr>
        <w:pStyle w:val="FirstParagraph"/>
      </w:pPr>
      <w:r>
        <w:rPr>
          <w:b/>
        </w:rPr>
        <w:t>Title:</w:t>
      </w:r>
      <w:r>
        <w:t xml:space="preserve"> Using tree-ring records to simultaneously characterize the influence of climate, tree size, and slowly changing environmental drivers on annual </w:t>
      </w:r>
      <w:ins w:id="0" w:author="Paolo Cherubini" w:date="2021-02-22T12:03:00Z">
        <w:r w:rsidR="00424840">
          <w:t xml:space="preserve">tree </w:t>
        </w:r>
      </w:ins>
      <w:r>
        <w:t>growth</w:t>
      </w:r>
    </w:p>
    <w:p w14:paraId="68646541" w14:textId="77777777" w:rsidR="003F2ACD" w:rsidRDefault="00DA0D81">
      <w:pPr>
        <w:pStyle w:val="BodyText"/>
      </w:pPr>
      <w:r>
        <w:rPr>
          <w:b/>
        </w:rPr>
        <w:t>Authors:</w:t>
      </w:r>
    </w:p>
    <w:p w14:paraId="6E8D600D" w14:textId="77777777"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ins w:id="1" w:author="Paolo Cherubini" w:date="2021-02-18T11:49:00Z">
        <w:r w:rsidR="00B76446">
          <w:rPr>
            <w:vertAlign w:val="superscript"/>
          </w:rPr>
          <w:t>, 12</w:t>
        </w:r>
      </w:ins>
      <w:r>
        <w:t>, Justin Cooper</w:t>
      </w:r>
      <w:r>
        <w:rPr>
          <w:vertAlign w:val="superscript"/>
        </w:rPr>
        <w:t>1</w:t>
      </w:r>
      <w:ins w:id="2" w:author="Paolo Cherubini" w:date="2021-02-18T11:49:00Z">
        <w:r w:rsidR="00B76446">
          <w:rPr>
            <w:vertAlign w:val="superscript"/>
          </w:rPr>
          <w:t>3</w:t>
        </w:r>
      </w:ins>
      <w:del w:id="3"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4" w:author="Paolo Cherubini" w:date="2021-02-18T11:50:00Z">
        <w:r w:rsidR="00B76446">
          <w:rPr>
            <w:vertAlign w:val="superscript"/>
          </w:rPr>
          <w:t>4</w:t>
        </w:r>
      </w:ins>
      <w:del w:id="5"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6" w:author="Paolo Cherubini" w:date="2021-02-18T11:50:00Z">
        <w:r w:rsidR="00B76446">
          <w:rPr>
            <w:vertAlign w:val="superscript"/>
          </w:rPr>
          <w:t>5</w:t>
        </w:r>
      </w:ins>
      <w:del w:id="7"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8" w:author="Paolo Cherubini" w:date="2021-02-18T11:50:00Z">
        <w:r w:rsidR="00B76446">
          <w:rPr>
            <w:vertAlign w:val="superscript"/>
          </w:rPr>
          <w:t>6</w:t>
        </w:r>
      </w:ins>
      <w:del w:id="9"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0" w:author="Paolo Cherubini" w:date="2021-02-18T11:50:00Z">
        <w:r w:rsidR="00B76446">
          <w:rPr>
            <w:vertAlign w:val="superscript"/>
          </w:rPr>
          <w:t>7</w:t>
        </w:r>
      </w:ins>
      <w:del w:id="11" w:author="Paolo Cherubini" w:date="2021-02-18T11:50:00Z">
        <w:r w:rsidDel="00B76446">
          <w:rPr>
            <w:vertAlign w:val="superscript"/>
          </w:rPr>
          <w:delText>6</w:delText>
        </w:r>
      </w:del>
      <w:r>
        <w:t>, Sean McMahon</w:t>
      </w:r>
      <w:r>
        <w:rPr>
          <w:vertAlign w:val="superscript"/>
        </w:rPr>
        <w:t>2,1</w:t>
      </w:r>
      <w:ins w:id="12" w:author="Paolo Cherubini" w:date="2021-02-18T11:50:00Z">
        <w:r w:rsidR="00B76446">
          <w:rPr>
            <w:vertAlign w:val="superscript"/>
          </w:rPr>
          <w:t>8</w:t>
        </w:r>
      </w:ins>
      <w:del w:id="13" w:author="Paolo Cherubini" w:date="2021-02-18T11:50:00Z">
        <w:r w:rsidDel="00B76446">
          <w:rPr>
            <w:vertAlign w:val="superscript"/>
          </w:rPr>
          <w:delText>7</w:delText>
        </w:r>
      </w:del>
      <w:r>
        <w:t>, Camille Piponiot</w:t>
      </w:r>
      <w:r>
        <w:rPr>
          <w:vertAlign w:val="superscript"/>
        </w:rPr>
        <w:t>1,2,1</w:t>
      </w:r>
      <w:ins w:id="14" w:author="Paolo Cherubini" w:date="2021-02-18T11:50:00Z">
        <w:r w:rsidR="00B76446">
          <w:rPr>
            <w:vertAlign w:val="superscript"/>
          </w:rPr>
          <w:t>9</w:t>
        </w:r>
      </w:ins>
      <w:del w:id="15"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16" w:author="Paolo Cherubini" w:date="2021-02-18T11:51:00Z">
        <w:r w:rsidR="00B76446">
          <w:rPr>
            <w:vertAlign w:val="superscript"/>
          </w:rPr>
          <w:t>5</w:t>
        </w:r>
      </w:ins>
      <w:del w:id="17"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18" w:author="Paolo Cherubini" w:date="2021-02-18T11:51:00Z">
        <w:r w:rsidR="00B76446">
          <w:rPr>
            <w:vertAlign w:val="superscript"/>
          </w:rPr>
          <w:t>20</w:t>
        </w:r>
      </w:ins>
      <w:del w:id="19"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0" w:author="Paolo Cherubini" w:date="2021-02-18T11:51:00Z">
        <w:r w:rsidR="00B76446">
          <w:rPr>
            <w:vertAlign w:val="superscript"/>
          </w:rPr>
          <w:t>5</w:t>
        </w:r>
      </w:ins>
      <w:del w:id="21" w:author="Paolo Cherubini" w:date="2021-02-18T11:51:00Z">
        <w:r w:rsidDel="00B76446">
          <w:rPr>
            <w:vertAlign w:val="superscript"/>
          </w:rPr>
          <w:delText>4</w:delText>
        </w:r>
      </w:del>
      <w:r>
        <w:t>, Mart Vlam</w:t>
      </w:r>
      <w:r>
        <w:rPr>
          <w:vertAlign w:val="superscript"/>
        </w:rPr>
        <w:t>2</w:t>
      </w:r>
      <w:ins w:id="22" w:author="Paolo Cherubini" w:date="2021-02-18T11:51:00Z">
        <w:r w:rsidR="00B76446">
          <w:rPr>
            <w:vertAlign w:val="superscript"/>
          </w:rPr>
          <w:t>1</w:t>
        </w:r>
      </w:ins>
      <w:del w:id="23" w:author="Paolo Cherubini" w:date="2021-02-18T11:51:00Z">
        <w:r w:rsidDel="00B76446">
          <w:rPr>
            <w:vertAlign w:val="superscript"/>
          </w:rPr>
          <w:delText>0</w:delText>
        </w:r>
      </w:del>
      <w:r>
        <w:t>, Peter Zuidema</w:t>
      </w:r>
      <w:r>
        <w:rPr>
          <w:vertAlign w:val="superscript"/>
        </w:rPr>
        <w:t>2</w:t>
      </w:r>
      <w:ins w:id="24" w:author="Paolo Cherubini" w:date="2021-02-18T11:51:00Z">
        <w:r w:rsidR="00B76446">
          <w:rPr>
            <w:vertAlign w:val="superscript"/>
          </w:rPr>
          <w:t>1</w:t>
        </w:r>
      </w:ins>
      <w:del w:id="25" w:author="Paolo Cherubini" w:date="2021-02-18T11:51:00Z">
        <w:r w:rsidDel="00B76446">
          <w:rPr>
            <w:vertAlign w:val="superscript"/>
          </w:rPr>
          <w:delText>0</w:delText>
        </w:r>
      </w:del>
    </w:p>
    <w:p w14:paraId="40AAD313" w14:textId="77777777" w:rsidR="003F2ACD" w:rsidRDefault="00DA0D81">
      <w:pPr>
        <w:pStyle w:val="BodyText"/>
      </w:pPr>
      <w:r>
        <w:rPr>
          <w:b/>
        </w:rPr>
        <w:t>Author Affiliations:</w:t>
      </w:r>
    </w:p>
    <w:p w14:paraId="74705F95" w14:textId="77777777" w:rsidR="003F2ACD" w:rsidRDefault="00DA0D81">
      <w:pPr>
        <w:numPr>
          <w:ilvl w:val="0"/>
          <w:numId w:val="10"/>
        </w:numPr>
      </w:pPr>
      <w:r>
        <w:t>Conservation Ecology Center; Smithsonian Conservation Biology Institute; Front Royal, Virginia 22630, USA</w:t>
      </w:r>
    </w:p>
    <w:p w14:paraId="160FD59C" w14:textId="77777777" w:rsidR="003F2ACD" w:rsidRDefault="00DA0D81">
      <w:pPr>
        <w:numPr>
          <w:ilvl w:val="0"/>
          <w:numId w:val="10"/>
        </w:numPr>
      </w:pPr>
      <w:r>
        <w:t>Center for Tropical Forest Science-Forest Global Earth Observatory; Smithsonian Tropical Research Institute; Panama, Republic of Panama</w:t>
      </w:r>
    </w:p>
    <w:p w14:paraId="78828C86" w14:textId="77777777" w:rsidR="003F2ACD" w:rsidRDefault="00DA0D81">
      <w:pPr>
        <w:numPr>
          <w:ilvl w:val="0"/>
          <w:numId w:val="10"/>
        </w:numPr>
      </w:pPr>
      <w:r>
        <w:t>The Morton Arboretum, Center for Tree Science, Lisle, Illinois 60532 USA</w:t>
      </w:r>
    </w:p>
    <w:p w14:paraId="4355DC21" w14:textId="77777777" w:rsidR="003F2ACD" w:rsidRDefault="00DA0D81">
      <w:pPr>
        <w:numPr>
          <w:ilvl w:val="0"/>
          <w:numId w:val="10"/>
        </w:numPr>
      </w:pPr>
      <w:r>
        <w:t xml:space="preserve">Harvard University, </w:t>
      </w:r>
      <w:proofErr w:type="spellStart"/>
      <w:r>
        <w:t>Petersham</w:t>
      </w:r>
      <w:proofErr w:type="spellEnd"/>
      <w:r>
        <w:t>, Massachusetts 01366 USA</w:t>
      </w:r>
    </w:p>
    <w:p w14:paraId="4FEAA3BF"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7798B458" w14:textId="77777777" w:rsidR="003F2ACD" w:rsidRDefault="00DA0D81">
      <w:pPr>
        <w:numPr>
          <w:ilvl w:val="0"/>
          <w:numId w:val="10"/>
        </w:numPr>
      </w:pPr>
      <w:r>
        <w:t>U.S. Geological Survey, Fort Collins Science Center, Jemez Mountains Field Station, Los Alamos, NM 87544, USA</w:t>
      </w:r>
    </w:p>
    <w:p w14:paraId="384B8BA1" w14:textId="77777777" w:rsidR="003F2ACD" w:rsidRDefault="00DA0D81">
      <w:pPr>
        <w:numPr>
          <w:ilvl w:val="0"/>
          <w:numId w:val="10"/>
        </w:numPr>
      </w:pPr>
      <w:r>
        <w:t>Biology Department, Wilfrid Laurier University, 75 University Ave W, Waterloo, ON, N2L 3C5</w:t>
      </w:r>
    </w:p>
    <w:p w14:paraId="45387C79" w14:textId="77777777" w:rsidR="003F2ACD" w:rsidRDefault="00DA0D81">
      <w:pPr>
        <w:numPr>
          <w:ilvl w:val="0"/>
          <w:numId w:val="10"/>
        </w:numPr>
      </w:pPr>
      <w:r>
        <w:t>School of Natural Resources, University of Nebraska-Lincoln, Lincoln, NE 68583, USA</w:t>
      </w:r>
    </w:p>
    <w:p w14:paraId="230C17C2" w14:textId="77777777" w:rsidR="003F2ACD" w:rsidRDefault="00DA0D81">
      <w:pPr>
        <w:numPr>
          <w:ilvl w:val="0"/>
          <w:numId w:val="10"/>
        </w:numPr>
      </w:pPr>
      <w:r>
        <w:t>School of Biological Sciences, Monash University, Clayton, Victoria 3800, Australia</w:t>
      </w:r>
    </w:p>
    <w:p w14:paraId="21F8333D" w14:textId="77777777" w:rsidR="003F2ACD" w:rsidRDefault="00DA0D81">
      <w:pPr>
        <w:numPr>
          <w:ilvl w:val="0"/>
          <w:numId w:val="10"/>
        </w:numPr>
      </w:pPr>
      <w:r>
        <w:t xml:space="preserve">National Parks Wildlife and Plant Conservation Department, </w:t>
      </w:r>
      <w:proofErr w:type="spellStart"/>
      <w:r>
        <w:t>Chatuchak</w:t>
      </w:r>
      <w:proofErr w:type="spellEnd"/>
      <w:r>
        <w:t>, Bangkok 10900, Thailand</w:t>
      </w:r>
    </w:p>
    <w:p w14:paraId="49D262C2" w14:textId="77777777" w:rsidR="003F2ACD" w:rsidRDefault="00DA0D81">
      <w:pPr>
        <w:numPr>
          <w:ilvl w:val="0"/>
          <w:numId w:val="10"/>
        </w:numPr>
        <w:rPr>
          <w:ins w:id="26" w:author="Paolo Cherubini" w:date="2021-02-18T11:52:00Z"/>
        </w:rPr>
      </w:pPr>
      <w:r>
        <w:t xml:space="preserve">Swiss Federal Institute for Forest, Snow and Landscape Research, CH-8903 </w:t>
      </w:r>
      <w:proofErr w:type="spellStart"/>
      <w:r>
        <w:t>Birmensdorf</w:t>
      </w:r>
      <w:proofErr w:type="spellEnd"/>
      <w:r>
        <w:t>, Switzerland</w:t>
      </w:r>
    </w:p>
    <w:p w14:paraId="27237DC7" w14:textId="77777777" w:rsidR="00EE4A6D" w:rsidRDefault="00EE4A6D" w:rsidP="00EE4A6D">
      <w:pPr>
        <w:numPr>
          <w:ilvl w:val="0"/>
          <w:numId w:val="10"/>
        </w:numPr>
      </w:pPr>
      <w:ins w:id="27" w:author="Paolo Cherubini" w:date="2021-02-18T11:53:00Z">
        <w:r>
          <w:t xml:space="preserve">Faculty of Forestry, </w:t>
        </w:r>
      </w:ins>
      <w:ins w:id="28" w:author="Paolo Cherubini" w:date="2021-02-18T11:52:00Z">
        <w:r>
          <w:t>University of Br</w:t>
        </w:r>
      </w:ins>
      <w:ins w:id="29" w:author="Paolo Cherubini" w:date="2021-02-18T11:53:00Z">
        <w: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30" w:author="Paolo Cherubini" w:date="2021-02-19T18:49:00Z">
          <w:pPr>
            <w:pStyle w:val="Heading1"/>
          </w:pPr>
        </w:pPrChange>
      </w:pPr>
      <w:bookmarkStart w:id="31" w:name="Abstract"/>
      <w:r>
        <w:lastRenderedPageBreak/>
        <w:t>Abstract</w:t>
      </w:r>
    </w:p>
    <w:p w14:paraId="662E6A64" w14:textId="3710732A" w:rsidR="003F2ACD" w:rsidRDefault="00DA0D81">
      <w:pPr>
        <w:pStyle w:val="FirstParagraph"/>
        <w:spacing w:line="480" w:lineRule="auto"/>
        <w:pPrChange w:id="32" w:author="Paolo Cherubini" w:date="2021-02-19T18:49:00Z">
          <w:pPr>
            <w:pStyle w:val="FirstParagraph"/>
          </w:pPr>
        </w:pPrChange>
      </w:pPr>
      <w:r>
        <w:t xml:space="preserve">Tree rings provide a </w:t>
      </w:r>
      <w:del w:id="33" w:author="Tala Awada" w:date="2021-02-28T14:27:00Z">
        <w:r w:rsidDel="00F00063">
          <w:delText xml:space="preserve">uniquely </w:delText>
        </w:r>
      </w:del>
      <w:r>
        <w:t>valuable long-term record for understanding how climate and other environmental drivers shape forest productivity. However, traditional dendrochronology methods aggregate growth records of multiple trees</w:t>
      </w:r>
      <w:ins w:id="34" w:author="Paolo Cherubini" w:date="2021-02-18T13:40:00Z">
        <w:r>
          <w:t xml:space="preserve"> </w:t>
        </w:r>
      </w:ins>
      <w:r>
        <w:t>–</w:t>
      </w:r>
      <w:ins w:id="35" w:author="Paolo Cherubini" w:date="2021-02-18T13:40:00Z">
        <w:r>
          <w:t xml:space="preserve"> </w:t>
        </w:r>
      </w:ins>
      <w:r>
        <w:t>often limited to dominant canopy individuals</w:t>
      </w:r>
      <w:ins w:id="36" w:author="Paolo Cherubini" w:date="2021-02-18T13:40:00Z">
        <w:r w:rsidR="00DD0B61">
          <w:t xml:space="preserve"> </w:t>
        </w:r>
      </w:ins>
      <w:r>
        <w:t>–</w:t>
      </w:r>
      <w:ins w:id="37" w:author="Paolo Cherubini" w:date="2021-02-18T13:40:00Z">
        <w:r w:rsidR="00DD0B61">
          <w:t xml:space="preserve"> </w:t>
        </w:r>
        <w:r w:rsidR="00DD0B61" w:rsidRPr="00DD0B61">
          <w:rPr>
            <w:highlight w:val="green"/>
            <w:rPrChange w:id="38" w:author="Paolo Cherubini" w:date="2021-02-18T13:40:00Z">
              <w:rPr/>
            </w:rPrChange>
          </w:rPr>
          <w:t>I</w:t>
        </w:r>
      </w:ins>
      <w:ins w:id="39" w:author="Paolo Cherubini" w:date="2021-02-18T13:41:00Z">
        <w:r w:rsidR="00DD0B61">
          <w:rPr>
            <w:highlight w:val="green"/>
          </w:rPr>
          <w:t xml:space="preserve"> know, I'm a punctilious editor, but spaces before and after the dash</w:t>
        </w:r>
      </w:ins>
      <w:ins w:id="40" w:author="Paolo Cherubini" w:date="2021-02-18T15:28:00Z">
        <w:r w:rsidR="004B71AC">
          <w:rPr>
            <w:highlight w:val="green"/>
          </w:rPr>
          <w:t xml:space="preserve"> are needed</w:t>
        </w:r>
      </w:ins>
      <w:ins w:id="41" w:author="Paolo Cherubini" w:date="2021-02-18T13:41:00Z">
        <w:r w:rsidR="00DD0B61">
          <w:rPr>
            <w:highlight w:val="green"/>
          </w:rPr>
          <w:t>. I</w:t>
        </w:r>
      </w:ins>
      <w:ins w:id="42" w:author="Paolo Cherubini" w:date="2021-02-18T13:40:00Z">
        <w:r w:rsidR="00DD0B61" w:rsidRPr="00DD0B61">
          <w:rPr>
            <w:highlight w:val="green"/>
            <w:rPrChange w:id="43" w:author="Paolo Cherubini" w:date="2021-02-18T13:40:00Z">
              <w:rPr/>
            </w:rPrChange>
          </w:rPr>
          <w:t>'d prefer bracket</w:t>
        </w:r>
      </w:ins>
      <w:ins w:id="44" w:author="Paolo Cherubini" w:date="2021-02-18T15:28:00Z">
        <w:r w:rsidR="004B71AC">
          <w:rPr>
            <w:highlight w:val="green"/>
          </w:rPr>
          <w:t>s</w:t>
        </w:r>
      </w:ins>
      <w:ins w:id="45" w:author="Paolo Cherubini" w:date="2021-02-18T13:40:00Z">
        <w:r w:rsidR="00DD0B61" w:rsidRPr="00DD0B61">
          <w:rPr>
            <w:highlight w:val="green"/>
            <w:rPrChange w:id="46" w:author="Paolo Cherubini" w:date="2021-02-18T13:40:00Z">
              <w:rPr/>
            </w:rPrChange>
          </w:rPr>
          <w:t xml:space="preserve">, </w:t>
        </w:r>
        <w:proofErr w:type="spellStart"/>
        <w:r w:rsidR="00DD0B61" w:rsidRPr="00DD0B61">
          <w:rPr>
            <w:highlight w:val="green"/>
            <w:rPrChange w:id="47" w:author="Paolo Cherubini" w:date="2021-02-18T13:40:00Z">
              <w:rPr/>
            </w:rPrChange>
          </w:rPr>
          <w:t>though</w:t>
        </w:r>
      </w:ins>
      <w:r>
        <w:t>into</w:t>
      </w:r>
      <w:proofErr w:type="spellEnd"/>
      <w:r>
        <w:t xml:space="preserve"> </w:t>
      </w:r>
      <w:proofErr w:type="spellStart"/>
      <w:ins w:id="48" w:author="Paolo Cherubini" w:date="2021-02-18T13:42:00Z">
        <w:r w:rsidR="006D5B2A">
          <w:t>standardised</w:t>
        </w:r>
        <w:proofErr w:type="spellEnd"/>
        <w:r w:rsidR="006D5B2A">
          <w:t xml:space="preserve"> or </w:t>
        </w:r>
      </w:ins>
      <w:r>
        <w:t>residual chronologies, and therefore cannot simultaneously account for the effects of climate</w:t>
      </w:r>
      <w:del w:id="49" w:author="Paolo Cherubini" w:date="2021-02-18T13:42:00Z">
        <w:r w:rsidDel="006D5B2A">
          <w:delText>, tree size</w:delText>
        </w:r>
      </w:del>
      <w:r>
        <w:t>,</w:t>
      </w:r>
      <w:del w:id="50" w:author="Paolo Cherubini" w:date="2021-02-18T13:42:00Z">
        <w:r w:rsidDel="006D5B2A">
          <w:delText xml:space="preserve"> and</w:delText>
        </w:r>
      </w:del>
      <w:r>
        <w:t xml:space="preserve"> slowly changing environmental drivers</w:t>
      </w:r>
      <w:ins w:id="51" w:author="Paolo Cherubini" w:date="2021-02-18T13:42:00Z">
        <w:r w:rsidR="006D5B2A">
          <w:t>, a</w:t>
        </w:r>
      </w:ins>
      <w:ins w:id="52" w:author="Paolo Cherubini" w:date="2021-02-18T13:43:00Z">
        <w:r w:rsidR="006D5B2A">
          <w:t xml:space="preserve">ge and </w:t>
        </w:r>
      </w:ins>
      <w:ins w:id="53" w:author="Paolo Cherubini" w:date="2021-02-18T13:42:00Z">
        <w:r w:rsidR="006D5B2A">
          <w:t>tree size</w:t>
        </w:r>
      </w:ins>
      <w:r>
        <w:t>. This has limited the potential to use tree</w:t>
      </w:r>
      <w:ins w:id="54" w:author="Paolo Cherubini" w:date="2021-02-18T15:29:00Z">
        <w:r w:rsidR="004B71AC">
          <w:t xml:space="preserve"> </w:t>
        </w:r>
      </w:ins>
      <w:del w:id="55" w:author="Paolo Cherubini" w:date="2021-02-18T15:29:00Z">
        <w:r w:rsidDel="004B71AC">
          <w:delText>-</w:delText>
        </w:r>
      </w:del>
      <w:r>
        <w:t>rings to understand forest productivity, its climate sensitivity, and its global change responses. Here, we develop a new method to simultaneously model non-linear effects of objectively determined principle</w:t>
      </w:r>
      <w:ins w:id="56" w:author="Paolo Cherubini" w:date="2021-02-19T18:34:00Z">
        <w:r w:rsidR="00A25120">
          <w:t xml:space="preserve"> </w:t>
        </w:r>
        <w:r w:rsidR="00A25120" w:rsidRPr="00A77B43">
          <w:rPr>
            <w:highlight w:val="green"/>
            <w:rPrChange w:id="57" w:author="Paolo Cherubini" w:date="2021-02-19T18:35:00Z">
              <w:rPr/>
            </w:rPrChange>
          </w:rPr>
          <w:t>do you mean "main</w:t>
        </w:r>
        <w:r w:rsidR="00A77B43" w:rsidRPr="00A77B43">
          <w:rPr>
            <w:highlight w:val="green"/>
            <w:rPrChange w:id="58" w:author="Paolo Cherubini" w:date="2021-02-19T18:35:00Z">
              <w:rPr/>
            </w:rPrChange>
          </w:rPr>
          <w:t>"</w:t>
        </w:r>
      </w:ins>
      <w:ins w:id="59" w:author="Paolo Cherubini" w:date="2021-02-19T18:35:00Z">
        <w:r w:rsidR="00687B85">
          <w:rPr>
            <w:highlight w:val="green"/>
          </w:rPr>
          <w:t>, "principal"</w:t>
        </w:r>
        <w:r w:rsidR="00A77B43" w:rsidRPr="00A77B43">
          <w:rPr>
            <w:highlight w:val="green"/>
            <w:rPrChange w:id="60" w:author="Paolo Cherubini" w:date="2021-02-19T18:35:00Z">
              <w:rPr/>
            </w:rPrChange>
          </w:rPr>
          <w:t>?</w:t>
        </w:r>
      </w:ins>
      <w:r>
        <w:t xml:space="preserve"> climate drivers, reconstructed tree diameter (</w:t>
      </w:r>
      <m:oMath>
        <m:r>
          <w:rPr>
            <w:rFonts w:ascii="Cambria Math" w:hAnsi="Cambria Math"/>
          </w:rPr>
          <m:t>DBH</m:t>
        </m:r>
        <m:r>
          <w:ins w:id="61" w:author="Paolo Cherubini" w:date="2021-02-19T18:43:00Z">
            <w:rPr>
              <w:rFonts w:ascii="Cambria Math" w:hAnsi="Cambria Math"/>
              <w:highlight w:val="green"/>
              <w:rPrChange w:id="62" w:author="Paolo Cherubini" w:date="2021-02-19T18:44:00Z">
                <w:rPr>
                  <w:rFonts w:ascii="Cambria Math" w:hAnsi="Cambria Math"/>
                </w:rPr>
              </w:rPrChange>
            </w:rPr>
            <m:t>why italics? throughout txt</m:t>
          </w:ins>
        </m:r>
      </m:oMath>
      <w:r>
        <w:t>)</w:t>
      </w:r>
      <w:ins w:id="63" w:author="Paolo Cherubini" w:date="2021-02-18T13:44:00Z">
        <w:r w:rsidR="006D5B2A">
          <w:t xml:space="preserve"> </w:t>
        </w:r>
        <w:r w:rsidR="006D5B2A" w:rsidRPr="006D5B2A">
          <w:rPr>
            <w:highlight w:val="green"/>
            <w:rPrChange w:id="64" w:author="Paolo Cherubini" w:date="2021-02-18T13:44:00Z">
              <w:rPr/>
            </w:rPrChange>
          </w:rPr>
          <w:t>using tree rings?</w:t>
        </w:r>
      </w:ins>
      <w:r>
        <w:t>, and year in generalized least squares models that account for the temporal autocorrelation inherent to each individual tree’s growth. We appl</w:t>
      </w:r>
      <w:ins w:id="65" w:author="Paolo Cherubini" w:date="2021-02-19T18:36:00Z">
        <w:r w:rsidR="00687B85">
          <w:t>ied</w:t>
        </w:r>
      </w:ins>
      <w:del w:id="66" w:author="Paolo Cherubini" w:date="2021-02-19T18:36:00Z">
        <w:r w:rsidDel="00687B85">
          <w:delText>y</w:delText>
        </w:r>
      </w:del>
      <w:r>
        <w:t xml:space="preserve"> this method to tree-ring data from 3811 trees representing 40 </w:t>
      </w:r>
      <w:r w:rsidRPr="005C7BD2">
        <w:rPr>
          <w:highlight w:val="yellow"/>
          <w:rPrChange w:id="67" w:author="Teixeira, Kristina A." w:date="2021-03-18T09:12:00Z">
            <w:rPr/>
          </w:rPrChange>
        </w:rPr>
        <w:t xml:space="preserve">species </w:t>
      </w:r>
      <w:ins w:id="68" w:author="Tala Awada" w:date="2021-02-28T15:11:00Z">
        <w:r w:rsidR="003923A3" w:rsidRPr="005C7BD2">
          <w:rPr>
            <w:highlight w:val="yellow"/>
            <w:rPrChange w:id="69" w:author="Teixeira, Kristina A." w:date="2021-03-18T09:12:00Z">
              <w:rPr/>
            </w:rPrChange>
          </w:rPr>
          <w:t>from multiple forests and tree types,</w:t>
        </w:r>
        <w:r w:rsidR="003923A3">
          <w:t xml:space="preserve"> </w:t>
        </w:r>
      </w:ins>
      <w:r>
        <w:t xml:space="preserve">at ten globally distributed sites. Our analysis identified similar climate drivers to those obtained via traditional methods. Growth responses were predominantly </w:t>
      </w:r>
      <w:r w:rsidRPr="00687B85">
        <w:rPr>
          <w:highlight w:val="cyan"/>
          <w:rPrChange w:id="70" w:author="Paolo Cherubini" w:date="2021-02-19T18:37:00Z">
            <w:rPr/>
          </w:rPrChange>
        </w:rPr>
        <w:t xml:space="preserve">positive to precipitation and </w:t>
      </w:r>
      <w:commentRangeStart w:id="71"/>
      <w:commentRangeStart w:id="72"/>
      <w:r w:rsidRPr="00687B85">
        <w:rPr>
          <w:highlight w:val="cyan"/>
          <w:rPrChange w:id="73" w:author="Paolo Cherubini" w:date="2021-02-19T18:37:00Z">
            <w:rPr/>
          </w:rPrChange>
        </w:rPr>
        <w:t>negative to temperature</w:t>
      </w:r>
      <w:ins w:id="74" w:author="Paolo Cherubini" w:date="2021-02-18T13:45:00Z">
        <w:r w:rsidR="006D5B2A">
          <w:t xml:space="preserve"> </w:t>
        </w:r>
      </w:ins>
      <w:commentRangeEnd w:id="71"/>
      <w:r w:rsidR="00F00063">
        <w:rPr>
          <w:rStyle w:val="CommentReference"/>
        </w:rPr>
        <w:commentReference w:id="71"/>
      </w:r>
      <w:commentRangeEnd w:id="72"/>
      <w:r w:rsidR="005C7BD2">
        <w:rPr>
          <w:rStyle w:val="CommentReference"/>
        </w:rPr>
        <w:commentReference w:id="72"/>
      </w:r>
      <w:ins w:id="75" w:author="Paolo Cherubini" w:date="2021-02-18T13:45:00Z">
        <w:r w:rsidR="006D5B2A" w:rsidRPr="006D5B2A">
          <w:rPr>
            <w:highlight w:val="green"/>
            <w:rPrChange w:id="76" w:author="Paolo Cherubini" w:date="2021-02-18T13:46:00Z">
              <w:rPr/>
            </w:rPrChange>
          </w:rPr>
          <w:t>doesn'</w:t>
        </w:r>
      </w:ins>
      <w:ins w:id="77" w:author="Paolo Cherubini" w:date="2021-02-18T13:46:00Z">
        <w:r w:rsidR="006D5B2A" w:rsidRPr="006D5B2A">
          <w:rPr>
            <w:highlight w:val="green"/>
            <w:rPrChange w:id="78" w:author="Paolo Cherubini" w:date="2021-02-18T13:46:00Z">
              <w:rPr/>
            </w:rPrChange>
          </w:rPr>
          <w:t xml:space="preserve">t depend on the limiting factor at each </w:t>
        </w:r>
        <w:proofErr w:type="gramStart"/>
        <w:r w:rsidR="006D5B2A" w:rsidRPr="006D5B2A">
          <w:rPr>
            <w:highlight w:val="green"/>
            <w:rPrChange w:id="79"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80" w:author="Paolo Cherubini" w:date="2021-02-18T13:46:00Z">
        <w:r w:rsidR="006D5B2A">
          <w:t xml:space="preserve"> </w:t>
        </w:r>
      </w:ins>
      <w:r>
        <w:t>–</w:t>
      </w:r>
      <w:ins w:id="81" w:author="Paolo Cherubini" w:date="2021-02-18T13:46:00Z">
        <w:r w:rsidR="006D5B2A">
          <w:t xml:space="preserve"> </w:t>
        </w:r>
      </w:ins>
      <w:del w:id="82" w:author="Paolo Cherubini" w:date="2021-02-18T13:46:00Z">
        <w:r w:rsidDel="006D5B2A">
          <w:delText>expressed as</w:delText>
        </w:r>
      </w:del>
      <w:ins w:id="83" w:author="Paolo Cherubini" w:date="2021-02-18T13:46:00Z">
        <w:r w:rsidR="006D5B2A">
          <w:t>indicated by</w:t>
        </w:r>
      </w:ins>
      <w:r>
        <w:t xml:space="preserve"> ring widths, basal area increments, or biomass increments</w:t>
      </w:r>
      <w:ins w:id="84" w:author="Paolo Cherubini" w:date="2021-02-18T13:46:00Z">
        <w:r w:rsidR="006D5B2A">
          <w:t xml:space="preserve"> </w:t>
        </w:r>
      </w:ins>
      <w:r>
        <w:t>–</w:t>
      </w:r>
      <w:ins w:id="85"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86" w:author="Paolo Cherubini" w:date="2021-02-19T18:38:00Z">
        <w:r w:rsidR="00687B85" w:rsidRPr="00687B85">
          <w:rPr>
            <w:highlight w:val="green"/>
            <w:rPrChange w:id="87" w:author="Paolo Cherubini" w:date="2021-02-19T18:39:00Z">
              <w:rPr/>
            </w:rPrChange>
          </w:rPr>
          <w:t>may be should we be more pre</w:t>
        </w:r>
      </w:ins>
      <w:ins w:id="88" w:author="Paolo Cherubini" w:date="2021-02-19T18:39:00Z">
        <w:r w:rsidR="00687B85" w:rsidRPr="00687B85">
          <w:rPr>
            <w:highlight w:val="green"/>
            <w:rPrChange w:id="89"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90" w:author="Paolo Cherubini" w:date="2021-02-19T18:39:00Z">
              <w:rPr/>
            </w:rPrChange>
          </w:rPr>
          <w:t>?</w:t>
        </w:r>
      </w:ins>
      <w:r>
        <w:t>were</w:t>
      </w:r>
      <w:proofErr w:type="spellEnd"/>
      <w:proofErr w:type="gramEnd"/>
      <w:r>
        <w:t xml:space="preserve"> common (44% of </w:t>
      </w:r>
      <w:r>
        <w:lastRenderedPageBreak/>
        <w:t xml:space="preserve">cases tested). Accounting for </w:t>
      </w:r>
      <m:oMath>
        <m:r>
          <w:rPr>
            <w:rFonts w:ascii="Cambria Math" w:hAnsi="Cambria Math"/>
          </w:rPr>
          <m:t>DBH</m:t>
        </m:r>
      </m:oMath>
      <w:r>
        <w:t>, growth rate</w:t>
      </w:r>
      <w:ins w:id="91" w:author="Paolo Cherubini" w:date="2021-02-18T13:47:00Z">
        <w:r w:rsidR="008C27EA">
          <w:t>s</w:t>
        </w:r>
      </w:ins>
      <w:r>
        <w:t xml:space="preserve"> varied directionally over time in most species</w:t>
      </w:r>
      <w:ins w:id="92" w:author="Paolo Cherubini" w:date="2021-02-18T13:47:00Z">
        <w:r w:rsidR="008C27EA">
          <w:t xml:space="preserve"> </w:t>
        </w:r>
      </w:ins>
      <w:r>
        <w:t>– declining in 90%</w:t>
      </w:r>
      <w:ins w:id="93" w:author="Paolo Cherubini" w:date="2021-02-18T13:48:00Z">
        <w:r w:rsidR="008C27EA">
          <w:t xml:space="preserve"> </w:t>
        </w:r>
        <w:r w:rsidR="008C27EA" w:rsidRPr="008C27EA">
          <w:rPr>
            <w:highlight w:val="green"/>
            <w:rPrChange w:id="94" w:author="Paolo Cherubini" w:date="2021-02-18T13:48:00Z">
              <w:rPr/>
            </w:rPrChange>
          </w:rPr>
          <w:t>not clear</w:t>
        </w:r>
        <w:r w:rsidR="008C27EA">
          <w:t xml:space="preserve"> </w:t>
        </w:r>
        <w:r w:rsidR="008C27EA" w:rsidRPr="008C27EA">
          <w:rPr>
            <w:highlight w:val="green"/>
            <w:rPrChange w:id="95" w:author="Paolo Cherubini" w:date="2021-02-18T13:48:00Z">
              <w:rPr/>
            </w:rPrChange>
          </w:rPr>
          <w:t xml:space="preserve">of </w:t>
        </w:r>
        <w:proofErr w:type="gramStart"/>
        <w:r w:rsidR="008C27EA" w:rsidRPr="008C27EA">
          <w:rPr>
            <w:highlight w:val="green"/>
            <w:rPrChange w:id="96" w:author="Paolo Cherubini" w:date="2021-02-18T13:48:00Z">
              <w:rPr/>
            </w:rPrChange>
          </w:rPr>
          <w:t>what?</w:t>
        </w:r>
      </w:ins>
      <w:r>
        <w:t>.</w:t>
      </w:r>
      <w:proofErr w:type="gramEnd"/>
      <w:r>
        <w:t xml:space="preserve"> These trends were largely attributable to successional stand dynamics</w:t>
      </w:r>
      <w:ins w:id="97" w:author="Tala Awada" w:date="2021-02-28T14:35:00Z">
        <w:r w:rsidR="00F00063">
          <w:t xml:space="preserve"> </w:t>
        </w:r>
      </w:ins>
      <w:ins w:id="98" w:author="Tala Awada" w:date="2021-02-28T14:36:00Z">
        <w:r w:rsidR="00F00063">
          <w:t>over time?</w:t>
        </w:r>
      </w:ins>
      <w:ins w:id="99" w:author="Paolo Cherubini" w:date="2021-02-18T13:48:00Z">
        <w:r w:rsidR="00277E0E">
          <w:t xml:space="preserve"> </w:t>
        </w:r>
        <w:r w:rsidR="00277E0E" w:rsidRPr="00277E0E">
          <w:rPr>
            <w:highlight w:val="green"/>
            <w:rPrChange w:id="100" w:author="Paolo Cherubini" w:date="2021-02-18T13:49:00Z">
              <w:rPr/>
            </w:rPrChange>
          </w:rPr>
          <w:t xml:space="preserve">not clear: </w:t>
        </w:r>
      </w:ins>
      <w:ins w:id="101" w:author="Paolo Cherubini" w:date="2021-02-19T18:40:00Z">
        <w:r w:rsidR="00687B85">
          <w:rPr>
            <w:highlight w:val="green"/>
          </w:rPr>
          <w:t>what is that? do you mean a "</w:t>
        </w:r>
      </w:ins>
      <w:ins w:id="102" w:author="Paolo Cherubini" w:date="2021-02-18T13:48:00Z">
        <w:r w:rsidR="00277E0E" w:rsidRPr="00277E0E">
          <w:rPr>
            <w:highlight w:val="green"/>
            <w:rPrChange w:id="103" w:author="Paolo Cherubini" w:date="2021-02-18T13:49:00Z">
              <w:rPr/>
            </w:rPrChange>
          </w:rPr>
          <w:t>succ</w:t>
        </w:r>
      </w:ins>
      <w:ins w:id="104" w:author="Paolo Cherubini" w:date="2021-02-18T13:49:00Z">
        <w:r w:rsidR="00277E0E" w:rsidRPr="00277E0E">
          <w:rPr>
            <w:highlight w:val="green"/>
            <w:rPrChange w:id="105" w:author="Paolo Cherubini" w:date="2021-02-18T13:49:00Z">
              <w:rPr/>
            </w:rPrChange>
          </w:rPr>
          <w:t>essional step</w:t>
        </w:r>
      </w:ins>
      <w:ins w:id="106" w:author="Paolo Cherubini" w:date="2021-02-19T18:40:00Z">
        <w:r w:rsidR="00687B85">
          <w:rPr>
            <w:highlight w:val="green"/>
          </w:rPr>
          <w:t>"</w:t>
        </w:r>
      </w:ins>
      <w:ins w:id="107" w:author="Paolo Cherubini" w:date="2021-02-18T13:49:00Z">
        <w:r w:rsidR="00277E0E" w:rsidRPr="00277E0E">
          <w:rPr>
            <w:highlight w:val="green"/>
            <w:rPrChange w:id="108" w:author="Paolo Cherubini" w:date="2021-02-18T13:49:00Z">
              <w:rPr/>
            </w:rPrChange>
          </w:rPr>
          <w:t>?</w:t>
        </w:r>
      </w:ins>
      <w:r>
        <w:t xml:space="preserve"> as cohorts and stands</w:t>
      </w:r>
      <w:ins w:id="109" w:author="Paolo Cherubini" w:date="2021-02-18T13:49:00Z">
        <w:r w:rsidR="00277E0E">
          <w:t>'</w:t>
        </w:r>
      </w:ins>
      <w:r>
        <w:t xml:space="preserve"> </w:t>
      </w:r>
      <w:proofErr w:type="gramStart"/>
      <w:r>
        <w:t>age</w:t>
      </w:r>
      <w:ins w:id="110" w:author="Paolo Cherubini" w:date="2021-02-18T13:49:00Z">
        <w:r w:rsidR="00277E0E" w:rsidRPr="00277E0E">
          <w:rPr>
            <w:highlight w:val="green"/>
            <w:rPrChange w:id="111" w:author="Paolo Cherubini" w:date="2021-02-18T13:49:00Z">
              <w:rPr/>
            </w:rPrChange>
          </w:rPr>
          <w:t>?</w:t>
        </w:r>
      </w:ins>
      <w:r>
        <w:t>,</w:t>
      </w:r>
      <w:proofErr w:type="gramEnd"/>
      <w:r>
        <w:t xml:space="preserve"> which remain challenging to parse from global change drivers</w:t>
      </w:r>
      <w:ins w:id="112" w:author="Paolo Cherubini" w:date="2021-02-18T13:49:00Z">
        <w:r w:rsidR="00277E0E">
          <w:t xml:space="preserve"> </w:t>
        </w:r>
        <w:r w:rsidR="00277E0E" w:rsidRPr="00277E0E">
          <w:rPr>
            <w:highlight w:val="green"/>
            <w:rPrChange w:id="113" w:author="Paolo Cherubini" w:date="2021-02-18T13:49:00Z">
              <w:rPr/>
            </w:rPrChange>
          </w:rPr>
          <w:t>not so clear</w:t>
        </w:r>
      </w:ins>
      <w:r>
        <w:t xml:space="preserve">. </w:t>
      </w:r>
      <w:ins w:id="114" w:author="Paolo Cherubini" w:date="2021-02-19T18:41:00Z">
        <w:r w:rsidR="00687B85">
          <w:t xml:space="preserve">Our method </w:t>
        </w:r>
        <w:r w:rsidR="00687B85" w:rsidRPr="00687B85">
          <w:rPr>
            <w:highlight w:val="cyan"/>
            <w:rPrChange w:id="115" w:author="Paolo Cherubini" w:date="2021-02-19T18:42:00Z">
              <w:rPr/>
            </w:rPrChange>
          </w:rPr>
          <w:t>i</w:t>
        </w:r>
      </w:ins>
      <w:del w:id="116" w:author="Paolo Cherubini" w:date="2021-02-19T18:41:00Z">
        <w:r w:rsidRPr="00687B85" w:rsidDel="00687B85">
          <w:rPr>
            <w:highlight w:val="cyan"/>
            <w:rPrChange w:id="117" w:author="Paolo Cherubini" w:date="2021-02-19T18:42:00Z">
              <w:rPr/>
            </w:rPrChange>
          </w:rPr>
          <w:delText>A</w:delText>
        </w:r>
      </w:del>
      <w:r w:rsidRPr="00687B85">
        <w:rPr>
          <w:highlight w:val="cyan"/>
          <w:rPrChange w:id="118" w:author="Paolo Cherubini" w:date="2021-02-19T18:42:00Z">
            <w:rPr/>
          </w:rPrChange>
        </w:rPr>
        <w:t xml:space="preserve">s a rigorous analytical </w:t>
      </w:r>
      <w:proofErr w:type="spellStart"/>
      <w:r w:rsidRPr="00687B85">
        <w:rPr>
          <w:highlight w:val="cyan"/>
          <w:rPrChange w:id="119" w:author="Paolo Cherubini" w:date="2021-02-19T18:42:00Z">
            <w:rPr/>
          </w:rPrChange>
        </w:rPr>
        <w:t>framework</w:t>
      </w:r>
      <w:ins w:id="120" w:author="Paolo Cherubini" w:date="2021-02-19T18:42:00Z">
        <w:r w:rsidR="00687B85" w:rsidRPr="00687B85">
          <w:rPr>
            <w:highlight w:val="green"/>
            <w:rPrChange w:id="121" w:author="Paolo Cherubini" w:date="2021-02-19T18:42:00Z">
              <w:rPr>
                <w:highlight w:val="cyan"/>
              </w:rPr>
            </w:rPrChange>
          </w:rPr>
          <w:t>is</w:t>
        </w:r>
        <w:proofErr w:type="spellEnd"/>
        <w:r w:rsidR="00687B85" w:rsidRPr="00687B85">
          <w:rPr>
            <w:highlight w:val="green"/>
            <w:rPrChange w:id="122" w:author="Paolo Cherubini" w:date="2021-02-19T18:42:00Z">
              <w:rPr>
                <w:highlight w:val="cyan"/>
              </w:rPr>
            </w:rPrChange>
          </w:rPr>
          <w:t xml:space="preserve"> </w:t>
        </w:r>
        <w:proofErr w:type="gramStart"/>
        <w:r w:rsidR="00687B85" w:rsidRPr="00687B85">
          <w:rPr>
            <w:highlight w:val="green"/>
            <w:rPrChange w:id="123" w:author="Paolo Cherubini" w:date="2021-02-19T18:42:00Z">
              <w:rPr>
                <w:highlight w:val="cyan"/>
              </w:rPr>
            </w:rPrChange>
          </w:rPr>
          <w:t>it  a</w:t>
        </w:r>
        <w:proofErr w:type="gramEnd"/>
        <w:r w:rsidR="00687B85" w:rsidRPr="00687B85">
          <w:rPr>
            <w:highlight w:val="green"/>
            <w:rPrChange w:id="124" w:author="Paolo Cherubini" w:date="2021-02-19T18:42:00Z">
              <w:rPr>
                <w:highlight w:val="cyan"/>
              </w:rPr>
            </w:rPrChange>
          </w:rPr>
          <w:t xml:space="preserve"> method really</w:t>
        </w:r>
      </w:ins>
      <w:ins w:id="125" w:author="Paolo Cherubini" w:date="2021-02-19T18:43:00Z">
        <w:r w:rsidR="00687B85">
          <w:rPr>
            <w:highlight w:val="green"/>
          </w:rPr>
          <w:t xml:space="preserve"> a framework?</w:t>
        </w:r>
      </w:ins>
      <w:ins w:id="126" w:author="Paolo Cherubini" w:date="2021-02-19T18:42:00Z">
        <w:r w:rsidR="00687B85" w:rsidRPr="00687B85">
          <w:rPr>
            <w:rPrChange w:id="127" w:author="Paolo Cherubini" w:date="2021-02-19T18:42:00Z">
              <w:rPr>
                <w:highlight w:val="cyan"/>
              </w:rPr>
            </w:rPrChange>
          </w:rPr>
          <w:t xml:space="preserve"> </w:t>
        </w:r>
      </w:ins>
      <w:r>
        <w:t xml:space="preserve"> for statistically modeling tree</w:t>
      </w:r>
      <w:ins w:id="128" w:author="Paolo Cherubini" w:date="2021-02-18T13:50:00Z">
        <w:r w:rsidR="00277E0E">
          <w:t>-</w:t>
        </w:r>
      </w:ins>
      <w:del w:id="129"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30" w:author="Paolo Cherubini" w:date="2021-02-19T18:41:00Z">
        <w:r w:rsidDel="00687B85">
          <w:delText xml:space="preserve">our method </w:delText>
        </w:r>
      </w:del>
      <w:ins w:id="131" w:author="Paolo Cherubini" w:date="2021-02-19T18:41:00Z">
        <w:r w:rsidR="00687B85">
          <w:t xml:space="preserve">and </w:t>
        </w:r>
      </w:ins>
      <w:r>
        <w:t xml:space="preserve">provides a parsimonious approach for characterizing multiple interacting </w:t>
      </w:r>
      <w:ins w:id="132" w:author="Tala Awada" w:date="2021-02-28T14:36:00Z">
        <w:r w:rsidR="00F00063">
          <w:t xml:space="preserve">abiotic </w:t>
        </w:r>
      </w:ins>
      <w:r>
        <w:t xml:space="preserve">drivers of tree growth, </w:t>
      </w:r>
      <w:del w:id="133" w:author="Tala Awada" w:date="2021-02-28T14:39:00Z">
        <w:r w:rsidRPr="005A1BAF" w:rsidDel="0034427E">
          <w:rPr>
            <w:highlight w:val="cyan"/>
            <w:rPrChange w:id="134" w:author="Paolo Cherubini" w:date="2021-02-19T18:45:00Z">
              <w:rPr/>
            </w:rPrChange>
          </w:rPr>
          <w:delText>opening the door for</w:delText>
        </w:r>
      </w:del>
      <w:ins w:id="135" w:author="Tala Awada" w:date="2021-02-28T14:39:00Z">
        <w:r w:rsidR="0034427E">
          <w:rPr>
            <w:highlight w:val="cyan"/>
          </w:rPr>
          <w:t>introducing</w:t>
        </w:r>
      </w:ins>
      <w:r w:rsidRPr="005A1BAF">
        <w:rPr>
          <w:highlight w:val="cyan"/>
          <w:rPrChange w:id="136" w:author="Paolo Cherubini" w:date="2021-02-19T18:45:00Z">
            <w:rPr/>
          </w:rPrChange>
        </w:rPr>
        <w:t xml:space="preserve"> novel </w:t>
      </w:r>
      <w:ins w:id="137" w:author="Tala Awada" w:date="2021-02-28T14:39:00Z">
        <w:r w:rsidR="0034427E">
          <w:rPr>
            <w:highlight w:val="cyan"/>
          </w:rPr>
          <w:t>approach</w:t>
        </w:r>
      </w:ins>
      <w:del w:id="138" w:author="Tala Awada" w:date="2021-02-28T14:39:00Z">
        <w:r w:rsidRPr="005A1BAF" w:rsidDel="0034427E">
          <w:rPr>
            <w:highlight w:val="cyan"/>
            <w:rPrChange w:id="139" w:author="Paolo Cherubini" w:date="2021-02-19T18:45:00Z">
              <w:rPr/>
            </w:rPrChange>
          </w:rPr>
          <w:delText>analyses</w:delText>
        </w:r>
      </w:del>
      <w:r w:rsidRPr="005A1BAF">
        <w:rPr>
          <w:highlight w:val="cyan"/>
          <w:rPrChange w:id="140" w:author="Paolo Cherubini" w:date="2021-02-19T18:45:00Z">
            <w:rPr/>
          </w:rPrChange>
        </w:rPr>
        <w:t xml:space="preserve"> using tree</w:t>
      </w:r>
      <w:ins w:id="141" w:author="Paolo Cherubini" w:date="2021-02-18T15:27:00Z">
        <w:r w:rsidR="000B1B8D" w:rsidRPr="005A1BAF">
          <w:rPr>
            <w:highlight w:val="cyan"/>
            <w:rPrChange w:id="142" w:author="Paolo Cherubini" w:date="2021-02-19T18:45:00Z">
              <w:rPr/>
            </w:rPrChange>
          </w:rPr>
          <w:t xml:space="preserve"> </w:t>
        </w:r>
      </w:ins>
      <w:del w:id="143" w:author="Paolo Cherubini" w:date="2021-02-18T15:27:00Z">
        <w:r w:rsidRPr="005A1BAF" w:rsidDel="000B1B8D">
          <w:rPr>
            <w:highlight w:val="cyan"/>
            <w:rPrChange w:id="144" w:author="Paolo Cherubini" w:date="2021-02-19T18:45:00Z">
              <w:rPr/>
            </w:rPrChange>
          </w:rPr>
          <w:delText>-</w:delText>
        </w:r>
      </w:del>
      <w:r w:rsidRPr="005A1BAF">
        <w:rPr>
          <w:highlight w:val="cyan"/>
          <w:rPrChange w:id="145" w:author="Paolo Cherubini" w:date="2021-02-19T18:45:00Z">
            <w:rPr/>
          </w:rPrChange>
        </w:rPr>
        <w:t xml:space="preserve">rings to </w:t>
      </w:r>
      <w:del w:id="146" w:author="Tala Awada" w:date="2021-02-28T14:39:00Z">
        <w:r w:rsidRPr="005A1BAF" w:rsidDel="0034427E">
          <w:rPr>
            <w:highlight w:val="cyan"/>
            <w:rPrChange w:id="147" w:author="Paolo Cherubini" w:date="2021-02-19T18:45:00Z">
              <w:rPr/>
            </w:rPrChange>
          </w:rPr>
          <w:delText xml:space="preserve">improve </w:delText>
        </w:r>
      </w:del>
      <w:ins w:id="148" w:author="Tala Awada" w:date="2021-02-28T14:39:00Z">
        <w:r w:rsidR="0034427E">
          <w:rPr>
            <w:highlight w:val="cyan"/>
          </w:rPr>
          <w:t>enhance</w:t>
        </w:r>
        <w:r w:rsidR="0034427E" w:rsidRPr="005A1BAF">
          <w:rPr>
            <w:highlight w:val="cyan"/>
            <w:rPrChange w:id="149" w:author="Paolo Cherubini" w:date="2021-02-19T18:45:00Z">
              <w:rPr/>
            </w:rPrChange>
          </w:rPr>
          <w:t xml:space="preserve"> </w:t>
        </w:r>
      </w:ins>
      <w:r w:rsidRPr="005A1BAF">
        <w:rPr>
          <w:highlight w:val="cyan"/>
          <w:rPrChange w:id="150" w:author="Paolo Cherubini" w:date="2021-02-19T18:45:00Z">
            <w:rPr/>
          </w:rPrChange>
        </w:rPr>
        <w:t xml:space="preserve">our understanding of forest responses to global </w:t>
      </w:r>
      <w:proofErr w:type="spellStart"/>
      <w:r w:rsidRPr="005A1BAF">
        <w:rPr>
          <w:highlight w:val="cyan"/>
          <w:rPrChange w:id="151" w:author="Paolo Cherubini" w:date="2021-02-19T18:45:00Z">
            <w:rPr/>
          </w:rPrChange>
        </w:rPr>
        <w:t>change</w:t>
      </w:r>
      <w:ins w:id="152" w:author="Paolo Cherubini" w:date="2021-02-19T18:45:00Z">
        <w:r w:rsidR="005A1BAF" w:rsidRPr="005A1BAF">
          <w:rPr>
            <w:highlight w:val="green"/>
            <w:rPrChange w:id="153" w:author="Paolo Cherubini" w:date="2021-02-19T18:45:00Z">
              <w:rPr>
                <w:highlight w:val="cyan"/>
              </w:rPr>
            </w:rPrChange>
          </w:rPr>
          <w:t>maybe</w:t>
        </w:r>
        <w:proofErr w:type="spellEnd"/>
        <w:r w:rsidR="005A1BAF" w:rsidRPr="005A1BAF">
          <w:rPr>
            <w:highlight w:val="green"/>
            <w:rPrChange w:id="154" w:author="Paolo Cherubini" w:date="2021-02-19T18:45:00Z">
              <w:rPr>
                <w:highlight w:val="cyan"/>
              </w:rPr>
            </w:rPrChange>
          </w:rPr>
          <w:t xml:space="preserve"> more concrete final </w:t>
        </w:r>
        <w:proofErr w:type="gramStart"/>
        <w:r w:rsidR="005A1BAF" w:rsidRPr="005A1BAF">
          <w:rPr>
            <w:highlight w:val="green"/>
            <w:rPrChange w:id="155" w:author="Paolo Cherubini" w:date="2021-02-19T18:45:00Z">
              <w:rPr>
                <w:highlight w:val="cyan"/>
              </w:rPr>
            </w:rPrChange>
          </w:rPr>
          <w:t>statement?</w:t>
        </w:r>
      </w:ins>
      <w:r>
        <w:t>.</w:t>
      </w:r>
      <w:proofErr w:type="gramEnd"/>
    </w:p>
    <w:p w14:paraId="1DB46774" w14:textId="77777777" w:rsidR="003F2ACD" w:rsidRDefault="00DA0D81">
      <w:pPr>
        <w:pStyle w:val="BodyText"/>
        <w:spacing w:line="480" w:lineRule="auto"/>
        <w:pPrChange w:id="156" w:author="Paolo Cherubini" w:date="2021-02-19T18:49:00Z">
          <w:pPr>
            <w:pStyle w:val="BodyText"/>
          </w:pPr>
        </w:pPrChange>
      </w:pPr>
      <w:r>
        <w:rPr>
          <w:b/>
        </w:rPr>
        <w:t>Keywords</w:t>
      </w:r>
      <w:r>
        <w:t>:</w:t>
      </w:r>
      <w:ins w:id="157" w:author="Paolo Cherubini" w:date="2021-02-19T18:46:00Z">
        <w:r w:rsidR="00CE4C63">
          <w:t xml:space="preserve"> tree</w:t>
        </w:r>
      </w:ins>
      <w:ins w:id="158" w:author="Paolo Cherubini" w:date="2021-02-19T18:47:00Z">
        <w:r w:rsidR="00CE4C63">
          <w:t xml:space="preserve"> </w:t>
        </w:r>
      </w:ins>
      <w:ins w:id="159" w:author="Paolo Cherubini" w:date="2021-02-19T18:46:00Z">
        <w:r w:rsidR="00CE4C63">
          <w:t>ring</w:t>
        </w:r>
      </w:ins>
      <w:ins w:id="160" w:author="Paolo Cherubini" w:date="2021-02-19T18:47:00Z">
        <w:r w:rsidR="00CE4C63">
          <w:t xml:space="preserve">s; </w:t>
        </w:r>
      </w:ins>
      <w:del w:id="161" w:author="Paolo Cherubini" w:date="2021-02-19T18:46:00Z">
        <w:r w:rsidDel="00CE4C63">
          <w:delText xml:space="preserve"> climate sensitivity;</w:delText>
        </w:r>
      </w:del>
      <w:r>
        <w:t xml:space="preserve"> </w:t>
      </w:r>
      <w:ins w:id="162" w:author="Paolo Cherubini" w:date="2021-02-19T18:46:00Z">
        <w:r w:rsidR="00CE4C63">
          <w:t xml:space="preserve">tree </w:t>
        </w:r>
      </w:ins>
      <w:r>
        <w:t>diameter; environmental change;</w:t>
      </w:r>
      <w:ins w:id="163"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164" w:author="Paolo Cherubini" w:date="2021-02-19T18:46:00Z">
        <w:r w:rsidDel="00CE4C63">
          <w:delText>; tree-ring</w:delText>
        </w:r>
      </w:del>
    </w:p>
    <w:p w14:paraId="2CF1A0E9" w14:textId="77777777" w:rsidR="003F2ACD" w:rsidRDefault="00DA0D81">
      <w:pPr>
        <w:spacing w:line="480" w:lineRule="auto"/>
        <w:pPrChange w:id="165" w:author="Paolo Cherubini" w:date="2021-02-19T18:49:00Z">
          <w:pPr/>
        </w:pPrChange>
      </w:pPr>
      <w:r>
        <w:br w:type="page"/>
      </w:r>
    </w:p>
    <w:p w14:paraId="4CB6E755" w14:textId="77777777" w:rsidR="003F2ACD" w:rsidRDefault="00DA0D81">
      <w:pPr>
        <w:pStyle w:val="Heading1"/>
        <w:spacing w:line="480" w:lineRule="auto"/>
        <w:pPrChange w:id="166" w:author="Paolo Cherubini" w:date="2021-02-19T18:49:00Z">
          <w:pPr>
            <w:pStyle w:val="Heading1"/>
          </w:pPr>
        </w:pPrChange>
      </w:pPr>
      <w:bookmarkStart w:id="167" w:name="Introduction"/>
      <w:bookmarkEnd w:id="31"/>
      <w:r>
        <w:lastRenderedPageBreak/>
        <w:t>Introduction</w:t>
      </w:r>
    </w:p>
    <w:p w14:paraId="1FD575CE" w14:textId="77777777" w:rsidR="003F2ACD" w:rsidRDefault="00DA0D81">
      <w:pPr>
        <w:pStyle w:val="FirstParagraph"/>
        <w:spacing w:line="480" w:lineRule="auto"/>
        <w:pPrChange w:id="168" w:author="Paolo Cherubini" w:date="2021-02-19T18:49:00Z">
          <w:pPr>
            <w:pStyle w:val="FirstParagraph"/>
          </w:pPr>
        </w:pPrChange>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169" w:author="Paolo Cherubini" w:date="2021-02-22T12:04:00Z">
        <w:r w:rsidR="00424840">
          <w:t xml:space="preserve"> long-term</w:t>
        </w:r>
      </w:ins>
      <w:r>
        <w:t xml:space="preserv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170" w:author="Paolo Cherubini" w:date="2021-02-22T12:05:00Z">
        <w:r w:rsidR="00424840" w:rsidRPr="00424840">
          <w:rPr>
            <w:highlight w:val="green"/>
            <w:rPrChange w:id="171"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proofErr w:type="spellStart"/>
      <w:r>
        <w:t>Graumlich</w:t>
      </w:r>
      <w:proofErr w:type="spellEnd"/>
      <w:r>
        <w:t xml:space="preserve">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172" w:author="Paolo Cherubini" w:date="2021-02-18T15:34:00Z">
        <w:r w:rsidR="004B71AC">
          <w:t xml:space="preserve"> </w:t>
        </w:r>
      </w:ins>
      <w:del w:id="173" w:author="Paolo Cherubini" w:date="2021-02-18T15:34:00Z">
        <w:r w:rsidDel="004B71AC">
          <w:delText>-</w:delText>
        </w:r>
      </w:del>
      <w:r>
        <w:t>rings to address pressing questions concerning forest productivity in the current era of rapid environmental change.</w:t>
      </w:r>
      <w:ins w:id="174" w:author="Paolo Cherubini" w:date="2021-02-22T12:07:00Z">
        <w:r w:rsidR="00590887">
          <w:t xml:space="preserve"> </w:t>
        </w:r>
        <w:r w:rsidR="00590887" w:rsidRPr="00590887">
          <w:rPr>
            <w:highlight w:val="green"/>
            <w:rPrChange w:id="175" w:author="Paolo Cherubini" w:date="2021-02-22T12:07:00Z">
              <w:rPr/>
            </w:rPrChange>
          </w:rPr>
          <w:t>absolutely right!</w:t>
        </w:r>
      </w:ins>
    </w:p>
    <w:p w14:paraId="5B153614" w14:textId="62E38785" w:rsidR="003F2ACD" w:rsidRPr="00590887" w:rsidRDefault="00DA0D81">
      <w:pPr>
        <w:pStyle w:val="BodyText"/>
        <w:spacing w:line="480" w:lineRule="auto"/>
        <w:rPr>
          <w:lang w:val="de-CH"/>
          <w:rPrChange w:id="176" w:author="Paolo Cherubini" w:date="2021-02-22T12:11:00Z">
            <w:rPr/>
          </w:rPrChange>
        </w:rPr>
        <w:pPrChange w:id="177"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w:ins w:id="178" w:author="Tala Awada" w:date="2021-02-28T14:46:00Z">
        <w:r w:rsidR="0034427E" w:rsidRPr="0034427E">
          <w:t xml:space="preserve">aboveground woody </w:t>
        </w:r>
        <w:r w:rsidR="0034427E">
          <w:t>net primary</w:t>
        </w:r>
        <w:r w:rsidR="0034427E" w:rsidRPr="0034427E">
          <w:t xml:space="preserve"> production</w:t>
        </w:r>
        <w:r w:rsidR="0034427E">
          <w:t xml:space="preserve"> (</w:t>
        </w:r>
      </w:ins>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ins w:id="179" w:author="Tala Awada" w:date="2021-02-28T14:46:00Z">
            <w:rPr>
              <w:rFonts w:ascii="Cambria Math" w:hAnsi="Cambria Math"/>
            </w:rPr>
            <m:t>)</m:t>
          </w:ins>
        </m:r>
      </m:oMath>
      <w:r>
        <w:t xml:space="preserve">. </w:t>
      </w:r>
      <w:ins w:id="180" w:author="Paolo Cherubini" w:date="2021-02-22T12:08:00Z">
        <w:r w:rsidR="00590887" w:rsidRPr="00590887">
          <w:rPr>
            <w:highlight w:val="green"/>
            <w:rPrChange w:id="181" w:author="Paolo Cherubini" w:date="2021-02-22T12:08:00Z">
              <w:rPr/>
            </w:rPrChange>
          </w:rPr>
          <w:t xml:space="preserve">not defined previously, right? What is </w:t>
        </w:r>
        <w:proofErr w:type="spellStart"/>
        <w:proofErr w:type="gramStart"/>
        <w:r w:rsidR="00590887" w:rsidRPr="00590887">
          <w:rPr>
            <w:highlight w:val="green"/>
            <w:rPrChange w:id="182" w:author="Paolo Cherubini" w:date="2021-02-22T12:08:00Z">
              <w:rPr/>
            </w:rPrChange>
          </w:rPr>
          <w:t>it?</w:t>
        </w:r>
      </w:ins>
      <w:r>
        <w:t>Traditional</w:t>
      </w:r>
      <w:proofErr w:type="spellEnd"/>
      <w:proofErr w:type="gramEnd"/>
      <w:r>
        <w:t xml:space="preserve">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w:t>
      </w:r>
      <w:r>
        <w:lastRenderedPageBreak/>
        <w:t xml:space="preserve">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analysis of species-level chronologies does not allow </w:t>
      </w:r>
      <w:ins w:id="183" w:author="Tala Awada" w:date="2021-02-28T14:47:00Z">
        <w:r w:rsidR="003A2116" w:rsidRPr="005C7BD2">
          <w:rPr>
            <w:highlight w:val="yellow"/>
            <w:rPrChange w:id="184" w:author="Teixeira, Kristina A." w:date="2021-03-18T09:15:00Z">
              <w:rPr/>
            </w:rPrChange>
          </w:rPr>
          <w:t>the</w:t>
        </w:r>
        <w:r w:rsidR="003A2116">
          <w:t xml:space="preserve"> </w:t>
        </w:r>
      </w:ins>
      <w:r>
        <w:t>characterization of known variation in climate sensitivity in relation to tree size, canopy position, or microhabitat</w:t>
      </w:r>
      <w:ins w:id="185" w:author="Paolo Cherubini" w:date="2021-02-22T12:11:00Z">
        <w:r w:rsidR="00590887">
          <w:t xml:space="preserve"> </w:t>
        </w:r>
        <w:r w:rsidR="00590887" w:rsidRPr="00590887">
          <w:rPr>
            <w:highlight w:val="green"/>
            <w:rPrChange w:id="186" w:author="Paolo Cherubini" w:date="2021-02-22T12:11:00Z">
              <w:rPr/>
            </w:rPrChange>
          </w:rPr>
          <w:t>what do you mean with? what scale?</w:t>
        </w:r>
      </w:ins>
      <w:r>
        <w:t xml:space="preserve"> </w:t>
      </w:r>
      <w:r w:rsidRPr="00590887">
        <w:rPr>
          <w:lang w:val="de-CH"/>
          <w:rPrChange w:id="187" w:author="Paolo Cherubini" w:date="2021-02-22T12:11:00Z">
            <w:rPr/>
          </w:rPrChange>
        </w:rPr>
        <w:t>(e.g., Bennett et al., 2015; McGregor et al., 2020; Rollinson et al., 2021).</w:t>
      </w:r>
    </w:p>
    <w:p w14:paraId="57C879BA" w14:textId="294EC192" w:rsidR="003F2ACD" w:rsidRDefault="00DA0D81">
      <w:pPr>
        <w:pStyle w:val="BodyText"/>
        <w:spacing w:line="480" w:lineRule="auto"/>
        <w:pPrChange w:id="188"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189" w:author="Paolo Cherubini" w:date="2021-02-22T12:11:00Z">
        <w:r w:rsidR="00590887">
          <w:t xml:space="preserve"> </w:t>
        </w:r>
        <w:r w:rsidR="00590887" w:rsidRPr="00590887">
          <w:rPr>
            <w:highlight w:val="green"/>
            <w:rPrChange w:id="190" w:author="Paolo Cherubini" w:date="2021-02-22T12:11:00Z">
              <w:rPr/>
            </w:rPrChange>
          </w:rPr>
          <w:t xml:space="preserve">any </w:t>
        </w:r>
        <w:proofErr w:type="gramStart"/>
        <w:r w:rsidR="00590887" w:rsidRPr="00590887">
          <w:rPr>
            <w:highlight w:val="green"/>
            <w:rPrChange w:id="191" w:author="Paolo Cherubini" w:date="2021-02-22T12:11:00Z">
              <w:rPr/>
            </w:rPrChange>
          </w:rPr>
          <w:t>refs?</w:t>
        </w:r>
      </w:ins>
      <w:r>
        <w:t>.</w:t>
      </w:r>
      <w:proofErr w:type="gramEnd"/>
      <w:r>
        <w:t xml:space="preserve"> 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w:t>
      </w:r>
      <w:ins w:id="192" w:author="Paolo Cherubini" w:date="2021-02-22T12:13:00Z">
        <w:r w:rsidR="00100F04">
          <w:t xml:space="preserve"> </w:t>
        </w:r>
      </w:ins>
      <w:r>
        <w:t>–</w:t>
      </w:r>
      <w:ins w:id="193" w:author="Paolo Cherubini" w:date="2021-02-22T12:13:00Z">
        <w:r w:rsidR="00100F04">
          <w:t xml:space="preserve"> </w:t>
        </w:r>
      </w:ins>
      <w:r>
        <w:t xml:space="preserve">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ins w:id="194" w:author="Paolo Cherubini" w:date="2021-02-22T12:13:00Z">
        <w:r w:rsidR="00B60201">
          <w:rPr>
            <w:b/>
          </w:rPr>
          <w:t xml:space="preserve"> </w:t>
        </w:r>
        <w:r w:rsidR="00B60201" w:rsidRPr="00B60201">
          <w:rPr>
            <w:b/>
            <w:highlight w:val="green"/>
            <w:rPrChange w:id="195" w:author="Paolo Cherubini" w:date="2021-02-22T12:13:00Z">
              <w:rPr>
                <w:b/>
              </w:rPr>
            </w:rPrChange>
          </w:rPr>
          <w:t>a bit</w:t>
        </w:r>
      </w:ins>
      <w:ins w:id="196" w:author="Paolo Cherubini" w:date="2021-02-22T12:16:00Z">
        <w:r w:rsidR="007C3B9C">
          <w:rPr>
            <w:b/>
            <w:highlight w:val="green"/>
          </w:rPr>
          <w:t xml:space="preserve"> stale ...</w:t>
        </w:r>
      </w:ins>
      <w:r>
        <w:rPr>
          <w:b/>
        </w:rPr>
        <w:t>)</w:t>
      </w:r>
      <w:r>
        <w:t xml:space="preserve">). Dendrochronological studies allowing for </w:t>
      </w:r>
      <w:r>
        <w:lastRenderedPageBreak/>
        <w:t xml:space="preserve">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w:t>
      </w:r>
      <w:ins w:id="197" w:author="Tala Awada" w:date="2021-02-28T14:53:00Z">
        <w:r w:rsidR="00C0537D">
          <w:t xml:space="preserve">together with host genotype, </w:t>
        </w:r>
      </w:ins>
      <w:r>
        <w:t>are known to jointly shape tree growth (</w:t>
      </w:r>
      <w:proofErr w:type="spellStart"/>
      <w:r>
        <w:t>Beedlow</w:t>
      </w:r>
      <w:proofErr w:type="spellEnd"/>
      <w:r>
        <w:t xml:space="preserve"> et al., 2013; Foster et al., </w:t>
      </w:r>
      <w:commentRangeStart w:id="198"/>
      <w:r>
        <w:t>2016</w:t>
      </w:r>
      <w:commentRangeEnd w:id="198"/>
      <w:r w:rsidR="00C0537D">
        <w:rPr>
          <w:rStyle w:val="CommentReference"/>
        </w:rPr>
        <w:commentReference w:id="198"/>
      </w:r>
      <w:r>
        <w:t>)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40F2B3F4" w14:textId="700F829B" w:rsidR="003F2ACD" w:rsidRDefault="00DA0D81">
      <w:pPr>
        <w:pStyle w:val="BodyText"/>
        <w:spacing w:line="480" w:lineRule="auto"/>
        <w:pPrChange w:id="199" w:author="Paolo Cherubini" w:date="2021-02-19T18:49:00Z">
          <w:pPr>
            <w:pStyle w:val="BodyText"/>
          </w:pPr>
        </w:pPrChange>
      </w:pPr>
      <w:r>
        <w:t>Tree diameter at breast height (</w:t>
      </w:r>
      <m:oMath>
        <m:r>
          <w:rPr>
            <w:rFonts w:ascii="Cambria Math" w:hAnsi="Cambria Math"/>
          </w:rPr>
          <m:t>DBH</m:t>
        </m:r>
      </m:oMath>
      <w:r>
        <w:t xml:space="preserve">) is closely correlated with </w:t>
      </w:r>
      <w:r w:rsidRPr="001E5214">
        <w:rPr>
          <w:highlight w:val="yellow"/>
          <w:rPrChange w:id="200" w:author="Teixeira, Kristina A." w:date="2021-03-18T09:22:00Z">
            <w:rPr/>
          </w:rPrChange>
        </w:rPr>
        <w:t xml:space="preserve">numerous </w:t>
      </w:r>
      <w:del w:id="201" w:author="Tala Awada" w:date="2021-02-28T14:56:00Z">
        <w:r w:rsidRPr="001E5214" w:rsidDel="009D573C">
          <w:rPr>
            <w:highlight w:val="yellow"/>
            <w:rPrChange w:id="202" w:author="Teixeira, Kristina A." w:date="2021-03-18T09:22:00Z">
              <w:rPr/>
            </w:rPrChange>
          </w:rPr>
          <w:delText xml:space="preserve">variables </w:delText>
        </w:r>
      </w:del>
      <w:ins w:id="203" w:author="Tala Awada" w:date="2021-02-28T14:56:00Z">
        <w:r w:rsidR="009D573C" w:rsidRPr="001E5214">
          <w:rPr>
            <w:highlight w:val="yellow"/>
            <w:rPrChange w:id="204" w:author="Teixeira, Kristina A." w:date="2021-03-18T09:22:00Z">
              <w:rPr/>
            </w:rPrChange>
          </w:rPr>
          <w:t xml:space="preserve">traits </w:t>
        </w:r>
      </w:ins>
      <w:r w:rsidRPr="001E5214">
        <w:rPr>
          <w:highlight w:val="yellow"/>
          <w:rPrChange w:id="205" w:author="Teixeira, Kristina A." w:date="2021-03-18T09:22:00Z">
            <w:rPr/>
          </w:rPrChange>
        </w:rPr>
        <w:t>affecting</w:t>
      </w:r>
      <w:r>
        <w:t xml:space="preserve"> tree growth rate (e.g., height, crown size and position, root mass, </w:t>
      </w:r>
      <w:proofErr w:type="spellStart"/>
      <w:r>
        <w:t>Enquist</w:t>
      </w:r>
      <w:proofErr w:type="spellEnd"/>
      <w:r>
        <w:t xml:space="preserve"> &amp; </w:t>
      </w:r>
      <w:proofErr w:type="spellStart"/>
      <w:r>
        <w:t>Niklas</w:t>
      </w:r>
      <w:proofErr w:type="spellEnd"/>
      <w:r>
        <w:t xml:space="preserve">, 2002) and therefore is one of the most </w:t>
      </w:r>
      <w:r w:rsidRPr="001E5214">
        <w:rPr>
          <w:highlight w:val="yellow"/>
          <w:rPrChange w:id="206" w:author="Teixeira, Kristina A." w:date="2021-03-18T09:23:00Z">
            <w:rPr/>
          </w:rPrChange>
        </w:rPr>
        <w:t xml:space="preserve">important </w:t>
      </w:r>
      <w:del w:id="207" w:author="Tala Awada" w:date="2021-02-28T14:56:00Z">
        <w:r w:rsidRPr="001E5214" w:rsidDel="009D573C">
          <w:rPr>
            <w:highlight w:val="yellow"/>
            <w:rPrChange w:id="208" w:author="Teixeira, Kristina A." w:date="2021-03-18T09:23:00Z">
              <w:rPr/>
            </w:rPrChange>
          </w:rPr>
          <w:delText xml:space="preserve">variables </w:delText>
        </w:r>
      </w:del>
      <w:ins w:id="209" w:author="Tala Awada" w:date="2021-02-28T14:56:00Z">
        <w:r w:rsidR="009D573C" w:rsidRPr="001E5214">
          <w:rPr>
            <w:highlight w:val="yellow"/>
            <w:rPrChange w:id="210" w:author="Teixeira, Kristina A." w:date="2021-03-18T09:23:00Z">
              <w:rPr/>
            </w:rPrChange>
          </w:rPr>
          <w:t xml:space="preserve">traits </w:t>
        </w:r>
      </w:ins>
      <w:r w:rsidRPr="001E5214">
        <w:rPr>
          <w:highlight w:val="yellow"/>
          <w:rPrChange w:id="211" w:author="Teixeira, Kristina A." w:date="2021-03-18T09:23:00Z">
            <w:rPr/>
          </w:rPrChange>
        </w:rPr>
        <w:t>influencing</w:t>
      </w:r>
      <w:r>
        <w:t xml:space="preserve">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212" w:author="Paolo Cherubini" w:date="2021-02-22T12:17:00Z">
        <w:r w:rsidR="00950C7F">
          <w:t xml:space="preserve"> ring width </w:t>
        </w:r>
      </w:ins>
      <m:oMath>
        <m:r>
          <w:ins w:id="213" w:author="Paolo Cherubini" w:date="2021-02-22T12:17:00Z">
            <w:rPr>
              <w:rFonts w:ascii="Cambria Math" w:hAnsi="Cambria Math"/>
            </w:rPr>
            <m:t>(</m:t>
          </w:ins>
        </m:r>
      </m:oMath>
      <w:del w:id="214" w:author="Paolo Cherubini" w:date="2021-02-22T12:17:00Z">
        <w:r w:rsidDel="00950C7F">
          <w:delText xml:space="preserve"> </w:delText>
        </w:r>
      </w:del>
      <m:oMath>
        <m:r>
          <w:rPr>
            <w:rFonts w:ascii="Cambria Math" w:hAnsi="Cambria Math"/>
          </w:rPr>
          <m:t>RW</m:t>
        </m:r>
      </m:oMath>
      <w:ins w:id="215" w:author="Paolo Cherubini" w:date="2021-02-22T12:18:00Z">
        <w:r w:rsidR="00950C7F">
          <w:rPr>
            <w:rFonts w:eastAsiaTheme="minorEastAsia"/>
          </w:rPr>
          <w:t>)</w:t>
        </w:r>
      </w:ins>
      <w:r>
        <w:t xml:space="preserve"> </w:t>
      </w:r>
      <w:r w:rsidRPr="00F6619F">
        <w:rPr>
          <w:highlight w:val="yellow"/>
          <w:rPrChange w:id="216" w:author="Teixeira, Kristina A." w:date="2021-03-18T09:39:00Z">
            <w:rPr/>
          </w:rPrChange>
        </w:rPr>
        <w:t>with</w:t>
      </w:r>
      <w:del w:id="217" w:author="Tala Awada" w:date="2021-02-28T14:57:00Z">
        <w:r w:rsidRPr="00F6619F" w:rsidDel="003E3E14">
          <w:rPr>
            <w:highlight w:val="yellow"/>
            <w:rPrChange w:id="218" w:author="Teixeira, Kristina A." w:date="2021-03-18T09:39:00Z">
              <w:rPr/>
            </w:rPrChange>
          </w:rPr>
          <w:delText xml:space="preserve"> </w:delText>
        </w:r>
      </w:del>
      <w:ins w:id="219" w:author="Paolo Cherubini" w:date="2021-02-22T12:18:00Z">
        <w:r w:rsidR="00950C7F" w:rsidRPr="00F6619F">
          <w:rPr>
            <w:highlight w:val="yellow"/>
            <w:rPrChange w:id="220" w:author="Teixeira, Kristina A." w:date="2021-03-18T09:39:00Z">
              <w:rPr/>
            </w:rPrChange>
          </w:rPr>
          <w:t xml:space="preserve"> </w:t>
        </w:r>
        <w:proofErr w:type="spellStart"/>
        <w:r w:rsidR="00950C7F" w:rsidRPr="00F6619F">
          <w:rPr>
            <w:highlight w:val="yellow"/>
            <w:rPrChange w:id="221" w:author="Teixeira, Kristina A." w:date="2021-03-18T09:39:00Z">
              <w:rPr/>
            </w:rPrChange>
          </w:rPr>
          <w:t>diamter</w:t>
        </w:r>
        <w:proofErr w:type="spellEnd"/>
        <w:r w:rsidR="00950C7F">
          <w:t xml:space="preserve"> at breast height (</w:t>
        </w:r>
      </w:ins>
      <m:oMath>
        <m:r>
          <w:rPr>
            <w:rFonts w:ascii="Cambria Math" w:hAnsi="Cambria Math"/>
          </w:rPr>
          <m:t>DBH</m:t>
        </m:r>
      </m:oMath>
      <w:ins w:id="222" w:author="Paolo Cherubini" w:date="2021-02-22T12:18:00Z">
        <w:r w:rsidR="00950C7F">
          <w:rPr>
            <w:rFonts w:eastAsiaTheme="minorEastAsia"/>
          </w:rPr>
          <w:t>)</w:t>
        </w:r>
      </w:ins>
      <w:r>
        <w:t xml:space="preserve"> (</w:t>
      </w:r>
      <w:proofErr w:type="spellStart"/>
      <w:r>
        <w:t>Helcoski</w:t>
      </w:r>
      <w:proofErr w:type="spellEnd"/>
      <w:r>
        <w:t xml:space="preserve"> et al., 2019), they </w:t>
      </w:r>
      <w:r>
        <w:lastRenderedPageBreak/>
        <w:t xml:space="preserve">cannot be used to directly model known interactive effects of </w:t>
      </w:r>
      <m:oMath>
        <m:r>
          <w:rPr>
            <w:rFonts w:ascii="Cambria Math" w:hAnsi="Cambria Math"/>
          </w:rPr>
          <m:t>DBH</m:t>
        </m:r>
      </m:oMath>
      <w:r>
        <w:t xml:space="preserve"> and climate on tree growth (</w:t>
      </w:r>
      <w:proofErr w:type="spellStart"/>
      <w:r>
        <w:t>Trouillier</w:t>
      </w:r>
      <w:proofErr w:type="spellEnd"/>
      <w:r>
        <w:t xml:space="preserve"> et al., 2019). For example, larger trees tend to be relatively </w:t>
      </w:r>
      <w:r w:rsidRPr="00454443">
        <w:rPr>
          <w:highlight w:val="yellow"/>
          <w:rPrChange w:id="223" w:author="Teixeira, Kristina A." w:date="2021-03-18T10:31:00Z">
            <w:rPr/>
          </w:rPrChange>
        </w:rPr>
        <w:t xml:space="preserve">more sensitive to </w:t>
      </w:r>
      <w:commentRangeStart w:id="224"/>
      <w:r w:rsidRPr="00454443">
        <w:rPr>
          <w:highlight w:val="yellow"/>
          <w:rPrChange w:id="225" w:author="Teixeira, Kristina A." w:date="2021-03-18T10:31:00Z">
            <w:rPr/>
          </w:rPrChange>
        </w:rPr>
        <w:t>drought</w:t>
      </w:r>
      <w:commentRangeEnd w:id="224"/>
      <w:r w:rsidR="003E3E14" w:rsidRPr="00454443">
        <w:rPr>
          <w:rStyle w:val="CommentReference"/>
          <w:highlight w:val="yellow"/>
          <w:rPrChange w:id="226" w:author="Teixeira, Kristina A." w:date="2021-03-18T10:31:00Z">
            <w:rPr>
              <w:rStyle w:val="CommentReference"/>
            </w:rPr>
          </w:rPrChange>
        </w:rPr>
        <w:commentReference w:id="224"/>
      </w:r>
      <w:r>
        <w:t xml:space="preserve">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39EE7A3F" w14:textId="77777777" w:rsidR="003F2ACD" w:rsidRDefault="00DA0D81">
      <w:pPr>
        <w:pStyle w:val="BodyText"/>
        <w:spacing w:line="480" w:lineRule="auto"/>
        <w:pPrChange w:id="227" w:author="Paolo Cherubini" w:date="2021-02-19T18:49:00Z">
          <w:pPr>
            <w:pStyle w:val="BodyText"/>
          </w:pPr>
        </w:pPrChange>
      </w:pPr>
      <w:r>
        <w:t xml:space="preserve">Characterizing how tree growth and forest productivity are responding to </w:t>
      </w:r>
      <w:proofErr w:type="gramStart"/>
      <w:r>
        <w:t>slowly-changing</w:t>
      </w:r>
      <w:proofErr w:type="gramEnd"/>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ins w:id="228" w:author="Paolo Cherubini" w:date="2021-02-22T12:19:00Z">
        <w:r w:rsidR="00562F0B" w:rsidRPr="00562F0B">
          <w:rPr>
            <w:highlight w:val="green"/>
            <w:rPrChange w:id="229"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t>and</w:t>
      </w:r>
      <w:proofErr w:type="spellEnd"/>
      <w:r>
        <w:t xml:space="preserve">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230" w:author="Paolo Cherubini" w:date="2021-02-22T12:20:00Z">
        <w:r w:rsidR="00562F0B">
          <w:t xml:space="preserve">stem </w:t>
        </w:r>
      </w:ins>
      <w:r>
        <w:t>woody growth – as opposed to leaf or root</w:t>
      </w:r>
      <w:ins w:id="231" w:author="Paolo Cherubini" w:date="2021-02-22T12:20:00Z">
        <w:r w:rsidR="00562F0B">
          <w:t xml:space="preserve"> </w:t>
        </w:r>
        <w:r w:rsidR="00562F0B" w:rsidRPr="00562F0B">
          <w:rPr>
            <w:highlight w:val="green"/>
            <w:rPrChange w:id="232" w:author="Paolo Cherubini" w:date="2021-02-22T12:20:00Z">
              <w:rPr/>
            </w:rPrChange>
          </w:rPr>
          <w:t>are woody too</w:t>
        </w:r>
      </w:ins>
      <w:r>
        <w:t xml:space="preserve">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CD49E3A" w14:textId="10DDF806" w:rsidR="003F2ACD" w:rsidRDefault="00DA0D81">
      <w:pPr>
        <w:pStyle w:val="BodyText"/>
        <w:spacing w:line="480" w:lineRule="auto"/>
        <w:rPr>
          <w:ins w:id="233" w:author="Paolo Cherubini" w:date="2021-02-22T12:21:00Z"/>
        </w:rPr>
      </w:pPr>
      <w:r>
        <w:t xml:space="preserve">Here, we </w:t>
      </w:r>
      <w:del w:id="234" w:author="Tala Awada" w:date="2021-02-28T15:05:00Z">
        <w:r w:rsidDel="00140577">
          <w:delText xml:space="preserve">develop </w:delText>
        </w:r>
      </w:del>
      <w:ins w:id="235" w:author="Tala Awada" w:date="2021-02-28T15:05:00Z">
        <w:r w:rsidR="00140577">
          <w:t xml:space="preserve">propose </w:t>
        </w:r>
      </w:ins>
      <w:r>
        <w:t xml:space="preserve">a </w:t>
      </w:r>
      <w:del w:id="236" w:author="Tala Awada" w:date="2021-02-28T15:01:00Z">
        <w:r w:rsidDel="003E3E14">
          <w:delText xml:space="preserve">new </w:delText>
        </w:r>
      </w:del>
      <w:ins w:id="237" w:author="Tala Awada" w:date="2021-02-28T15:01:00Z">
        <w:r w:rsidR="003E3E14">
          <w:t>novel approach</w:t>
        </w:r>
      </w:ins>
      <w:del w:id="238" w:author="Tala Awada" w:date="2021-02-28T15:01:00Z">
        <w:r w:rsidDel="003E3E14">
          <w:delText>method</w:delText>
        </w:r>
      </w:del>
      <w:r>
        <w:t xml:space="preserve"> that </w:t>
      </w:r>
      <w:del w:id="239" w:author="Tala Awada" w:date="2021-02-28T15:04:00Z">
        <w:r w:rsidDel="00140577">
          <w:delText xml:space="preserve">allows </w:delText>
        </w:r>
      </w:del>
      <w:r>
        <w:t>simultaneous</w:t>
      </w:r>
      <w:ins w:id="240" w:author="Tala Awada" w:date="2021-02-28T15:04:00Z">
        <w:r w:rsidR="00140577">
          <w:t>ly</w:t>
        </w:r>
      </w:ins>
      <w:r>
        <w:t xml:space="preserve"> consider</w:t>
      </w:r>
      <w:ins w:id="241" w:author="Tala Awada" w:date="2021-02-28T15:04:00Z">
        <w:r w:rsidR="00140577">
          <w:t>s</w:t>
        </w:r>
      </w:ins>
      <w:del w:id="242" w:author="Tala Awada" w:date="2021-02-28T15:04:00Z">
        <w:r w:rsidDel="00140577">
          <w:delText>ation</w:delText>
        </w:r>
      </w:del>
      <w:r>
        <w:t xml:space="preserve"> </w:t>
      </w:r>
      <w:ins w:id="243" w:author="Tala Awada" w:date="2021-02-28T15:04:00Z">
        <w:r w:rsidR="00140577">
          <w:t>t</w:t>
        </w:r>
      </w:ins>
      <w:del w:id="244" w:author="Tala Awada" w:date="2021-02-28T15:04:00Z">
        <w:r w:rsidDel="00140577">
          <w:delText>of t</w:delText>
        </w:r>
      </w:del>
      <w:r>
        <w:t xml:space="preserve">he effects of principle climate drivers (pre-selected in an objective manner), tree size, and year on annual tree growth. This approach </w:t>
      </w:r>
      <w:del w:id="245" w:author="Tala Awada" w:date="2021-02-28T15:06:00Z">
        <w:r w:rsidDel="00140577">
          <w:delText xml:space="preserve">allows </w:delText>
        </w:r>
      </w:del>
      <w:ins w:id="246" w:author="Tala Awada" w:date="2021-02-28T15:06:00Z">
        <w:r w:rsidR="00140577">
          <w:t xml:space="preserve">enables </w:t>
        </w:r>
      </w:ins>
      <w:r>
        <w:t xml:space="preserve">us to </w:t>
      </w:r>
      <w:ins w:id="247" w:author="Tala Awada" w:date="2021-02-28T15:07:00Z">
        <w:r w:rsidR="003923A3">
          <w:t>identify</w:t>
        </w:r>
      </w:ins>
      <w:del w:id="248" w:author="Tala Awada" w:date="2021-02-28T15:05:00Z">
        <w:r w:rsidDel="00140577">
          <w:delText>ask</w:delText>
        </w:r>
      </w:del>
      <w:r>
        <w:t xml:space="preserve">: (1) </w:t>
      </w:r>
      <w:del w:id="249" w:author="Tala Awada" w:date="2021-02-28T15:07:00Z">
        <w:r w:rsidDel="003923A3">
          <w:delText xml:space="preserve">What are </w:delText>
        </w:r>
      </w:del>
      <w:ins w:id="250" w:author="Tala Awada" w:date="2021-02-28T15:07:00Z">
        <w:r w:rsidR="003923A3">
          <w:t>T</w:t>
        </w:r>
      </w:ins>
      <w:del w:id="251" w:author="Tala Awada" w:date="2021-02-28T15:07:00Z">
        <w:r w:rsidDel="003923A3">
          <w:delText>t</w:delText>
        </w:r>
      </w:del>
      <w:r>
        <w:t xml:space="preserve">he most important climate drivers (and their time windows), and </w:t>
      </w:r>
      <w:del w:id="252" w:author="Tala Awada" w:date="2021-02-28T15:07:00Z">
        <w:r w:rsidDel="003923A3">
          <w:delText xml:space="preserve">what is </w:delText>
        </w:r>
      </w:del>
      <w:r>
        <w:t>the shape of the relationship between annual growth and these drivers</w:t>
      </w:r>
      <w:ins w:id="253" w:author="Tala Awada" w:date="2021-02-28T15:08:00Z">
        <w:r w:rsidR="003923A3">
          <w:t>;</w:t>
        </w:r>
      </w:ins>
      <w:del w:id="254" w:author="Tala Awada" w:date="2021-02-28T15:07:00Z">
        <w:r w:rsidDel="003923A3">
          <w:delText>?</w:delText>
        </w:r>
      </w:del>
      <w:r>
        <w:t xml:space="preserve"> (2) How</w:t>
      </w:r>
      <w:del w:id="255" w:author="Tala Awada" w:date="2021-02-28T15:07:00Z">
        <w:r w:rsidDel="003923A3">
          <w:delText xml:space="preserve"> do</w:delText>
        </w:r>
      </w:del>
      <w:r>
        <w:t xml:space="preserve">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ins w:id="256" w:author="Tala Awada" w:date="2021-02-28T15:08:00Z">
        <w:r w:rsidR="003923A3">
          <w:t>;</w:t>
        </w:r>
      </w:ins>
      <w:del w:id="257" w:author="Tala Awada" w:date="2021-02-28T15:08:00Z">
        <w:r w:rsidDel="003923A3">
          <w:delText>?</w:delText>
        </w:r>
      </w:del>
      <w:r>
        <w:t xml:space="preserve"> (3) How</w:t>
      </w:r>
      <w:del w:id="258" w:author="Tala Awada" w:date="2021-02-28T15:08:00Z">
        <w:r w:rsidDel="003923A3">
          <w:delText xml:space="preserve"> do</w:delText>
        </w:r>
      </w:del>
      <w:r>
        <w:t xml:space="preserve"> climate drivers and </w:t>
      </w:r>
      <m:oMath>
        <m:r>
          <w:rPr>
            <w:rFonts w:ascii="Cambria Math" w:hAnsi="Cambria Math"/>
          </w:rPr>
          <m:t>DBH</m:t>
        </m:r>
      </m:oMath>
      <w:r>
        <w:t xml:space="preserve"> additively and interactively shape growth</w:t>
      </w:r>
      <w:ins w:id="259" w:author="Tala Awada" w:date="2021-02-28T15:09:00Z">
        <w:r w:rsidR="003923A3">
          <w:t>; and</w:t>
        </w:r>
      </w:ins>
      <w:del w:id="260" w:author="Tala Awada" w:date="2021-02-28T15:09:00Z">
        <w:r w:rsidDel="003923A3">
          <w:delText>?</w:delText>
        </w:r>
      </w:del>
      <w:r>
        <w:t xml:space="preserve"> (4) </w:t>
      </w:r>
      <w:del w:id="261" w:author="Tala Awada" w:date="2021-02-28T15:09:00Z">
        <w:r w:rsidDel="003923A3">
          <w:delText>How have</w:delText>
        </w:r>
      </w:del>
      <w:ins w:id="262" w:author="Tala Awada" w:date="2021-02-28T15:09:00Z">
        <w:r w:rsidR="003923A3">
          <w:t>Describe how</w:t>
        </w:r>
      </w:ins>
      <w:r>
        <w:t xml:space="preserve"> growth rates of contemporary cohorts of trees </w:t>
      </w:r>
      <w:ins w:id="263" w:author="Tala Awada" w:date="2021-02-28T15:09:00Z">
        <w:r w:rsidR="003923A3">
          <w:t xml:space="preserve">have </w:t>
        </w:r>
      </w:ins>
      <w:r>
        <w:t>changed through time</w:t>
      </w:r>
      <w:ins w:id="264" w:author="Tala Awada" w:date="2021-02-28T15:09:00Z">
        <w:r w:rsidR="003923A3">
          <w:t>.</w:t>
        </w:r>
      </w:ins>
      <w:del w:id="265" w:author="Tala Awada" w:date="2021-02-28T15:09:00Z">
        <w:r w:rsidDel="003923A3">
          <w:delText>?</w:delText>
        </w:r>
      </w:del>
    </w:p>
    <w:p w14:paraId="53C6DAA8" w14:textId="77777777" w:rsidR="00562F0B" w:rsidRDefault="00562F0B">
      <w:pPr>
        <w:pStyle w:val="BodyText"/>
        <w:spacing w:line="480" w:lineRule="auto"/>
        <w:pPrChange w:id="266" w:author="Paolo Cherubini" w:date="2021-02-19T18:49:00Z">
          <w:pPr>
            <w:pStyle w:val="BodyText"/>
          </w:pPr>
        </w:pPrChange>
      </w:pPr>
      <w:ins w:id="267" w:author="Paolo Cherubini" w:date="2021-02-22T12:21:00Z">
        <w:r w:rsidRPr="00562F0B">
          <w:rPr>
            <w:highlight w:val="green"/>
            <w:rPrChange w:id="268" w:author="Paolo Cherubini" w:date="2021-02-22T12:22:00Z">
              <w:rPr/>
            </w:rPrChange>
          </w:rPr>
          <w:t>Very good</w:t>
        </w:r>
      </w:ins>
      <w:ins w:id="269" w:author="Paolo Cherubini" w:date="2021-02-22T12:22:00Z">
        <w:r w:rsidRPr="00562F0B">
          <w:rPr>
            <w:highlight w:val="green"/>
            <w:rPrChange w:id="270" w:author="Paolo Cherubini" w:date="2021-02-22T12:22:00Z">
              <w:rPr/>
            </w:rPrChange>
          </w:rPr>
          <w:t xml:space="preserve">, but isn't too long? What journal would you like to submit? Wouldn't be better to condense in four </w:t>
        </w:r>
      </w:ins>
      <w:ins w:id="271" w:author="Paolo Cherubini" w:date="2021-02-22T12:23:00Z">
        <w:r w:rsidR="004F622E">
          <w:rPr>
            <w:highlight w:val="green"/>
          </w:rPr>
          <w:t>plus aims - f</w:t>
        </w:r>
      </w:ins>
      <w:ins w:id="272" w:author="Paolo Cherubini" w:date="2021-02-22T12:22:00Z">
        <w:r w:rsidRPr="00562F0B">
          <w:rPr>
            <w:highlight w:val="green"/>
            <w:rPrChange w:id="273" w:author="Paolo Cherubini" w:date="2021-02-22T12:22:00Z">
              <w:rPr/>
            </w:rPrChange>
          </w:rPr>
          <w:t>ive</w:t>
        </w:r>
      </w:ins>
      <w:ins w:id="274" w:author="Paolo Cherubini" w:date="2021-02-22T12:23:00Z">
        <w:r w:rsidR="004F622E">
          <w:rPr>
            <w:highlight w:val="green"/>
          </w:rPr>
          <w:t xml:space="preserve"> -</w:t>
        </w:r>
      </w:ins>
      <w:ins w:id="275" w:author="Paolo Cherubini" w:date="2021-02-22T12:22:00Z">
        <w:r w:rsidRPr="00562F0B">
          <w:rPr>
            <w:highlight w:val="green"/>
            <w:rPrChange w:id="276" w:author="Paolo Cherubini" w:date="2021-02-22T12:22:00Z">
              <w:rPr/>
            </w:rPrChange>
          </w:rPr>
          <w:t xml:space="preserve"> paras?</w:t>
        </w:r>
      </w:ins>
    </w:p>
    <w:p w14:paraId="0EBF32BB" w14:textId="77777777" w:rsidR="003F2ACD" w:rsidRDefault="00DA0D81">
      <w:pPr>
        <w:pStyle w:val="Heading1"/>
        <w:spacing w:line="480" w:lineRule="auto"/>
        <w:pPrChange w:id="277" w:author="Paolo Cherubini" w:date="2021-02-19T18:49:00Z">
          <w:pPr>
            <w:pStyle w:val="Heading1"/>
          </w:pPr>
        </w:pPrChange>
      </w:pPr>
      <w:bookmarkStart w:id="278" w:name="Materials"/>
      <w:bookmarkEnd w:id="167"/>
      <w:r>
        <w:t>Materials and Methods</w:t>
      </w:r>
    </w:p>
    <w:p w14:paraId="5809DF4A" w14:textId="77777777" w:rsidR="003F2ACD" w:rsidRDefault="00DA0D81">
      <w:pPr>
        <w:pStyle w:val="Heading2"/>
        <w:spacing w:line="480" w:lineRule="auto"/>
        <w:pPrChange w:id="279" w:author="Paolo Cherubini" w:date="2021-02-19T18:49:00Z">
          <w:pPr>
            <w:pStyle w:val="Heading2"/>
          </w:pPr>
        </w:pPrChange>
      </w:pPr>
      <w:r>
        <w:t>Data sources and preparation</w:t>
      </w:r>
    </w:p>
    <w:p w14:paraId="0DC7EBEF" w14:textId="27134E3F" w:rsidR="003F2ACD" w:rsidRDefault="00DA0D81">
      <w:pPr>
        <w:pStyle w:val="FirstParagraph"/>
        <w:tabs>
          <w:tab w:val="left" w:pos="4395"/>
        </w:tabs>
        <w:spacing w:line="480" w:lineRule="auto"/>
        <w:pPrChange w:id="280"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281" w:author="Paolo Cherubini" w:date="2021-02-22T16:56:00Z">
            <w:rPr/>
          </w:rPrChange>
        </w:rPr>
        <w:t>needleleaf</w:t>
      </w:r>
      <w:ins w:id="282" w:author="Paolo Cherubini" w:date="2021-02-22T16:53:00Z">
        <w:r w:rsidR="00D74F86">
          <w:t xml:space="preserve"> </w:t>
        </w:r>
      </w:ins>
      <w:ins w:id="283" w:author="Tala Awada" w:date="2021-02-28T15:12:00Z">
        <w:r w:rsidR="002B0C43">
          <w:t xml:space="preserve">(perhaps use “conifers” </w:t>
        </w:r>
      </w:ins>
      <w:ins w:id="284" w:author="Paolo Cherubini" w:date="2021-02-22T16:53:00Z">
        <w:r w:rsidR="00D74F86" w:rsidRPr="00E048C7">
          <w:rPr>
            <w:highlight w:val="green"/>
            <w:rPrChange w:id="285" w:author="Paolo Cherubini" w:date="2021-02-22T16:54:00Z">
              <w:rPr/>
            </w:rPrChange>
          </w:rPr>
          <w:t xml:space="preserve">I find it good needed definition but I never </w:t>
        </w:r>
      </w:ins>
      <w:ins w:id="286" w:author="Paolo Cherubini" w:date="2021-02-22T16:54:00Z">
        <w:r w:rsidR="00E048C7" w:rsidRPr="00E048C7">
          <w:rPr>
            <w:highlight w:val="green"/>
            <w:rPrChange w:id="287" w:author="Paolo Cherubini" w:date="2021-02-22T16:54:00Z">
              <w:rPr/>
            </w:rPrChange>
          </w:rPr>
          <w:t>heard it, are you sure it exists?</w:t>
        </w:r>
      </w:ins>
      <w:r>
        <w:t xml:space="preserve"> evergreen, and boreal needleleaf evergreen </w:t>
      </w:r>
      <w:ins w:id="288" w:author="Tala Awada" w:date="2021-02-28T15:13:00Z">
        <w:r w:rsidR="002B0C43">
          <w:t>(what is the difference between needl</w:t>
        </w:r>
      </w:ins>
      <w:ins w:id="289" w:author="Tala Awada" w:date="2021-02-28T15:14:00Z">
        <w:r w:rsidR="002B0C43">
          <w:t>el</w:t>
        </w:r>
      </w:ins>
      <w:ins w:id="290" w:author="Tala Awada" w:date="2021-02-28T15:13:00Z">
        <w:r w:rsidR="002B0C43">
          <w:t xml:space="preserve">eaf and boreal </w:t>
        </w:r>
        <w:r w:rsidR="002B0C43">
          <w:lastRenderedPageBreak/>
          <w:t>need</w:t>
        </w:r>
      </w:ins>
      <w:ins w:id="291" w:author="Tala Awada" w:date="2021-02-28T15:14:00Z">
        <w:r w:rsidR="002B0C43">
          <w:t>le</w:t>
        </w:r>
      </w:ins>
      <w:ins w:id="292"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w:t>
      </w:r>
      <w:del w:id="293" w:author="Tala Awada" w:date="2021-02-28T15:15:00Z">
        <w:r w:rsidDel="002B0C43">
          <w:delText xml:space="preserve">handle </w:delText>
        </w:r>
      </w:del>
      <w:ins w:id="294" w:author="Tala Awada" w:date="2021-02-28T15:15:00Z">
        <w:r w:rsidR="002B0C43">
          <w:t xml:space="preserve">perform under </w:t>
        </w:r>
      </w:ins>
      <w:del w:id="295" w:author="Tala Awada" w:date="2021-02-28T15:15:00Z">
        <w:r w:rsidDel="002B0C43">
          <w:delText xml:space="preserve">challenges presented by </w:delText>
        </w:r>
      </w:del>
      <w:r>
        <w:t>varying methodologies and forest types.</w:t>
      </w:r>
    </w:p>
    <w:p w14:paraId="49B2DF54" w14:textId="77777777" w:rsidR="003F2ACD" w:rsidRDefault="00DA0D81">
      <w:pPr>
        <w:pStyle w:val="BodyText"/>
        <w:spacing w:line="480" w:lineRule="auto"/>
        <w:pPrChange w:id="296"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55C9FBD3" w:rsidR="003F2ACD" w:rsidRDefault="00DA0D81">
      <w:pPr>
        <w:pStyle w:val="BodyText"/>
        <w:spacing w:line="480" w:lineRule="auto"/>
        <w:pPrChange w:id="297"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298" w:author="Tala Awada" w:date="2021-02-28T15:18:00Z">
        <w:r w:rsidR="00BF5859">
          <w:t>on or criteria (bot</w:t>
        </w:r>
      </w:ins>
      <w:ins w:id="299" w:author="Tala Awada" w:date="2021-02-28T15:19:00Z">
        <w:r w:rsidR="00BF5859">
          <w:t>h correct)</w:t>
        </w:r>
      </w:ins>
      <w:del w:id="300" w:author="Tala Awada" w:date="2021-02-28T15:16:00Z">
        <w:r w:rsidDel="002B0C43">
          <w:delText>a</w:delText>
        </w:r>
      </w:del>
      <w:r>
        <w:t xml:space="preserve"> was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F7F121" w14:textId="77777777" w:rsidR="003F2ACD" w:rsidRDefault="00DA0D81">
      <w:pPr>
        <w:pStyle w:val="BodyText"/>
        <w:spacing w:line="480" w:lineRule="auto"/>
        <w:pPrChange w:id="301"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DEA395B" w14:textId="77777777" w:rsidR="003F2ACD" w:rsidRDefault="00DA0D81">
      <w:pPr>
        <w:pStyle w:val="BodyText"/>
        <w:spacing w:line="480" w:lineRule="auto"/>
        <w:pPrChange w:id="302"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DA74501" w14:textId="77777777" w:rsidR="003F2ACD" w:rsidRDefault="00DA0D81">
      <w:pPr>
        <w:pStyle w:val="BodyText"/>
        <w:spacing w:line="480" w:lineRule="auto"/>
        <w:pPrChange w:id="303"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304" w:author="Paolo Cherubini" w:date="2021-02-19T18:49:00Z">
          <w:pPr>
            <w:pStyle w:val="Heading2"/>
          </w:pPr>
        </w:pPrChange>
      </w:pPr>
      <w:bookmarkStart w:id="305" w:name="Analysis"/>
      <w:ins w:id="306" w:author="Tala Awada" w:date="2021-02-28T15:20:00Z">
        <w:r>
          <w:t xml:space="preserve">Data </w:t>
        </w:r>
      </w:ins>
      <w:r w:rsidR="00DA0D81">
        <w:t xml:space="preserve">Analysis </w:t>
      </w:r>
      <w:del w:id="307" w:author="Tala Awada" w:date="2021-02-28T15:19:00Z">
        <w:r w:rsidR="00DA0D81" w:rsidDel="00BF5859">
          <w:delText>methods</w:delText>
        </w:r>
      </w:del>
    </w:p>
    <w:p w14:paraId="2EAF0295" w14:textId="0FCD3B82" w:rsidR="003F2ACD" w:rsidRDefault="00BF5859">
      <w:pPr>
        <w:pStyle w:val="FirstParagraph"/>
        <w:spacing w:line="480" w:lineRule="auto"/>
        <w:pPrChange w:id="308" w:author="Paolo Cherubini" w:date="2021-02-19T18:49:00Z">
          <w:pPr>
            <w:pStyle w:val="FirstParagraph"/>
          </w:pPr>
        </w:pPrChange>
      </w:pPr>
      <w:ins w:id="309" w:author="Tala Awada" w:date="2021-02-28T15:20:00Z">
        <w:r>
          <w:t xml:space="preserve">Data </w:t>
        </w:r>
      </w:ins>
      <w:del w:id="310" w:author="Tala Awada" w:date="2021-02-28T15:20:00Z">
        <w:r w:rsidR="00DA0D81" w:rsidDel="00BF5859">
          <w:delText xml:space="preserve">Our </w:delText>
        </w:r>
      </w:del>
      <w:r w:rsidR="00DA0D81">
        <w:t>analysis consisted of two main steps: (1) identif</w:t>
      </w:r>
      <w:ins w:id="311" w:author="Tala Awada" w:date="2021-02-28T15:21:00Z">
        <w:r>
          <w:t>ying</w:t>
        </w:r>
      </w:ins>
      <w:del w:id="312" w:author="Tala Awada" w:date="2021-02-28T15:21:00Z">
        <w:r w:rsidR="00DA0D81" w:rsidDel="00BF5859">
          <w:delText>icatio</w:delText>
        </w:r>
      </w:del>
      <w:del w:id="313" w:author="Tala Awada" w:date="2021-02-28T15:20:00Z">
        <w:r w:rsidR="00DA0D81" w:rsidDel="00BF5859">
          <w:delText>n</w:delText>
        </w:r>
      </w:del>
      <w:r w:rsidR="00DA0D81">
        <w:t xml:space="preserve"> </w:t>
      </w:r>
      <w:del w:id="314" w:author="Tala Awada" w:date="2021-02-28T15:21:00Z">
        <w:r w:rsidR="00DA0D81" w:rsidDel="00BF5859">
          <w:delText xml:space="preserve">of </w:delText>
        </w:r>
      </w:del>
      <w:r w:rsidR="00DA0D81">
        <w:t xml:space="preserve">the most important climate drivers and the time window over which they operate,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xml:space="preserve">). We note that step 1 could </w:t>
      </w:r>
      <w:r w:rsidR="00DA0D81">
        <w:lastRenderedPageBreak/>
        <w:t>be performed separately for each site-species combination, but for purposes of this analysis we sought to identify site-level climate drivers.</w:t>
      </w:r>
    </w:p>
    <w:p w14:paraId="0B02C8CD" w14:textId="77777777" w:rsidR="003F2ACD" w:rsidRDefault="00DA0D81">
      <w:pPr>
        <w:pStyle w:val="CaptionedFigure"/>
        <w:spacing w:line="480" w:lineRule="auto"/>
        <w:pPrChange w:id="315" w:author="Paolo Cherubini" w:date="2021-02-19T18:49:00Z">
          <w:pPr>
            <w:pStyle w:val="CaptionedFigure"/>
          </w:pPr>
        </w:pPrChange>
      </w:pPr>
      <w:r>
        <w:rPr>
          <w:noProof/>
        </w:rPr>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316" w:author="Paolo Cherubini" w:date="2021-02-19T18:49:00Z">
          <w:pPr>
            <w:pStyle w:val="ImageCaption"/>
          </w:pPr>
        </w:pPrChange>
      </w:pPr>
      <w:r>
        <w:rPr>
          <w:b/>
        </w:rPr>
        <w:t>Figure 1 | Schematic illustrat</w:t>
      </w:r>
      <w:ins w:id="317" w:author="Paolo Cherubini" w:date="2021-02-22T17:03:00Z">
        <w:r w:rsidR="00E16E3F">
          <w:rPr>
            <w:b/>
          </w:rPr>
          <w:t>ion of</w:t>
        </w:r>
      </w:ins>
      <w:del w:id="318" w:author="Paolo Cherubini" w:date="2021-02-22T17:03:00Z">
        <w:r w:rsidDel="00E16E3F">
          <w:rPr>
            <w:b/>
          </w:rPr>
          <w:delText>ing</w:delText>
        </w:r>
      </w:del>
      <w:r>
        <w:rPr>
          <w:b/>
        </w:rPr>
        <w:t xml:space="preserve"> </w:t>
      </w:r>
      <w:ins w:id="319" w:author="Tala Awada" w:date="2021-02-28T15:22:00Z">
        <w:r w:rsidR="00BF5859">
          <w:rPr>
            <w:b/>
          </w:rPr>
          <w:t xml:space="preserve">the </w:t>
        </w:r>
      </w:ins>
      <w:del w:id="320" w:author="Tala Awada" w:date="2021-02-28T15:22:00Z">
        <w:r w:rsidDel="00BF5859">
          <w:rPr>
            <w:b/>
          </w:rPr>
          <w:delText xml:space="preserve">our </w:delText>
        </w:r>
      </w:del>
      <w:r>
        <w:rPr>
          <w:b/>
        </w:rPr>
        <w:t>analysis process.</w:t>
      </w:r>
      <w:r>
        <w:t xml:space="preserve"> In step 1, the R package</w:t>
      </w:r>
      <w:r w:rsidRPr="00E16E3F">
        <w:rPr>
          <w:i w:val="0"/>
          <w:rPrChange w:id="321" w:author="Paolo Cherubini" w:date="2021-02-22T17:03:00Z">
            <w:rPr/>
          </w:rPrChange>
        </w:rPr>
        <w:t xml:space="preserve"> </w:t>
      </w:r>
      <w:proofErr w:type="spellStart"/>
      <w:r w:rsidRPr="00E16E3F">
        <w:rPr>
          <w:i w:val="0"/>
          <w:rPrChange w:id="322" w:author="Paolo Cherubini" w:date="2021-02-22T17:03:00Z">
            <w:rPr/>
          </w:rPrChange>
        </w:rPr>
        <w:t>climwin</w:t>
      </w:r>
      <w:proofErr w:type="spellEnd"/>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at the site. In step 2, a GLS model is used to produce a combined model with the previously identified drivers, reconstructed </w:t>
      </w:r>
      <w:r w:rsidRPr="00E16E3F">
        <w:rPr>
          <w:i w:val="0"/>
          <w:rPrChange w:id="323" w:author="Paolo Cherubini" w:date="2021-02-22T17:04:00Z">
            <w:rPr/>
          </w:rPrChange>
        </w:rPr>
        <w:t>DBH</w:t>
      </w:r>
      <w:r>
        <w:t>, and year.</w:t>
      </w:r>
    </w:p>
    <w:p w14:paraId="57FAB413" w14:textId="77777777" w:rsidR="003F2ACD" w:rsidRDefault="00DA0D81">
      <w:pPr>
        <w:pStyle w:val="Heading3"/>
        <w:spacing w:line="480" w:lineRule="auto"/>
        <w:pPrChange w:id="324" w:author="Paolo Cherubini" w:date="2021-02-19T18:49:00Z">
          <w:pPr>
            <w:pStyle w:val="Heading3"/>
          </w:pPr>
        </w:pPrChange>
      </w:pPr>
      <w:r>
        <w:t>Climate variable selection</w:t>
      </w:r>
    </w:p>
    <w:p w14:paraId="47DB2F18" w14:textId="2E55235C" w:rsidR="003F2ACD" w:rsidRDefault="00DA0D81">
      <w:pPr>
        <w:pStyle w:val="FirstParagraph"/>
        <w:spacing w:line="480" w:lineRule="auto"/>
        <w:pPrChange w:id="325"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w:t>
      </w:r>
      <w:ins w:id="326" w:author="Tala Awada" w:date="2021-02-28T15:23:00Z">
        <w:r w:rsidR="00BF5859">
          <w:t>t</w:t>
        </w:r>
      </w:ins>
      <w:r>
        <w:t xml:space="preserve">ting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327"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328" w:author="Paolo Cherubini" w:date="2021-02-22T17:05:00Z">
            <w:rPr>
              <w:rStyle w:val="VerbatimChar"/>
            </w:rPr>
          </w:rPrChange>
        </w:rPr>
        <w:t>sp</w:t>
      </w:r>
      <w:proofErr w:type="spellEnd"/>
      <w:r w:rsidRPr="00F670E1">
        <w:rPr>
          <w:rStyle w:val="VerbatimChar"/>
          <w:rFonts w:ascii="Palatino Linotype" w:hAnsi="Palatino Linotype"/>
          <w:rPrChange w:id="329" w:author="Paolo Cherubini" w:date="2021-02-22T17:05:00Z">
            <w:rPr>
              <w:rStyle w:val="VerbatimChar"/>
            </w:rPr>
          </w:rPrChange>
        </w:rPr>
        <w:t xml:space="preserve">) + (1 | </w:t>
      </w:r>
      <w:proofErr w:type="spellStart"/>
      <w:r w:rsidRPr="00F670E1">
        <w:rPr>
          <w:rStyle w:val="VerbatimChar"/>
          <w:rFonts w:ascii="Palatino Linotype" w:hAnsi="Palatino Linotype"/>
          <w:rPrChange w:id="330" w:author="Paolo Cherubini" w:date="2021-02-22T17:05:00Z">
            <w:rPr>
              <w:rStyle w:val="VerbatimChar"/>
            </w:rPr>
          </w:rPrChange>
        </w:rPr>
        <w:t>treeID</w:t>
      </w:r>
      <w:proofErr w:type="spellEnd"/>
      <w:r w:rsidRPr="00F670E1">
        <w:rPr>
          <w:rStyle w:val="VerbatimChar"/>
          <w:rFonts w:ascii="Palatino Linotype" w:hAnsi="Palatino Linotype"/>
          <w:rPrChange w:id="331"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332" w:author="Paolo Cherubini" w:date="2021-02-22T17:05:00Z">
            <w:rPr>
              <w:rStyle w:val="VerbatimChar"/>
            </w:rPr>
          </w:rPrChange>
        </w:rPr>
        <w:t>climate</w:t>
      </w:r>
      <w:r w:rsidRPr="00F670E1">
        <w:t xml:space="preserve"> specifies one of the climate drivers in the climate variable group, analyzed over one of all possible combinations of </w:t>
      </w:r>
      <w:r w:rsidRPr="00F670E1">
        <w:lastRenderedPageBreak/>
        <w:t>consecutive months over a 15</w:t>
      </w:r>
      <w:ins w:id="333" w:author="Tala Awada" w:date="2021-02-28T15:23:00Z">
        <w:r w:rsidR="00BF5859">
          <w:t>-</w:t>
        </w:r>
      </w:ins>
      <w:del w:id="334" w:author="Tala Awada" w:date="2021-02-28T15:23:00Z">
        <w:r w:rsidRPr="00F670E1" w:rsidDel="00BF5859">
          <w:delText xml:space="preserve"> </w:delText>
        </w:r>
      </w:del>
      <w:r w:rsidRPr="00F670E1">
        <w:t xml:space="preserve">month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3EAA7EAA" w14:textId="77777777" w:rsidR="003F2ACD" w:rsidRDefault="00DA0D81">
      <w:pPr>
        <w:pStyle w:val="BodyText"/>
        <w:spacing w:line="480" w:lineRule="auto"/>
        <w:pPrChange w:id="335"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2DCA1C85" w14:textId="77777777" w:rsidR="003F2ACD" w:rsidRDefault="00DA0D81">
      <w:pPr>
        <w:pStyle w:val="Heading3"/>
        <w:spacing w:line="480" w:lineRule="auto"/>
        <w:pPrChange w:id="336" w:author="Paolo Cherubini" w:date="2021-02-19T18:49:00Z">
          <w:pPr>
            <w:pStyle w:val="Heading3"/>
          </w:pPr>
        </w:pPrChange>
      </w:pPr>
      <w:bookmarkStart w:id="337" w:name="Combining"/>
      <w:r>
        <w:t>Combining drivers in GLS model</w:t>
      </w:r>
    </w:p>
    <w:p w14:paraId="3DB4EF36" w14:textId="77777777" w:rsidR="003F2ACD" w:rsidRDefault="00DA0D81">
      <w:pPr>
        <w:pStyle w:val="FirstParagraph"/>
        <w:spacing w:line="480" w:lineRule="auto"/>
        <w:pPrChange w:id="338"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6149BCBD" w14:textId="6FFF26B7" w:rsidR="003F2ACD" w:rsidRDefault="00DA0D81">
      <w:pPr>
        <w:pStyle w:val="BodyText"/>
        <w:spacing w:line="480" w:lineRule="auto"/>
        <w:pPrChange w:id="339" w:author="Paolo Cherubini" w:date="2021-02-19T18:49:00Z">
          <w:pPr>
            <w:pStyle w:val="BodyText"/>
          </w:pPr>
        </w:pPrChange>
      </w:pPr>
      <w:del w:id="340" w:author="Tala Awada" w:date="2021-02-28T15:24:00Z">
        <w:r w:rsidDel="00BF5859">
          <w:lastRenderedPageBreak/>
          <w:delText xml:space="preserve">Before </w:delText>
        </w:r>
      </w:del>
      <w:ins w:id="341" w:author="Tala Awada" w:date="2021-02-28T15:24:00Z">
        <w:r w:rsidR="00BF5859">
          <w:t xml:space="preserve">Prior to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69AF9229" w:rsidR="003F2ACD" w:rsidRDefault="00DA0D81">
      <w:pPr>
        <w:pStyle w:val="BodyText"/>
        <w:spacing w:line="480" w:lineRule="auto"/>
        <w:pPrChange w:id="342" w:author="Paolo Cherubini" w:date="2021-02-19T18:49:00Z">
          <w:pPr>
            <w:pStyle w:val="BodyText"/>
          </w:pPr>
        </w:pPrChange>
      </w:pPr>
      <w:r>
        <w:t>For each species</w:t>
      </w:r>
      <w:ins w:id="343" w:author="Tala Awada" w:date="2021-02-28T15:24:00Z">
        <w:r w:rsidR="00BF5859">
          <w:t>,</w:t>
        </w:r>
      </w:ins>
      <w:r>
        <w:t xml:space="preserve"> </w:t>
      </w:r>
      <w:del w:id="344" w:author="Tala Awada" w:date="2021-02-28T15:24:00Z">
        <w:r w:rsidDel="00BF5859">
          <w:delText xml:space="preserve">independently, </w:delText>
        </w:r>
      </w:del>
      <w:r>
        <w:t xml:space="preserve">we </w:t>
      </w:r>
      <w:ins w:id="345" w:author="Tala Awada" w:date="2021-02-28T15:24:00Z">
        <w:r w:rsidR="00BF5859">
          <w:t xml:space="preserve">independently </w:t>
        </w:r>
      </w:ins>
      <w:r>
        <w:t xml:space="preserve">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346"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347"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77777777" w:rsidR="003F2ACD" w:rsidRDefault="00DA0D81">
      <w:pPr>
        <w:pStyle w:val="BodyText"/>
        <w:spacing w:line="480" w:lineRule="auto"/>
        <w:pPrChange w:id="348"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364DD5F5" w14:textId="77777777" w:rsidR="003F2ACD" w:rsidRDefault="00DA0D81">
      <w:pPr>
        <w:pStyle w:val="BodyText"/>
        <w:spacing w:line="480" w:lineRule="auto"/>
        <w:pPrChange w:id="349"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77777777" w:rsidR="003F2ACD" w:rsidRDefault="00DA0D81">
      <w:pPr>
        <w:pStyle w:val="BodyText"/>
        <w:spacing w:line="480" w:lineRule="auto"/>
        <w:pPrChange w:id="350"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an </w:t>
      </w:r>
      <m:oMath>
        <m:r>
          <w:rPr>
            <w:rFonts w:ascii="Cambria Math" w:hAnsi="Cambria Math"/>
          </w:rPr>
          <m:t>DBH</m:t>
        </m:r>
      </m:oMath>
      <w:r w:rsidRPr="00BF5859">
        <w:t xml:space="preserve"> x </w:t>
      </w:r>
      <w:r w:rsidRPr="00BF5859">
        <w:rPr>
          <w:rStyle w:val="VerbatimChar"/>
          <w:rFonts w:ascii="Palatino Linotype" w:hAnsi="Palatino Linotype"/>
          <w:rPrChange w:id="351"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big-tree selection bias</w:t>
      </w:r>
      <w:del w:id="352"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CED2EC" w14:textId="77777777" w:rsidR="003F2ACD" w:rsidRDefault="00DA0D81">
      <w:pPr>
        <w:pStyle w:val="BodyText"/>
        <w:spacing w:line="480" w:lineRule="auto"/>
        <w:pPrChange w:id="353"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354" w:author="Paolo Cherubini" w:date="2021-02-19T18:49:00Z">
          <w:pPr>
            <w:pStyle w:val="Heading1"/>
          </w:pPr>
        </w:pPrChange>
      </w:pPr>
      <w:bookmarkStart w:id="355" w:name="Results"/>
      <w:bookmarkEnd w:id="278"/>
      <w:bookmarkEnd w:id="305"/>
      <w:bookmarkEnd w:id="337"/>
      <w:r>
        <w:t>Results</w:t>
      </w:r>
    </w:p>
    <w:p w14:paraId="642074D6" w14:textId="77777777" w:rsidR="003F2ACD" w:rsidRDefault="00DA0D81">
      <w:pPr>
        <w:pStyle w:val="Heading2"/>
        <w:spacing w:line="480" w:lineRule="auto"/>
        <w:pPrChange w:id="356" w:author="Paolo Cherubini" w:date="2021-02-19T18:49:00Z">
          <w:pPr>
            <w:pStyle w:val="Heading2"/>
          </w:pPr>
        </w:pPrChange>
      </w:pPr>
      <w:r>
        <w:t>Climate sensitivity</w:t>
      </w:r>
    </w:p>
    <w:p w14:paraId="4C2F1E31" w14:textId="77777777" w:rsidR="003F2ACD" w:rsidRDefault="00DA0D81">
      <w:pPr>
        <w:pStyle w:val="FirstParagraph"/>
        <w:spacing w:line="480" w:lineRule="auto"/>
        <w:pPrChange w:id="357"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6A61F95" w14:textId="77777777" w:rsidR="003F2ACD" w:rsidRDefault="00DA0D81">
      <w:pPr>
        <w:pStyle w:val="CaptionedFigure"/>
        <w:spacing w:line="480" w:lineRule="auto"/>
        <w:pPrChange w:id="358"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359"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77777777" w:rsidR="003F2ACD" w:rsidRDefault="00DA0D81">
      <w:pPr>
        <w:pStyle w:val="BodyText"/>
        <w:spacing w:line="480" w:lineRule="auto"/>
        <w:pPrChange w:id="360"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3A90760" w14:textId="77777777" w:rsidR="003F2ACD" w:rsidRDefault="00DA0D81">
      <w:pPr>
        <w:pStyle w:val="BodyText"/>
        <w:spacing w:line="480" w:lineRule="auto"/>
        <w:pPrChange w:id="361"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362" w:author="Paolo Cherubini" w:date="2021-02-19T18:49:00Z">
          <w:pPr>
            <w:pStyle w:val="CaptionedFigure"/>
          </w:pPr>
        </w:pPrChange>
      </w:pPr>
      <w:r>
        <w:rPr>
          <w:noProof/>
        </w:rPr>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363"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364"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365"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77777777" w:rsidR="003F2ACD" w:rsidRDefault="00DA0D81">
      <w:pPr>
        <w:pStyle w:val="BodyText"/>
        <w:spacing w:line="480" w:lineRule="auto"/>
        <w:pPrChange w:id="366"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1B467B48" w14:textId="77777777" w:rsidR="003F2ACD" w:rsidRDefault="00DA0D81">
      <w:pPr>
        <w:pStyle w:val="BodyText"/>
        <w:spacing w:line="480" w:lineRule="auto"/>
        <w:pPrChange w:id="367"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79F44368" w14:textId="77777777" w:rsidR="003F2ACD" w:rsidRDefault="00DA0D81">
      <w:pPr>
        <w:pStyle w:val="Heading2"/>
        <w:spacing w:line="480" w:lineRule="auto"/>
        <w:pPrChange w:id="368" w:author="Paolo Cherubini" w:date="2021-02-19T18:49:00Z">
          <w:pPr>
            <w:pStyle w:val="Heading2"/>
          </w:pPr>
        </w:pPrChange>
      </w:pPr>
      <w:bookmarkStart w:id="369" w:name="Influence"/>
      <w:r>
        <w:t>Influence of DBH</w:t>
      </w:r>
    </w:p>
    <w:p w14:paraId="2ACAED36" w14:textId="77777777" w:rsidR="003F2ACD" w:rsidRDefault="00DA0D81">
      <w:pPr>
        <w:pStyle w:val="FirstParagraph"/>
        <w:spacing w:line="480" w:lineRule="auto"/>
        <w:pPrChange w:id="370"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371"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372"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373"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374"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375" w:author="Paolo Cherubini" w:date="2021-02-19T18:49:00Z">
          <w:pPr>
            <w:pStyle w:val="Heading2"/>
          </w:pPr>
        </w:pPrChange>
      </w:pPr>
      <w:bookmarkStart w:id="376" w:name="Additive"/>
      <w:bookmarkEnd w:id="369"/>
      <w:r>
        <w:lastRenderedPageBreak/>
        <w:t>Additive and interactive effects of climate and DBH</w:t>
      </w:r>
    </w:p>
    <w:p w14:paraId="76FEE1C1" w14:textId="77777777" w:rsidR="003F2ACD" w:rsidRDefault="00DA0D81">
      <w:pPr>
        <w:pStyle w:val="FirstParagraph"/>
        <w:spacing w:line="480" w:lineRule="auto"/>
        <w:pPrChange w:id="377"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378"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379"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380"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381"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382" w:author="Paolo Cherubini" w:date="2021-02-19T18:49:00Z">
          <w:pPr>
            <w:pStyle w:val="ImageCaption"/>
          </w:pPr>
        </w:pPrChange>
      </w:pPr>
      <w:r>
        <w:rPr>
          <w:b/>
        </w:rPr>
        <w:t xml:space="preserve">Figure 5 | Examples of climate - </w:t>
      </w:r>
      <w:r w:rsidRPr="00A71CF0">
        <w:rPr>
          <w:b/>
          <w:i w:val="0"/>
          <w:rPrChange w:id="383"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384" w:author="Paolo Cherubini" w:date="2021-02-19T18:49:00Z">
          <w:pPr>
            <w:pStyle w:val="Heading2"/>
          </w:pPr>
        </w:pPrChange>
      </w:pPr>
      <w:bookmarkStart w:id="385" w:name="Effects"/>
      <w:bookmarkEnd w:id="376"/>
      <w:r>
        <w:lastRenderedPageBreak/>
        <w:t>Effects of year</w:t>
      </w:r>
    </w:p>
    <w:p w14:paraId="2BC43B34" w14:textId="77777777" w:rsidR="003F2ACD" w:rsidRDefault="00DA0D81">
      <w:pPr>
        <w:pStyle w:val="FirstParagraph"/>
        <w:spacing w:line="480" w:lineRule="auto"/>
        <w:pPrChange w:id="386"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387"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388"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389"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390"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391" w:author="Paolo Cherubini" w:date="2021-02-19T18:49:00Z">
          <w:pPr>
            <w:pStyle w:val="ImageCaption"/>
          </w:pPr>
        </w:pPrChange>
      </w:pPr>
      <w:r>
        <w:rPr>
          <w:b/>
        </w:rPr>
        <w:t xml:space="preserve">Figure 6 | Effect of year, when included in the best model, on </w:t>
      </w:r>
      <w:r w:rsidRPr="00687570">
        <w:rPr>
          <w:b/>
          <w:i w:val="0"/>
          <w:rPrChange w:id="392"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393" w:author="Paolo Cherubini" w:date="2021-02-19T18:49:00Z">
          <w:pPr>
            <w:pStyle w:val="Heading1"/>
          </w:pPr>
        </w:pPrChange>
      </w:pPr>
      <w:bookmarkStart w:id="394" w:name="Discussion"/>
      <w:bookmarkEnd w:id="355"/>
      <w:bookmarkEnd w:id="385"/>
      <w:r>
        <w:t>Discussion</w:t>
      </w:r>
    </w:p>
    <w:p w14:paraId="074C4DA3" w14:textId="7668368B" w:rsidR="003F2ACD" w:rsidRDefault="00DA0D81">
      <w:pPr>
        <w:pStyle w:val="FirstParagraph"/>
        <w:spacing w:line="480" w:lineRule="auto"/>
        <w:pPrChange w:id="395" w:author="Paolo Cherubini" w:date="2021-02-19T18:49:00Z">
          <w:pPr>
            <w:pStyle w:val="FirstParagraph"/>
          </w:pPr>
        </w:pPrChange>
      </w:pPr>
      <w:del w:id="396" w:author="Tala Awada" w:date="2021-02-28T15:37:00Z">
        <w:r w:rsidDel="00A63E3C">
          <w:delText>Our new</w:delText>
        </w:r>
      </w:del>
      <w:ins w:id="397" w:author="Tala Awada" w:date="2021-02-28T15:37:00Z">
        <w:r w:rsidR="00A63E3C">
          <w:t>Our proposed</w:t>
        </w:r>
      </w:ins>
      <w:r>
        <w:t xml:space="preserve"> tree-ring analysis </w:t>
      </w:r>
      <w:del w:id="398" w:author="Tala Awada" w:date="2021-02-28T15:37:00Z">
        <w:r w:rsidDel="00A63E3C">
          <w:delText xml:space="preserve">method </w:delText>
        </w:r>
      </w:del>
      <w:ins w:id="399" w:author="Tala Awada" w:date="2021-02-28T15:37:00Z">
        <w:r w:rsidR="00A63E3C">
          <w:t xml:space="preserve">approach </w:t>
        </w:r>
      </w:ins>
      <w:r>
        <w:t xml:space="preserve">allows simultaneous consideration of the effects of dominant climate drivers, </w:t>
      </w:r>
      <w:del w:id="400" w:author="Tala Awada" w:date="2021-02-28T15:38:00Z">
        <w:r w:rsidDel="00A63E3C">
          <w:delText xml:space="preserve">tree size, and </w:delText>
        </w:r>
      </w:del>
      <w:r>
        <w:t>slowly changing environment</w:t>
      </w:r>
      <w:ins w:id="401" w:author="Tala Awada" w:date="2021-02-28T15:38:00Z">
        <w:r w:rsidR="00A63E3C">
          <w:t>, and tree size</w:t>
        </w:r>
      </w:ins>
      <w:del w:id="402" w:author="Tala Awada" w:date="2021-02-28T15:38:00Z">
        <w:r w:rsidDel="00A63E3C">
          <w:delText>al</w:delText>
        </w:r>
      </w:del>
      <w:r>
        <w:t xml:space="preserve"> </w:t>
      </w:r>
      <w:del w:id="403" w:author="Tala Awada" w:date="2021-02-28T15:39:00Z">
        <w:r w:rsidDel="00A63E3C">
          <w:delText xml:space="preserve">conditions </w:delText>
        </w:r>
      </w:del>
      <w:r>
        <w:t>on annual growth</w:t>
      </w:r>
      <w:ins w:id="404" w:author="Tala Awada" w:date="2021-02-28T15:39:00Z">
        <w:r w:rsidR="00A63E3C">
          <w:t xml:space="preserve"> in multiple forest types and species</w:t>
        </w:r>
      </w:ins>
      <w:r>
        <w:t xml:space="preserve"> (Fig. 1), yielding results that are consistent with those that would be obtained using conventional methods (Figs. 2, S11-S14; Table S5) while offering a </w:t>
      </w:r>
      <w:r w:rsidRPr="00A63E3C">
        <w:rPr>
          <w:strike/>
          <w:highlight w:val="cyan"/>
          <w:rPrChange w:id="405" w:author="Tala Awada" w:date="2021-02-28T15:40:00Z">
            <w:rPr/>
          </w:rPrChange>
        </w:rPr>
        <w:t>fuller picture</w:t>
      </w:r>
      <w:ins w:id="406" w:author="Paolo Cherubini" w:date="2021-02-22T17:19:00Z">
        <w:r w:rsidR="00687570" w:rsidRPr="00A63E3C">
          <w:rPr>
            <w:strike/>
            <w:rPrChange w:id="407" w:author="Tala Awada" w:date="2021-02-28T15:40:00Z">
              <w:rPr/>
            </w:rPrChange>
          </w:rPr>
          <w:t xml:space="preserve"> </w:t>
        </w:r>
        <w:r w:rsidR="00687570" w:rsidRPr="00A63E3C">
          <w:rPr>
            <w:strike/>
            <w:highlight w:val="green"/>
            <w:rPrChange w:id="408" w:author="Tala Awada" w:date="2021-02-28T15:40:00Z">
              <w:rPr/>
            </w:rPrChange>
          </w:rPr>
          <w:t>very vague,</w:t>
        </w:r>
        <w:r w:rsidR="00687570" w:rsidRPr="00A63E3C">
          <w:rPr>
            <w:strike/>
            <w:rPrChange w:id="409" w:author="Tala Awada" w:date="2021-02-28T15:40:00Z">
              <w:rPr/>
            </w:rPrChange>
          </w:rPr>
          <w:t xml:space="preserve"> </w:t>
        </w:r>
        <w:r w:rsidR="00687570" w:rsidRPr="00A63E3C">
          <w:rPr>
            <w:strike/>
            <w:highlight w:val="green"/>
            <w:rPrChange w:id="410" w:author="Tala Awada" w:date="2021-02-28T15:40:00Z">
              <w:rPr/>
            </w:rPrChange>
          </w:rPr>
          <w:t>what is better</w:t>
        </w:r>
        <w:r w:rsidR="00687570" w:rsidRPr="00A63E3C">
          <w:rPr>
            <w:strike/>
            <w:highlight w:val="green"/>
            <w:rPrChange w:id="411" w:author="Tala Awada" w:date="2021-02-28T15:40:00Z">
              <w:rPr>
                <w:highlight w:val="green"/>
              </w:rPr>
            </w:rPrChange>
          </w:rPr>
          <w:t>?</w:t>
        </w:r>
        <w:r w:rsidR="00687570" w:rsidRPr="00A63E3C">
          <w:rPr>
            <w:strike/>
            <w:highlight w:val="green"/>
            <w:rPrChange w:id="412" w:author="Tala Awada" w:date="2021-02-28T15:40:00Z">
              <w:rPr/>
            </w:rPrChange>
          </w:rPr>
          <w:t>, say it here</w:t>
        </w:r>
      </w:ins>
      <w:r>
        <w:t xml:space="preserve"> </w:t>
      </w:r>
      <w:ins w:id="413" w:author="Tala Awada" w:date="2021-02-28T15:40:00Z">
        <w:r w:rsidR="00A63E3C">
          <w:t xml:space="preserve">an integrated method to identify </w:t>
        </w:r>
      </w:ins>
      <w:del w:id="414"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415" w:author="Tala Awada" w:date="2021-02-28T15:41:00Z">
        <w:r w:rsidR="00A63E3C">
          <w:t xml:space="preserve">across different forest types, </w:t>
        </w:r>
      </w:ins>
      <w:r>
        <w:t>while yielding new insights made possible by th</w:t>
      </w:r>
      <w:ins w:id="416" w:author="Tala Awada" w:date="2021-02-28T15:42:00Z">
        <w:r w:rsidR="00A63E3C">
          <w:t>is novel</w:t>
        </w:r>
      </w:ins>
      <w:del w:id="417" w:author="Tala Awada" w:date="2021-02-28T15:42:00Z">
        <w:r w:rsidDel="00A63E3C">
          <w:delText>e</w:delText>
        </w:r>
      </w:del>
      <w:r>
        <w:t xml:space="preserve"> </w:t>
      </w:r>
      <w:ins w:id="418" w:author="Tala Awada" w:date="2021-02-28T15:42:00Z">
        <w:r w:rsidR="00A63E3C">
          <w:t xml:space="preserve">analysis </w:t>
        </w:r>
      </w:ins>
      <w:r>
        <w:t>approach</w:t>
      </w:r>
      <w:ins w:id="419" w:author="Paolo Cherubini" w:date="2021-02-22T17:20:00Z">
        <w:r w:rsidR="00687570">
          <w:t xml:space="preserve"> </w:t>
        </w:r>
        <w:r w:rsidR="00687570" w:rsidRPr="00687570">
          <w:rPr>
            <w:highlight w:val="green"/>
            <w:rPrChange w:id="420" w:author="Paolo Cherubini" w:date="2021-02-22T17:20:00Z">
              <w:rPr/>
            </w:rPrChange>
          </w:rPr>
          <w:t>again vague, not saying that much</w:t>
        </w:r>
      </w:ins>
      <w:r>
        <w:t>.</w:t>
      </w:r>
    </w:p>
    <w:p w14:paraId="154B1340" w14:textId="77777777" w:rsidR="003F2ACD" w:rsidRDefault="00DA0D81">
      <w:pPr>
        <w:pStyle w:val="Heading2"/>
        <w:spacing w:line="480" w:lineRule="auto"/>
        <w:pPrChange w:id="421" w:author="Paolo Cherubini" w:date="2021-02-19T18:49:00Z">
          <w:pPr>
            <w:pStyle w:val="Heading2"/>
          </w:pPr>
        </w:pPrChange>
      </w:pPr>
      <w:bookmarkStart w:id="422" w:name="Climate"/>
      <w:r>
        <w:t>Climate sensitivity</w:t>
      </w:r>
    </w:p>
    <w:p w14:paraId="7C2E3817" w14:textId="77777777" w:rsidR="003F2ACD" w:rsidRDefault="00DA0D81">
      <w:pPr>
        <w:pStyle w:val="FirstParagraph"/>
        <w:spacing w:line="480" w:lineRule="auto"/>
        <w:pPrChange w:id="423"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424" w:author="Paolo Cherubini" w:date="2021-02-22T17:20:00Z">
        <w:r w:rsidR="005534A1">
          <w:t xml:space="preserve"> </w:t>
        </w:r>
      </w:ins>
      <w:r>
        <w:t>–</w:t>
      </w:r>
      <w:ins w:id="425"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426" w:author="Paolo Cherubini" w:date="2021-02-22T17:21:00Z">
        <w:r w:rsidDel="005534A1">
          <w:delText>(</w:delText>
        </w:r>
      </w:del>
      <w:proofErr w:type="spellStart"/>
      <w:r>
        <w:t>Babst</w:t>
      </w:r>
      <w:proofErr w:type="spellEnd"/>
      <w:r>
        <w:t xml:space="preserve"> et al.</w:t>
      </w:r>
      <w:del w:id="427" w:author="Paolo Cherubini" w:date="2021-02-22T17:21:00Z">
        <w:r w:rsidDel="005534A1">
          <w:delText>,</w:delText>
        </w:r>
      </w:del>
      <w:r>
        <w:t xml:space="preserve"> </w:t>
      </w:r>
      <w:ins w:id="428"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429" w:author="Paolo Cherubini" w:date="2021-02-22T17:22:00Z">
        <w:r w:rsidDel="005534A1">
          <w:delText>,</w:delText>
        </w:r>
      </w:del>
      <w:r>
        <w:t xml:space="preserve"> tree growth is likely to be reduced by warming temperatures.</w:t>
      </w:r>
    </w:p>
    <w:p w14:paraId="142AD341" w14:textId="77777777" w:rsidR="003F2ACD" w:rsidRDefault="00DA0D81">
      <w:pPr>
        <w:pStyle w:val="BodyText"/>
        <w:spacing w:line="480" w:lineRule="auto"/>
        <w:pPrChange w:id="430" w:author="Paolo Cherubini" w:date="2021-02-19T18:49:00Z">
          <w:pPr>
            <w:pStyle w:val="BodyText"/>
          </w:pPr>
        </w:pPrChange>
      </w:pPr>
      <w:r w:rsidRPr="005534A1">
        <w:rPr>
          <w:b/>
          <w:highlight w:val="cyan"/>
          <w:rPrChange w:id="431"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432" w:author="Paolo Cherubini" w:date="2021-02-22T17:23:00Z">
        <w:r w:rsidR="005534A1">
          <w:t xml:space="preserve"> </w:t>
        </w:r>
        <w:r w:rsidR="005534A1" w:rsidRPr="005534A1">
          <w:rPr>
            <w:highlight w:val="green"/>
            <w:rPrChange w:id="433" w:author="Paolo Cherubini" w:date="2021-02-22T17:23:00Z">
              <w:rPr/>
            </w:rPrChange>
          </w:rPr>
          <w:t xml:space="preserve">maybe shorten it but of course </w:t>
        </w:r>
        <w:r w:rsidR="005534A1">
          <w:rPr>
            <w:highlight w:val="green"/>
          </w:rPr>
          <w:t>I wouldn'</w:t>
        </w:r>
      </w:ins>
      <w:ins w:id="434" w:author="Paolo Cherubini" w:date="2021-02-22T17:24:00Z">
        <w:r w:rsidR="005534A1">
          <w:rPr>
            <w:highlight w:val="green"/>
          </w:rPr>
          <w:t xml:space="preserve">t delete, it is </w:t>
        </w:r>
      </w:ins>
      <w:ins w:id="435" w:author="Paolo Cherubini" w:date="2021-02-22T17:23:00Z">
        <w:r w:rsidR="005534A1" w:rsidRPr="005534A1">
          <w:rPr>
            <w:highlight w:val="green"/>
            <w:rPrChange w:id="436" w:author="Paolo Cherubini" w:date="2021-02-22T17:23:00Z">
              <w:rPr/>
            </w:rPrChange>
          </w:rPr>
          <w:t>interesting to see the differences</w:t>
        </w:r>
      </w:ins>
    </w:p>
    <w:p w14:paraId="49F712B2" w14:textId="77777777" w:rsidR="003F2ACD" w:rsidRDefault="00DA0D81">
      <w:pPr>
        <w:pStyle w:val="BodyText"/>
        <w:spacing w:line="480" w:lineRule="auto"/>
        <w:pPrChange w:id="437"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438"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439" w:author="Paolo Cherubini" w:date="2021-02-19T18:49:00Z">
          <w:pPr>
            <w:pStyle w:val="Heading2"/>
          </w:pPr>
        </w:pPrChange>
      </w:pPr>
      <w:bookmarkStart w:id="440" w:name="Variation"/>
      <w:bookmarkEnd w:id="422"/>
      <w:r>
        <w:t xml:space="preserve">Variation with </w:t>
      </w:r>
      <m:oMath>
        <m:r>
          <m:rPr>
            <m:sty m:val="bi"/>
          </m:rPr>
          <w:rPr>
            <w:rFonts w:ascii="Cambria Math" w:hAnsi="Cambria Math"/>
          </w:rPr>
          <m:t>DBH</m:t>
        </m:r>
      </m:oMath>
    </w:p>
    <w:p w14:paraId="54511D73" w14:textId="77777777" w:rsidR="003F2ACD" w:rsidRDefault="00DA0D81">
      <w:pPr>
        <w:pStyle w:val="FirstParagraph"/>
        <w:spacing w:line="480" w:lineRule="auto"/>
        <w:pPrChange w:id="441"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442" w:author="Paolo Cherubini" w:date="2021-02-22T17:26:00Z">
        <w:r w:rsidR="00E27771">
          <w:t xml:space="preserve"> </w:t>
        </w:r>
      </w:ins>
      <w:r>
        <w:t>–</w:t>
      </w:r>
      <w:ins w:id="443" w:author="Paolo Cherubini" w:date="2021-02-22T17:26:00Z">
        <w:r w:rsidR="00E27771">
          <w:t xml:space="preserve"> </w:t>
        </w:r>
      </w:ins>
      <w:r>
        <w:t>was driven by two primary, interrelated factors: species ecology and stand history. Species that would have established in fairly open conditions</w:t>
      </w:r>
      <w:ins w:id="444" w:author="Paolo Cherubini" w:date="2021-02-22T17:26:00Z">
        <w:r w:rsidR="00E27771">
          <w:t xml:space="preserve"> </w:t>
        </w:r>
      </w:ins>
      <w:r>
        <w:t>–</w:t>
      </w:r>
      <w:ins w:id="445" w:author="Paolo Cherubini" w:date="2021-02-22T17:26:00Z">
        <w:r w:rsidR="00E27771">
          <w:t xml:space="preserve"> </w:t>
        </w:r>
      </w:ins>
      <w:r>
        <w:rPr>
          <w:i/>
        </w:rPr>
        <w:t>i.e.</w:t>
      </w:r>
      <w:r>
        <w:t>, shade-intolerant species (Table S2) and those at sites with more open canopies (e.g., LT, SC)</w:t>
      </w:r>
      <w:ins w:id="446" w:author="Paolo Cherubini" w:date="2021-02-22T17:26:00Z">
        <w:r w:rsidR="00C16CF3">
          <w:t xml:space="preserve"> </w:t>
        </w:r>
      </w:ins>
      <w:proofErr w:type="gramStart"/>
      <w:r>
        <w:t>–</w:t>
      </w:r>
      <w:ins w:id="447"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448"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449"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450" w:author="Paolo Cherubini" w:date="2021-02-19T18:49:00Z">
          <w:pPr>
            <w:pStyle w:val="Heading2"/>
          </w:pPr>
        </w:pPrChange>
      </w:pPr>
      <w:bookmarkStart w:id="451" w:name="Changing"/>
      <w:bookmarkEnd w:id="440"/>
      <w:r>
        <w:t>Changing growth rates</w:t>
      </w:r>
    </w:p>
    <w:p w14:paraId="62A4075E" w14:textId="77777777" w:rsidR="003F2ACD" w:rsidRDefault="00DA0D81">
      <w:pPr>
        <w:pStyle w:val="FirstParagraph"/>
        <w:spacing w:line="480" w:lineRule="auto"/>
        <w:pPrChange w:id="452"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453"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454"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455"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456" w:author="Paolo Cherubini" w:date="2021-02-19T18:49:00Z">
          <w:pPr>
            <w:pStyle w:val="Heading2"/>
          </w:pPr>
        </w:pPrChange>
      </w:pPr>
      <w:bookmarkStart w:id="457" w:name="Conclusions"/>
      <w:bookmarkEnd w:id="451"/>
      <w:r>
        <w:lastRenderedPageBreak/>
        <w:t>Conclusions</w:t>
      </w:r>
    </w:p>
    <w:p w14:paraId="6126B4D4" w14:textId="7DCAC005" w:rsidR="003F2ACD" w:rsidRDefault="00DA0D81">
      <w:pPr>
        <w:pStyle w:val="FirstParagraph"/>
        <w:spacing w:line="480" w:lineRule="auto"/>
        <w:pPrChange w:id="458" w:author="Paolo Cherubini" w:date="2021-02-19T18:49:00Z">
          <w:pPr>
            <w:pStyle w:val="FirstParagraph"/>
          </w:pPr>
        </w:pPrChange>
      </w:pPr>
      <w:del w:id="459" w:author="Tala Awada" w:date="2021-02-28T15:47:00Z">
        <w:r w:rsidRPr="005E2198" w:rsidDel="002D5B7A">
          <w:rPr>
            <w:highlight w:val="yellow"/>
            <w:rPrChange w:id="460" w:author="Teixeira, Kristina A." w:date="2021-03-18T11:45:00Z">
              <w:rPr/>
            </w:rPrChange>
          </w:rPr>
          <w:delText>Altogether, our analysis</w:delText>
        </w:r>
      </w:del>
      <w:ins w:id="461" w:author="Tala Awada" w:date="2021-02-28T15:47:00Z">
        <w:r w:rsidR="002D5B7A" w:rsidRPr="005E2198">
          <w:rPr>
            <w:highlight w:val="yellow"/>
            <w:rPrChange w:id="462" w:author="Teixeira, Kristina A." w:date="2021-03-18T11:45:00Z">
              <w:rPr/>
            </w:rPrChange>
          </w:rPr>
          <w:t>In this</w:t>
        </w:r>
      </w:ins>
      <w:ins w:id="463" w:author="Tala Awada" w:date="2021-02-28T15:48:00Z">
        <w:r w:rsidR="002D5B7A" w:rsidRPr="005E2198">
          <w:rPr>
            <w:highlight w:val="yellow"/>
            <w:rPrChange w:id="464" w:author="Teixeira, Kristina A." w:date="2021-03-18T11:45:00Z">
              <w:rPr/>
            </w:rPrChange>
          </w:rPr>
          <w:t xml:space="preserve"> study, we present a novel </w:t>
        </w:r>
      </w:ins>
      <w:ins w:id="465" w:author="Tala Awada" w:date="2021-02-28T15:49:00Z">
        <w:r w:rsidR="002D5B7A" w:rsidRPr="005E2198">
          <w:rPr>
            <w:highlight w:val="yellow"/>
            <w:rPrChange w:id="466" w:author="Teixeira, Kristina A." w:date="2021-03-18T11:45:00Z">
              <w:rPr/>
            </w:rPrChange>
          </w:rPr>
          <w:t xml:space="preserve">robust </w:t>
        </w:r>
      </w:ins>
      <w:ins w:id="467" w:author="Tala Awada" w:date="2021-02-28T15:48:00Z">
        <w:r w:rsidR="002D5B7A" w:rsidRPr="005E2198">
          <w:rPr>
            <w:highlight w:val="yellow"/>
            <w:rPrChange w:id="468" w:author="Teixeira, Kristina A." w:date="2021-03-18T11:45:00Z">
              <w:rPr/>
            </w:rPrChange>
          </w:rPr>
          <w:t xml:space="preserve">approach </w:t>
        </w:r>
      </w:ins>
      <w:ins w:id="469" w:author="Tala Awada" w:date="2021-02-28T15:49:00Z">
        <w:r w:rsidR="002D5B7A" w:rsidRPr="005E2198">
          <w:rPr>
            <w:highlight w:val="yellow"/>
            <w:rPrChange w:id="470" w:author="Teixeira, Kristina A." w:date="2021-03-18T11:45:00Z">
              <w:rPr/>
            </w:rPrChange>
          </w:rPr>
          <w:t>that provide</w:t>
        </w:r>
      </w:ins>
      <w:ins w:id="471" w:author="Tala Awada" w:date="2021-02-28T15:50:00Z">
        <w:r w:rsidR="002D5B7A" w:rsidRPr="005E2198">
          <w:rPr>
            <w:highlight w:val="yellow"/>
            <w:rPrChange w:id="472" w:author="Teixeira, Kristina A." w:date="2021-03-18T11:45:00Z">
              <w:rPr/>
            </w:rPrChange>
          </w:rPr>
          <w:t>s</w:t>
        </w:r>
      </w:ins>
      <w:ins w:id="473" w:author="Tala Awada" w:date="2021-02-28T15:49:00Z">
        <w:r w:rsidR="002D5B7A" w:rsidRPr="005E2198">
          <w:rPr>
            <w:highlight w:val="yellow"/>
            <w:rPrChange w:id="474" w:author="Teixeira, Kristina A." w:date="2021-03-18T11:45:00Z">
              <w:rPr/>
            </w:rPrChange>
          </w:rPr>
          <w:t xml:space="preserve"> a</w:t>
        </w:r>
      </w:ins>
      <w:ins w:id="475" w:author="Tala Awada" w:date="2021-02-28T15:50:00Z">
        <w:r w:rsidR="002D5B7A" w:rsidRPr="005E2198">
          <w:rPr>
            <w:highlight w:val="yellow"/>
            <w:rPrChange w:id="476" w:author="Teixeira, Kristina A." w:date="2021-03-18T11:45:00Z">
              <w:rPr/>
            </w:rPrChange>
          </w:rPr>
          <w:t>n</w:t>
        </w:r>
      </w:ins>
      <w:ins w:id="477" w:author="Tala Awada" w:date="2021-02-28T15:49:00Z">
        <w:r w:rsidR="002D5B7A" w:rsidRPr="005E2198">
          <w:rPr>
            <w:highlight w:val="yellow"/>
            <w:rPrChange w:id="478" w:author="Teixeira, Kristina A." w:date="2021-03-18T11:45:00Z">
              <w:rPr/>
            </w:rPrChange>
          </w:rPr>
          <w:t xml:space="preserve"> integrative </w:t>
        </w:r>
      </w:ins>
      <w:ins w:id="479" w:author="Tala Awada" w:date="2021-02-28T15:50:00Z">
        <w:r w:rsidR="002D5B7A" w:rsidRPr="005E2198">
          <w:rPr>
            <w:highlight w:val="yellow"/>
            <w:rPrChange w:id="480" w:author="Teixeira, Kristina A." w:date="2021-03-18T11:45:00Z">
              <w:rPr/>
            </w:rPrChange>
          </w:rPr>
          <w:t xml:space="preserve">analysis </w:t>
        </w:r>
      </w:ins>
      <w:del w:id="481" w:author="Tala Awada" w:date="2021-02-28T15:48:00Z">
        <w:r w:rsidRPr="005E2198" w:rsidDel="002D5B7A">
          <w:rPr>
            <w:highlight w:val="yellow"/>
            <w:rPrChange w:id="482" w:author="Teixeira, Kristina A." w:date="2021-03-18T11:45:00Z">
              <w:rPr/>
            </w:rPrChange>
          </w:rPr>
          <w:delText xml:space="preserve"> method reveals </w:delText>
        </w:r>
      </w:del>
      <w:del w:id="483" w:author="Tala Awada" w:date="2021-02-28T15:50:00Z">
        <w:r w:rsidRPr="005E2198" w:rsidDel="002D5B7A">
          <w:rPr>
            <w:highlight w:val="yellow"/>
            <w:rPrChange w:id="484" w:author="Teixeira, Kristina A." w:date="2021-03-18T11:45:00Z">
              <w:rPr/>
            </w:rPrChange>
          </w:rPr>
          <w:delText>a much richer picture of the</w:delText>
        </w:r>
      </w:del>
      <w:ins w:id="485" w:author="Tala Awada" w:date="2021-02-28T15:50:00Z">
        <w:r w:rsidR="002D5B7A" w:rsidRPr="005E2198">
          <w:rPr>
            <w:highlight w:val="yellow"/>
            <w:rPrChange w:id="486" w:author="Teixeira, Kristina A." w:date="2021-03-18T11:45:00Z">
              <w:rPr/>
            </w:rPrChange>
          </w:rPr>
          <w:t>of</w:t>
        </w:r>
      </w:ins>
      <w:r w:rsidRPr="005E2198">
        <w:rPr>
          <w:highlight w:val="yellow"/>
          <w:rPrChange w:id="487" w:author="Teixeira, Kristina A." w:date="2021-03-18T11:45:00Z">
            <w:rPr/>
          </w:rPrChange>
        </w:rPr>
        <w:t xml:space="preserve"> factors </w:t>
      </w:r>
      <w:ins w:id="488" w:author="Tala Awada" w:date="2021-02-28T15:50:00Z">
        <w:r w:rsidR="002D5B7A" w:rsidRPr="005E2198">
          <w:rPr>
            <w:highlight w:val="yellow"/>
            <w:rPrChange w:id="489" w:author="Teixeira, Kristina A." w:date="2021-03-18T11:45:00Z">
              <w:rPr/>
            </w:rPrChange>
          </w:rPr>
          <w:t xml:space="preserve">that </w:t>
        </w:r>
        <w:proofErr w:type="spellStart"/>
        <w:r w:rsidR="002D5B7A" w:rsidRPr="005E2198">
          <w:rPr>
            <w:highlight w:val="yellow"/>
            <w:rPrChange w:id="490" w:author="Teixeira, Kristina A." w:date="2021-03-18T11:45:00Z">
              <w:rPr/>
            </w:rPrChange>
          </w:rPr>
          <w:t>joinly</w:t>
        </w:r>
        <w:proofErr w:type="spellEnd"/>
        <w:r w:rsidR="002D5B7A" w:rsidRPr="005E2198">
          <w:rPr>
            <w:highlight w:val="yellow"/>
            <w:rPrChange w:id="491" w:author="Teixeira, Kristina A." w:date="2021-03-18T11:45:00Z">
              <w:rPr/>
            </w:rPrChange>
          </w:rPr>
          <w:t xml:space="preserve"> </w:t>
        </w:r>
      </w:ins>
      <w:r w:rsidRPr="005E2198">
        <w:rPr>
          <w:highlight w:val="yellow"/>
          <w:rPrChange w:id="492" w:author="Teixeira, Kristina A." w:date="2021-03-18T11:45:00Z">
            <w:rPr/>
          </w:rPrChange>
        </w:rPr>
        <w:t>influenc</w:t>
      </w:r>
      <w:ins w:id="493" w:author="Tala Awada" w:date="2021-02-28T15:50:00Z">
        <w:r w:rsidR="002D5B7A" w:rsidRPr="005E2198">
          <w:rPr>
            <w:highlight w:val="yellow"/>
            <w:rPrChange w:id="494" w:author="Teixeira, Kristina A." w:date="2021-03-18T11:45:00Z">
              <w:rPr/>
            </w:rPrChange>
          </w:rPr>
          <w:t>e</w:t>
        </w:r>
      </w:ins>
      <w:del w:id="495" w:author="Tala Awada" w:date="2021-02-28T15:50:00Z">
        <w:r w:rsidRPr="005E2198" w:rsidDel="002D5B7A">
          <w:rPr>
            <w:highlight w:val="yellow"/>
            <w:rPrChange w:id="496" w:author="Teixeira, Kristina A." w:date="2021-03-18T11:45:00Z">
              <w:rPr/>
            </w:rPrChange>
          </w:rPr>
          <w:delText>ing</w:delText>
        </w:r>
      </w:del>
      <w:r w:rsidRPr="005E2198">
        <w:rPr>
          <w:highlight w:val="yellow"/>
          <w:rPrChange w:id="497" w:author="Teixeira, Kristina A." w:date="2021-03-18T11:45:00Z">
            <w:rPr/>
          </w:rPrChange>
        </w:rPr>
        <w:t xml:space="preserve"> tree growth than has previously been possible. Specifically, it allow</w:t>
      </w:r>
      <w:ins w:id="498" w:author="Tala Awada" w:date="2021-02-28T15:51:00Z">
        <w:r w:rsidR="002D5B7A" w:rsidRPr="005E2198">
          <w:rPr>
            <w:highlight w:val="yellow"/>
            <w:rPrChange w:id="499" w:author="Teixeira, Kristina A." w:date="2021-03-18T11:45:00Z">
              <w:rPr/>
            </w:rPrChange>
          </w:rPr>
          <w:t>ed</w:t>
        </w:r>
      </w:ins>
      <w:del w:id="500" w:author="Tala Awada" w:date="2021-02-28T15:51:00Z">
        <w:r w:rsidRPr="005E2198" w:rsidDel="002D5B7A">
          <w:rPr>
            <w:highlight w:val="yellow"/>
            <w:rPrChange w:id="501" w:author="Teixeira, Kristina A." w:date="2021-03-18T11:45:00Z">
              <w:rPr/>
            </w:rPrChange>
          </w:rPr>
          <w:delText>s</w:delText>
        </w:r>
      </w:del>
      <w:r w:rsidRPr="005E2198">
        <w:rPr>
          <w:highlight w:val="yellow"/>
          <w:rPrChange w:id="502" w:author="Teixeira, Kristina A." w:date="2021-03-18T11:45:00Z">
            <w:rPr/>
          </w:rPrChange>
        </w:rPr>
        <w:t xml:space="preserve"> us to</w:t>
      </w:r>
      <w:ins w:id="503" w:author="Tala Awada" w:date="2021-02-28T15:51:00Z">
        <w:r w:rsidR="002D5B7A" w:rsidRPr="005E2198">
          <w:rPr>
            <w:highlight w:val="yellow"/>
            <w:rPrChange w:id="504" w:author="Teixeira, Kristina A." w:date="2021-03-18T11:45:00Z">
              <w:rPr/>
            </w:rPrChange>
          </w:rPr>
          <w:t xml:space="preserve"> </w:t>
        </w:r>
      </w:ins>
      <w:del w:id="505" w:author="Tala Awada" w:date="2021-02-28T15:51:00Z">
        <w:r w:rsidRPr="005E2198" w:rsidDel="002D5B7A">
          <w:rPr>
            <w:highlight w:val="yellow"/>
            <w:rPrChange w:id="506" w:author="Teixeira, Kristina A." w:date="2021-03-18T11:45:00Z">
              <w:rPr/>
            </w:rPrChange>
          </w:rPr>
          <w:delText xml:space="preserve"> show</w:delText>
        </w:r>
      </w:del>
      <w:ins w:id="507" w:author="Tala Awada" w:date="2021-02-28T15:51:00Z">
        <w:r w:rsidR="002D5B7A" w:rsidRPr="005E2198">
          <w:rPr>
            <w:highlight w:val="yellow"/>
            <w:rPrChange w:id="508" w:author="Teixeira, Kristina A." w:date="2021-03-18T11:45:00Z">
              <w:rPr/>
            </w:rPrChange>
          </w:rPr>
          <w:t>demonstrate</w:t>
        </w:r>
      </w:ins>
      <w:r w:rsidRPr="005E2198">
        <w:rPr>
          <w:highlight w:val="yellow"/>
          <w:rPrChange w:id="509" w:author="Teixeira, Kristina A." w:date="2021-03-18T11:45:00Z">
            <w:rPr/>
          </w:rPrChange>
        </w:rPr>
        <w:t xml:space="preserve"> that </w:t>
      </w:r>
      <w:ins w:id="510" w:author="Tala Awada" w:date="2021-02-28T15:51:00Z">
        <w:r w:rsidR="002D5B7A" w:rsidRPr="005E2198">
          <w:rPr>
            <w:highlight w:val="yellow"/>
            <w:rPrChange w:id="511" w:author="Teixeira, Kristina A." w:date="2021-03-18T11:45:00Z">
              <w:rPr/>
            </w:rPrChange>
          </w:rPr>
          <w:t xml:space="preserve">(1) </w:t>
        </w:r>
      </w:ins>
      <w:r w:rsidRPr="005E2198">
        <w:rPr>
          <w:highlight w:val="yellow"/>
          <w:rPrChange w:id="512" w:author="Teixeira, Kristina A." w:date="2021-03-18T11:45:00Z">
            <w:rPr/>
          </w:rPrChange>
        </w:rPr>
        <w:t xml:space="preserve">growth is generally simultaneously influenced by temperature and precipitation over different time windows, </w:t>
      </w:r>
      <w:ins w:id="513" w:author="Tala Awada" w:date="2021-02-28T15:52:00Z">
        <w:r w:rsidR="002D5B7A" w:rsidRPr="005E2198">
          <w:rPr>
            <w:highlight w:val="yellow"/>
            <w:rPrChange w:id="514" w:author="Teixeira, Kristina A." w:date="2021-03-18T11:45:00Z">
              <w:rPr/>
            </w:rPrChange>
          </w:rPr>
          <w:t>(2)</w:t>
        </w:r>
      </w:ins>
      <w:del w:id="515" w:author="Tala Awada" w:date="2021-02-28T15:52:00Z">
        <w:r w:rsidRPr="005E2198" w:rsidDel="002D5B7A">
          <w:rPr>
            <w:highlight w:val="yellow"/>
            <w:rPrChange w:id="516" w:author="Teixeira, Kristina A." w:date="2021-03-18T11:45:00Z">
              <w:rPr/>
            </w:rPrChange>
          </w:rPr>
          <w:delText>that</w:delText>
        </w:r>
      </w:del>
      <w:r w:rsidRPr="005E2198">
        <w:rPr>
          <w:highlight w:val="yellow"/>
          <w:rPrChange w:id="517" w:author="Teixeira, Kristina A." w:date="2021-03-18T11:45:00Z">
            <w:rPr/>
          </w:rPrChange>
        </w:rPr>
        <w:t xml:space="preserve"> nonlinear climate responses and interactive effects of climate with </w:t>
      </w:r>
      <m:oMath>
        <m:r>
          <w:rPr>
            <w:rFonts w:ascii="Cambria Math" w:hAnsi="Cambria Math"/>
            <w:highlight w:val="yellow"/>
            <w:rPrChange w:id="518" w:author="Teixeira, Kristina A." w:date="2021-03-18T11:45:00Z">
              <w:rPr>
                <w:rFonts w:ascii="Cambria Math" w:hAnsi="Cambria Math"/>
              </w:rPr>
            </w:rPrChange>
          </w:rPr>
          <m:t>DBH</m:t>
        </m:r>
      </m:oMath>
      <w:r w:rsidRPr="005E2198">
        <w:rPr>
          <w:highlight w:val="yellow"/>
          <w:rPrChange w:id="519" w:author="Teixeira, Kristina A." w:date="2021-03-18T11:45:00Z">
            <w:rPr/>
          </w:rPrChange>
        </w:rPr>
        <w:t xml:space="preserve"> are common (Figs. 3 and 5, respectively), </w:t>
      </w:r>
      <w:del w:id="520" w:author="Tala Awada" w:date="2021-02-28T15:52:00Z">
        <w:r w:rsidRPr="005E2198" w:rsidDel="002D5B7A">
          <w:rPr>
            <w:highlight w:val="yellow"/>
            <w:rPrChange w:id="521" w:author="Teixeira, Kristina A." w:date="2021-03-18T11:45:00Z">
              <w:rPr/>
            </w:rPrChange>
          </w:rPr>
          <w:delText xml:space="preserve">that </w:delText>
        </w:r>
      </w:del>
      <w:ins w:id="522" w:author="Tala Awada" w:date="2021-02-28T15:52:00Z">
        <w:r w:rsidR="002D5B7A" w:rsidRPr="005E2198">
          <w:rPr>
            <w:highlight w:val="yellow"/>
            <w:rPrChange w:id="523" w:author="Teixeira, Kristina A." w:date="2021-03-18T11:45:00Z">
              <w:rPr/>
            </w:rPrChange>
          </w:rPr>
          <w:t xml:space="preserve">(3) </w:t>
        </w:r>
      </w:ins>
      <w:r w:rsidRPr="005E2198">
        <w:rPr>
          <w:highlight w:val="yellow"/>
          <w:rPrChange w:id="524" w:author="Teixeira, Kristina A." w:date="2021-03-18T11:45:00Z">
            <w:rPr/>
          </w:rPrChange>
        </w:rPr>
        <w:t xml:space="preserve">growth–measured by any metric–almost universally varies with </w:t>
      </w:r>
      <m:oMath>
        <m:r>
          <w:rPr>
            <w:rFonts w:ascii="Cambria Math" w:hAnsi="Cambria Math"/>
            <w:highlight w:val="yellow"/>
            <w:rPrChange w:id="525" w:author="Teixeira, Kristina A." w:date="2021-03-18T11:45:00Z">
              <w:rPr>
                <w:rFonts w:ascii="Cambria Math" w:hAnsi="Cambria Math"/>
              </w:rPr>
            </w:rPrChange>
          </w:rPr>
          <m:t>DBH</m:t>
        </m:r>
      </m:oMath>
      <w:r w:rsidRPr="005E2198">
        <w:rPr>
          <w:highlight w:val="yellow"/>
          <w:rPrChange w:id="526" w:author="Teixeira, Kristina A." w:date="2021-03-18T11:45:00Z">
            <w:rPr/>
          </w:rPrChange>
        </w:rPr>
        <w:t xml:space="preserve"> (Fig. 4), and </w:t>
      </w:r>
      <w:ins w:id="527" w:author="Tala Awada" w:date="2021-02-28T15:52:00Z">
        <w:r w:rsidR="002D5B7A" w:rsidRPr="005E2198">
          <w:rPr>
            <w:highlight w:val="yellow"/>
            <w:rPrChange w:id="528" w:author="Teixeira, Kristina A." w:date="2021-03-18T11:45:00Z">
              <w:rPr/>
            </w:rPrChange>
          </w:rPr>
          <w:t>(4)</w:t>
        </w:r>
      </w:ins>
      <w:del w:id="529" w:author="Tala Awada" w:date="2021-02-28T15:52:00Z">
        <w:r w:rsidRPr="005E2198" w:rsidDel="002D5B7A">
          <w:rPr>
            <w:highlight w:val="yellow"/>
            <w:rPrChange w:id="530" w:author="Teixeira, Kristina A." w:date="2021-03-18T11:45:00Z">
              <w:rPr/>
            </w:rPrChange>
          </w:rPr>
          <w:delText>that</w:delText>
        </w:r>
      </w:del>
      <w:r w:rsidRPr="005E2198">
        <w:rPr>
          <w:highlight w:val="yellow"/>
          <w:rPrChange w:id="531" w:author="Teixeira, Kristina A." w:date="2021-03-18T11:45:00Z">
            <w:rPr/>
          </w:rPrChange>
        </w:rPr>
        <w:t xml:space="preserve"> current</w:t>
      </w:r>
      <w:r>
        <w:t xml:space="preserve">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532"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533" w:author="Paolo Cherubini" w:date="2021-02-22T17:32:00Z">
            <w:rPr/>
          </w:rPrChange>
        </w:rPr>
        <w:t>.</w:t>
      </w:r>
      <w:ins w:id="534" w:author="Paolo Cherubini" w:date="2021-02-22T17:31:00Z">
        <w:r w:rsidR="00C16CF3" w:rsidRPr="00C16CF3">
          <w:rPr>
            <w:highlight w:val="green"/>
            <w:rPrChange w:id="535" w:author="Paolo Cherubini" w:date="2021-02-22T17:32:00Z">
              <w:rPr/>
            </w:rPrChange>
          </w:rPr>
          <w:t xml:space="preserve"> so, this is a paper proposing a method, more interested in that rath</w:t>
        </w:r>
      </w:ins>
      <w:ins w:id="536" w:author="Paolo Cherubini" w:date="2021-02-22T17:32:00Z">
        <w:r w:rsidR="00C16CF3" w:rsidRPr="00C16CF3">
          <w:rPr>
            <w:highlight w:val="green"/>
            <w:rPrChange w:id="537" w:author="Paolo Cherubini" w:date="2021-02-22T17:32:00Z">
              <w:rPr/>
            </w:rPrChange>
          </w:rPr>
          <w:t>er than discussing the results obtained, right?</w:t>
        </w:r>
      </w:ins>
    </w:p>
    <w:p w14:paraId="24F424B9" w14:textId="77777777" w:rsidR="003F2ACD" w:rsidRDefault="00DA0D81">
      <w:pPr>
        <w:pStyle w:val="Heading1"/>
        <w:spacing w:line="480" w:lineRule="auto"/>
        <w:pPrChange w:id="538" w:author="Paolo Cherubini" w:date="2021-02-19T18:49:00Z">
          <w:pPr>
            <w:pStyle w:val="Heading1"/>
          </w:pPr>
        </w:pPrChange>
      </w:pPr>
      <w:bookmarkStart w:id="539" w:name="Acknowledgements"/>
      <w:bookmarkEnd w:id="394"/>
      <w:bookmarkEnd w:id="457"/>
      <w:r>
        <w:t>Acknowledgements</w:t>
      </w:r>
    </w:p>
    <w:p w14:paraId="4531A2C6" w14:textId="77777777" w:rsidR="003F2ACD" w:rsidRDefault="00DA0D81">
      <w:pPr>
        <w:pStyle w:val="FirstParagraph"/>
        <w:spacing w:line="480" w:lineRule="auto"/>
        <w:pPrChange w:id="540" w:author="Paolo Cherubini" w:date="2021-02-19T18:49:00Z">
          <w:pPr>
            <w:pStyle w:val="FirstParagraph"/>
          </w:pPr>
        </w:pPrChange>
      </w:pPr>
      <w:r>
        <w:t>Thanks to Helene Muller-Landau and Pete Kerby-Miller for bark thickness data. Helpful feedback was provided by Helene Muller-Landau, Albert Kim</w:t>
      </w:r>
      <w:ins w:id="541" w:author="Paolo Cherubini" w:date="2021-02-22T17:32:00Z">
        <w:r w:rsidR="00C16CF3">
          <w:t>.</w:t>
        </w:r>
      </w:ins>
      <w:del w:id="542"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543" w:author="Paolo Cherubini" w:date="2021-02-19T18:49:00Z">
          <w:pPr>
            <w:pStyle w:val="Heading1"/>
          </w:pPr>
        </w:pPrChange>
      </w:pPr>
      <w:bookmarkStart w:id="544" w:name="Authors"/>
      <w:bookmarkEnd w:id="539"/>
      <w:r>
        <w:t>Authors’ contributions</w:t>
      </w:r>
    </w:p>
    <w:p w14:paraId="226AFD88" w14:textId="77777777" w:rsidR="003F2ACD" w:rsidRDefault="00DA0D81">
      <w:pPr>
        <w:pStyle w:val="FirstParagraph"/>
        <w:spacing w:line="480" w:lineRule="auto"/>
        <w:pPrChange w:id="545"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546" w:author="Paolo Cherubini" w:date="2021-02-19T18:49:00Z">
          <w:pPr>
            <w:pStyle w:val="Heading1"/>
          </w:pPr>
        </w:pPrChange>
      </w:pPr>
      <w:bookmarkStart w:id="547" w:name="Data"/>
      <w:bookmarkEnd w:id="544"/>
      <w:r>
        <w:t>Data availability</w:t>
      </w:r>
    </w:p>
    <w:p w14:paraId="25C38F77" w14:textId="77777777" w:rsidR="003F2ACD" w:rsidRDefault="00DA0D81">
      <w:pPr>
        <w:pStyle w:val="FirstParagraph"/>
        <w:spacing w:line="480" w:lineRule="auto"/>
        <w:pPrChange w:id="548"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549" w:author="Paolo Cherubini" w:date="2021-02-19T18:49:00Z">
          <w:pPr>
            <w:pStyle w:val="Heading1"/>
          </w:pPr>
        </w:pPrChange>
      </w:pPr>
      <w:bookmarkStart w:id="550" w:name="Supplementary"/>
      <w:bookmarkEnd w:id="547"/>
      <w:r>
        <w:t>Supplementary files</w:t>
      </w:r>
    </w:p>
    <w:p w14:paraId="37090F5B" w14:textId="77777777" w:rsidR="003F2ACD" w:rsidRDefault="00DA0D81">
      <w:pPr>
        <w:pStyle w:val="FirstParagraph"/>
        <w:spacing w:line="480" w:lineRule="auto"/>
        <w:pPrChange w:id="551"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552"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553"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554"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555"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556" w:author="Paolo Cherubini" w:date="2021-02-19T18:49:00Z">
          <w:pPr>
            <w:pStyle w:val="BodyText"/>
          </w:pPr>
        </w:pPrChange>
      </w:pPr>
      <w:r>
        <w:t>Table S1. Site Details.</w:t>
      </w:r>
    </w:p>
    <w:p w14:paraId="7121C224" w14:textId="77777777" w:rsidR="003F2ACD" w:rsidRDefault="00DA0D81">
      <w:pPr>
        <w:pStyle w:val="BodyText"/>
        <w:spacing w:line="480" w:lineRule="auto"/>
        <w:pPrChange w:id="557"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558"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559"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560"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561"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562"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563"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564"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565"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566"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567"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568"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569" w:author="Paolo Cherubini" w:date="2021-02-19T18:49:00Z">
          <w:pPr>
            <w:pStyle w:val="Heading1"/>
          </w:pPr>
        </w:pPrChange>
      </w:pPr>
      <w:bookmarkStart w:id="570" w:name="References"/>
      <w:bookmarkEnd w:id="550"/>
      <w:r>
        <w:lastRenderedPageBreak/>
        <w:t>References</w:t>
      </w:r>
    </w:p>
    <w:p w14:paraId="2B9D7FB5" w14:textId="77777777" w:rsidR="003F2ACD" w:rsidRDefault="00DA0D81">
      <w:pPr>
        <w:pStyle w:val="Bibliography"/>
        <w:spacing w:line="480" w:lineRule="auto"/>
        <w:pPrChange w:id="571" w:author="Paolo Cherubini" w:date="2021-02-19T18:49:00Z">
          <w:pPr>
            <w:pStyle w:val="Bibliography"/>
          </w:pPr>
        </w:pPrChange>
      </w:pPr>
      <w:bookmarkStart w:id="572" w:name="ref-alexander_potential_2019"/>
      <w:bookmarkStart w:id="573"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574" w:author="Paolo Cherubini" w:date="2021-02-19T18:49:00Z">
          <w:pPr>
            <w:pStyle w:val="Bibliography"/>
          </w:pPr>
        </w:pPrChange>
      </w:pPr>
      <w:bookmarkStart w:id="575" w:name="ref-alexander_relative_2018"/>
      <w:bookmarkEnd w:id="572"/>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576" w:author="Paolo Cherubini" w:date="2021-02-19T18:49:00Z">
          <w:pPr>
            <w:pStyle w:val="Bibliography"/>
          </w:pPr>
        </w:pPrChange>
      </w:pPr>
      <w:bookmarkStart w:id="577" w:name="ref-alfaro-sanchez_growth_2017"/>
      <w:bookmarkEnd w:id="575"/>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578" w:author="Paolo Cherubini" w:date="2021-02-19T18:49:00Z">
          <w:pPr>
            <w:pStyle w:val="Bibliography"/>
          </w:pPr>
        </w:pPrChange>
      </w:pPr>
      <w:bookmarkStart w:id="579" w:name="ref-amoroso_dendroecology_2017"/>
      <w:bookmarkEnd w:id="577"/>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580" w:author="Paolo Cherubini" w:date="2021-02-19T18:49:00Z">
          <w:pPr>
            <w:pStyle w:val="Bibliography"/>
          </w:pPr>
        </w:pPrChange>
      </w:pPr>
      <w:bookmarkStart w:id="581" w:name="X7472afe191c4e6f910d2bf0bfbf82e114a2f267"/>
      <w:bookmarkEnd w:id="579"/>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582" w:author="Paolo Cherubini" w:date="2021-02-19T18:49:00Z">
          <w:pPr>
            <w:pStyle w:val="Bibliography"/>
          </w:pPr>
        </w:pPrChange>
      </w:pPr>
      <w:bookmarkStart w:id="583" w:name="X004b0b0adcb3b0fd197baeba21c22fc647d3498"/>
      <w:bookmarkEnd w:id="581"/>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584" w:author="Paolo Cherubini" w:date="2021-02-19T18:49:00Z">
          <w:pPr>
            <w:pStyle w:val="Bibliography"/>
          </w:pPr>
        </w:pPrChange>
      </w:pPr>
      <w:bookmarkStart w:id="585" w:name="ref-anderson-teixeira_size-related_2015"/>
      <w:bookmarkEnd w:id="583"/>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586" w:author="Paolo Cherubini" w:date="2021-02-19T18:49:00Z">
          <w:pPr>
            <w:pStyle w:val="Bibliography"/>
          </w:pPr>
        </w:pPrChange>
      </w:pPr>
      <w:bookmarkStart w:id="587" w:name="ref-babst_when_2018"/>
      <w:bookmarkEnd w:id="585"/>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588" w:author="Paolo Cherubini" w:date="2021-02-19T18:49:00Z">
          <w:pPr>
            <w:pStyle w:val="Bibliography"/>
          </w:pPr>
        </w:pPrChange>
      </w:pPr>
      <w:bookmarkStart w:id="589" w:name="ref-babst_twentieth_2019"/>
      <w:bookmarkEnd w:id="587"/>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590" w:author="Paolo Cherubini" w:date="2021-02-19T18:49:00Z">
          <w:pPr>
            <w:pStyle w:val="Bibliography"/>
          </w:pPr>
        </w:pPrChange>
      </w:pPr>
      <w:bookmarkStart w:id="591" w:name="ref-banbury_morgan_global_nodate"/>
      <w:bookmarkEnd w:id="589"/>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592" w:author="Paolo Cherubini" w:date="2021-02-19T18:49:00Z">
          <w:pPr>
            <w:pStyle w:val="Bibliography"/>
          </w:pPr>
        </w:pPrChange>
      </w:pPr>
      <w:bookmarkStart w:id="593" w:name="ref-beedlow_importance_2013"/>
      <w:bookmarkEnd w:id="591"/>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594" w:author="Paolo Cherubini" w:date="2021-02-19T18:49:00Z">
          <w:pPr>
            <w:pStyle w:val="Bibliography"/>
          </w:pPr>
        </w:pPrChange>
      </w:pPr>
      <w:bookmarkStart w:id="595" w:name="ref-bennett_larger_2015"/>
      <w:bookmarkEnd w:id="59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596" w:author="Paolo Cherubini" w:date="2021-02-19T18:49:00Z">
          <w:pPr>
            <w:pStyle w:val="Bibliography"/>
          </w:pPr>
        </w:pPrChange>
      </w:pPr>
      <w:bookmarkStart w:id="597" w:name="ref-biondi_theory-driven_2008"/>
      <w:bookmarkEnd w:id="595"/>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598" w:author="Paolo Cherubini" w:date="2021-02-18T11:49:00Z">
            <w:rPr/>
          </w:rPrChange>
        </w:rPr>
        <w:pPrChange w:id="599" w:author="Paolo Cherubini" w:date="2021-02-19T18:49:00Z">
          <w:pPr>
            <w:pStyle w:val="Bibliography"/>
          </w:pPr>
        </w:pPrChange>
      </w:pPr>
      <w:bookmarkStart w:id="600" w:name="ref-birch_birch_2020"/>
      <w:bookmarkEnd w:id="597"/>
      <w:r>
        <w:t xml:space="preserve">Birch, J. D., DeRose, R. J., &amp; Lutz, J. A. (2020a). Birch - Cedar Breaks National Monument - ABBI - ITRDB UT545. </w:t>
      </w:r>
      <w:r w:rsidRPr="00B76446">
        <w:rPr>
          <w:i/>
          <w:lang w:val="de-CH"/>
          <w:rPrChange w:id="601" w:author="Paolo Cherubini" w:date="2021-02-18T11:49:00Z">
            <w:rPr>
              <w:i/>
            </w:rPr>
          </w:rPrChange>
        </w:rPr>
        <w:t>NOAA NCDC</w:t>
      </w:r>
      <w:r w:rsidRPr="00B76446">
        <w:rPr>
          <w:lang w:val="de-CH"/>
          <w:rPrChange w:id="602" w:author="Paolo Cherubini" w:date="2021-02-18T11:49:00Z">
            <w:rPr/>
          </w:rPrChange>
        </w:rPr>
        <w:t>. https://doi.org/</w:t>
      </w:r>
      <w:r>
        <w:fldChar w:fldCharType="begin"/>
      </w:r>
      <w:r w:rsidRPr="00B76446">
        <w:rPr>
          <w:lang w:val="de-CH"/>
          <w:rPrChange w:id="603" w:author="Paolo Cherubini" w:date="2021-02-18T11:49:00Z">
            <w:rPr/>
          </w:rPrChange>
        </w:rPr>
        <w:instrText xml:space="preserve"> HYPERLINK "https://www.ncdc.noaa.gov/paleo-search/study/31994" \h </w:instrText>
      </w:r>
      <w:r>
        <w:fldChar w:fldCharType="separate"/>
      </w:r>
      <w:r w:rsidRPr="00B76446">
        <w:rPr>
          <w:rStyle w:val="Hyperlink"/>
          <w:lang w:val="de-CH"/>
          <w:rPrChange w:id="604"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605" w:author="Paolo Cherubini" w:date="2021-02-19T18:49:00Z">
          <w:pPr>
            <w:pStyle w:val="Bibliography"/>
          </w:pPr>
        </w:pPrChange>
      </w:pPr>
      <w:bookmarkStart w:id="606" w:name="ref-birch_birch_2020-2"/>
      <w:bookmarkEnd w:id="600"/>
      <w:r w:rsidRPr="00B76446">
        <w:rPr>
          <w:lang w:val="de-CH"/>
          <w:rPrChange w:id="607" w:author="Paolo Cherubini" w:date="2021-02-18T11:49:00Z">
            <w:rPr/>
          </w:rPrChange>
        </w:rPr>
        <w:t xml:space="preserve">Birch, J. D., </w:t>
      </w:r>
      <w:proofErr w:type="spellStart"/>
      <w:r w:rsidRPr="00B76446">
        <w:rPr>
          <w:lang w:val="de-CH"/>
          <w:rPrChange w:id="608" w:author="Paolo Cherubini" w:date="2021-02-18T11:49:00Z">
            <w:rPr/>
          </w:rPrChange>
        </w:rPr>
        <w:t>DeRose</w:t>
      </w:r>
      <w:proofErr w:type="spellEnd"/>
      <w:r w:rsidRPr="00B76446">
        <w:rPr>
          <w:lang w:val="de-CH"/>
          <w:rPrChange w:id="609"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610" w:author="Paolo Cherubini" w:date="2021-02-19T18:49:00Z">
          <w:pPr>
            <w:pStyle w:val="Bibliography"/>
          </w:pPr>
        </w:pPrChange>
      </w:pPr>
      <w:bookmarkStart w:id="611" w:name="ref-birch_birch_2020-3"/>
      <w:bookmarkEnd w:id="606"/>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612" w:author="Paolo Cherubini" w:date="2021-02-19T18:49:00Z">
          <w:pPr>
            <w:pStyle w:val="Bibliography"/>
          </w:pPr>
        </w:pPrChange>
      </w:pPr>
      <w:bookmarkStart w:id="613" w:name="ref-birch_birch_2020-4"/>
      <w:bookmarkEnd w:id="611"/>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614" w:author="Paolo Cherubini" w:date="2021-02-19T18:49:00Z">
          <w:pPr>
            <w:pStyle w:val="Bibliography"/>
          </w:pPr>
        </w:pPrChange>
      </w:pPr>
      <w:bookmarkStart w:id="615" w:name="ref-bowman_detecting_2013"/>
      <w:bookmarkEnd w:id="613"/>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616" w:author="Paolo Cherubini" w:date="2021-02-19T18:49:00Z">
          <w:pPr>
            <w:pStyle w:val="Bibliography"/>
          </w:pPr>
        </w:pPrChange>
      </w:pPr>
      <w:bookmarkStart w:id="617" w:name="ref-braker_measuring_2002"/>
      <w:bookmarkEnd w:id="615"/>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618" w:author="Paolo Cherubini" w:date="2021-02-19T18:49:00Z">
          <w:pPr>
            <w:pStyle w:val="Bibliography"/>
          </w:pPr>
        </w:pPrChange>
      </w:pPr>
      <w:bookmarkStart w:id="619" w:name="ref-brienen_detecting_2012"/>
      <w:bookmarkEnd w:id="617"/>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620" w:author="Paolo Cherubini" w:date="2021-02-19T18:49:00Z">
          <w:pPr>
            <w:pStyle w:val="Bibliography"/>
          </w:pPr>
        </w:pPrChange>
      </w:pPr>
      <w:bookmarkStart w:id="621" w:name="ref-brienen_tree_2017"/>
      <w:bookmarkEnd w:id="619"/>
      <w:proofErr w:type="spellStart"/>
      <w:r w:rsidRPr="00B76446">
        <w:rPr>
          <w:lang w:val="de-CH"/>
          <w:rPrChange w:id="622" w:author="Paolo Cherubini" w:date="2021-02-18T11:49:00Z">
            <w:rPr/>
          </w:rPrChange>
        </w:rPr>
        <w:t>Brienen</w:t>
      </w:r>
      <w:proofErr w:type="spellEnd"/>
      <w:r w:rsidRPr="00B76446">
        <w:rPr>
          <w:lang w:val="de-CH"/>
          <w:rPrChange w:id="623" w:author="Paolo Cherubini" w:date="2021-02-18T11:49:00Z">
            <w:rPr/>
          </w:rPrChange>
        </w:rPr>
        <w:t xml:space="preserve">, R. J. W., </w:t>
      </w:r>
      <w:proofErr w:type="spellStart"/>
      <w:r w:rsidRPr="00B76446">
        <w:rPr>
          <w:lang w:val="de-CH"/>
          <w:rPrChange w:id="624" w:author="Paolo Cherubini" w:date="2021-02-18T11:49:00Z">
            <w:rPr/>
          </w:rPrChange>
        </w:rPr>
        <w:t>Gloor</w:t>
      </w:r>
      <w:proofErr w:type="spellEnd"/>
      <w:r w:rsidRPr="00B76446">
        <w:rPr>
          <w:lang w:val="de-CH"/>
          <w:rPrChange w:id="625"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626" w:author="Paolo Cherubini" w:date="2021-02-19T18:49:00Z">
          <w:pPr>
            <w:pStyle w:val="Bibliography"/>
          </w:pPr>
        </w:pPrChange>
      </w:pPr>
      <w:bookmarkStart w:id="627" w:name="ref-bumann_assessing_2019"/>
      <w:bookmarkEnd w:id="621"/>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628" w:author="Paolo Cherubini" w:date="2021-02-18T15:37:00Z">
        <w:r w:rsidR="00DB58D9">
          <w:rPr>
            <w:i/>
          </w:rPr>
          <w:t>p</w:t>
        </w:r>
      </w:ins>
      <w:del w:id="629"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630" w:author="Paolo Cherubini" w:date="2021-02-18T15:37:00Z">
        <w:r w:rsidR="00DB58D9">
          <w:t>t</w:t>
        </w:r>
      </w:ins>
      <w:del w:id="631"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632" w:author="Paolo Cherubini" w:date="2021-02-19T18:49:00Z">
          <w:pPr>
            <w:pStyle w:val="Bibliography"/>
          </w:pPr>
        </w:pPrChange>
      </w:pPr>
      <w:bookmarkStart w:id="633" w:name="ref-buntgen_2500_2011"/>
      <w:bookmarkEnd w:id="627"/>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634" w:author="Paolo Cherubini" w:date="2021-02-19T18:49:00Z">
          <w:pPr>
            <w:pStyle w:val="Bibliography"/>
          </w:pPr>
        </w:pPrChange>
      </w:pPr>
      <w:bookmarkStart w:id="635" w:name="ref-cailleret_synthesis_2017"/>
      <w:bookmarkEnd w:id="633"/>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636" w:author="Paolo Cherubini" w:date="2021-02-19T18:49:00Z">
          <w:pPr>
            <w:pStyle w:val="Bibliography"/>
          </w:pPr>
        </w:pPrChange>
      </w:pPr>
      <w:bookmarkStart w:id="637" w:name="ref-cavin_highest_2017"/>
      <w:bookmarkEnd w:id="635"/>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638" w:author="Paolo Cherubini" w:date="2021-02-19T18:49:00Z">
          <w:pPr>
            <w:pStyle w:val="Bibliography"/>
          </w:pPr>
        </w:pPrChange>
      </w:pPr>
      <w:bookmarkStart w:id="639" w:name="ref-charney_observed_2016"/>
      <w:bookmarkEnd w:id="637"/>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640" w:author="Paolo Cherubini" w:date="2021-02-19T18:49:00Z">
          <w:pPr>
            <w:pStyle w:val="Bibliography"/>
          </w:pPr>
        </w:pPrChange>
      </w:pPr>
      <w:bookmarkStart w:id="641" w:name="ref-cherubini_potential_1998"/>
      <w:bookmarkEnd w:id="639"/>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642" w:author="Paolo Cherubini" w:date="2021-02-19T18:49:00Z">
          <w:pPr>
            <w:pStyle w:val="Bibliography"/>
          </w:pPr>
        </w:pPrChange>
      </w:pPr>
      <w:bookmarkStart w:id="643" w:name="ref-cook_climate_1989"/>
      <w:bookmarkEnd w:id="641"/>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644" w:author="Paolo Cherubini" w:date="2021-02-19T18:49:00Z">
          <w:pPr>
            <w:pStyle w:val="Bibliography"/>
          </w:pPr>
        </w:pPrChange>
      </w:pPr>
      <w:bookmarkStart w:id="645" w:name="ref-cook_calculating_1997"/>
      <w:bookmarkEnd w:id="643"/>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646" w:author="Paolo Cherubini" w:date="2021-02-19T18:49:00Z">
          <w:pPr>
            <w:pStyle w:val="Bibliography"/>
          </w:pPr>
        </w:pPrChange>
      </w:pPr>
      <w:bookmarkStart w:id="647" w:name="ref-davies_forestgeo_2021"/>
      <w:bookmarkEnd w:id="645"/>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648" w:author="Paolo Cherubini" w:date="2021-02-19T18:49:00Z">
          <w:pPr>
            <w:pStyle w:val="Bibliography"/>
          </w:pPr>
        </w:pPrChange>
      </w:pPr>
      <w:bookmarkStart w:id="649" w:name="ref-davis_forest_2009"/>
      <w:bookmarkEnd w:id="647"/>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650" w:author="Paolo Cherubini" w:date="2021-02-19T18:49:00Z">
          <w:pPr>
            <w:pStyle w:val="Bibliography"/>
          </w:pPr>
        </w:pPrChange>
      </w:pPr>
      <w:bookmarkStart w:id="651" w:name="ref-dearborn_permafrost_2020"/>
      <w:bookmarkEnd w:id="649"/>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652" w:author="Paolo Cherubini" w:date="2021-02-19T18:49:00Z">
          <w:pPr>
            <w:pStyle w:val="Bibliography"/>
          </w:pPr>
        </w:pPrChange>
      </w:pPr>
      <w:bookmarkStart w:id="653" w:name="ref-desoto_low_2020"/>
      <w:bookmarkEnd w:id="651"/>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654" w:author="Paolo Cherubini" w:date="2021-02-18T11:49:00Z">
            <w:rPr/>
          </w:rPrChange>
        </w:rPr>
        <w:pPrChange w:id="655" w:author="Paolo Cherubini" w:date="2021-02-19T18:49:00Z">
          <w:pPr>
            <w:pStyle w:val="Bibliography"/>
          </w:pPr>
        </w:pPrChange>
      </w:pPr>
      <w:bookmarkStart w:id="656" w:name="ref-dye_comparing_2016"/>
      <w:bookmarkEnd w:id="653"/>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657" w:author="Paolo Cherubini" w:date="2021-02-18T11:49:00Z">
            <w:rPr>
              <w:i/>
            </w:rPr>
          </w:rPrChange>
        </w:rPr>
        <w:t>Ecosphere</w:t>
      </w:r>
      <w:proofErr w:type="spellEnd"/>
      <w:r w:rsidRPr="00B76446">
        <w:rPr>
          <w:lang w:val="de-CH"/>
          <w:rPrChange w:id="658" w:author="Paolo Cherubini" w:date="2021-02-18T11:49:00Z">
            <w:rPr/>
          </w:rPrChange>
        </w:rPr>
        <w:t xml:space="preserve">, </w:t>
      </w:r>
      <w:r w:rsidRPr="00B76446">
        <w:rPr>
          <w:i/>
          <w:lang w:val="de-CH"/>
          <w:rPrChange w:id="659" w:author="Paolo Cherubini" w:date="2021-02-18T11:49:00Z">
            <w:rPr>
              <w:i/>
            </w:rPr>
          </w:rPrChange>
        </w:rPr>
        <w:t>7</w:t>
      </w:r>
      <w:r w:rsidRPr="00B76446">
        <w:rPr>
          <w:lang w:val="de-CH"/>
          <w:rPrChange w:id="660" w:author="Paolo Cherubini" w:date="2021-02-18T11:49:00Z">
            <w:rPr/>
          </w:rPrChange>
        </w:rPr>
        <w:t xml:space="preserve">(9), e01454. </w:t>
      </w:r>
      <w:r>
        <w:fldChar w:fldCharType="begin"/>
      </w:r>
      <w:r w:rsidRPr="00B76446">
        <w:rPr>
          <w:lang w:val="de-CH"/>
          <w:rPrChange w:id="661" w:author="Paolo Cherubini" w:date="2021-02-18T11:49:00Z">
            <w:rPr/>
          </w:rPrChange>
        </w:rPr>
        <w:instrText xml:space="preserve"> HYPERLINK "https://doi.org/10.1002/ecs2.1454" \h </w:instrText>
      </w:r>
      <w:r>
        <w:fldChar w:fldCharType="separate"/>
      </w:r>
      <w:r w:rsidRPr="00B76446">
        <w:rPr>
          <w:rStyle w:val="Hyperlink"/>
          <w:lang w:val="de-CH"/>
          <w:rPrChange w:id="662"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663" w:author="Paolo Cherubini" w:date="2021-02-19T18:49:00Z">
          <w:pPr>
            <w:pStyle w:val="Bibliography"/>
          </w:pPr>
        </w:pPrChange>
      </w:pPr>
      <w:bookmarkStart w:id="664" w:name="ref-elling_dendroecological_2009"/>
      <w:bookmarkEnd w:id="656"/>
      <w:proofErr w:type="spellStart"/>
      <w:r w:rsidRPr="00B76446">
        <w:rPr>
          <w:lang w:val="de-CH"/>
          <w:rPrChange w:id="665" w:author="Paolo Cherubini" w:date="2021-02-18T11:49:00Z">
            <w:rPr/>
          </w:rPrChange>
        </w:rPr>
        <w:lastRenderedPageBreak/>
        <w:t>Elling</w:t>
      </w:r>
      <w:proofErr w:type="spellEnd"/>
      <w:r w:rsidRPr="00B76446">
        <w:rPr>
          <w:lang w:val="de-CH"/>
          <w:rPrChange w:id="666" w:author="Paolo Cherubini" w:date="2021-02-18T11:49:00Z">
            <w:rPr/>
          </w:rPrChange>
        </w:rPr>
        <w:t xml:space="preserve">, W., Dittmar, C., </w:t>
      </w:r>
      <w:proofErr w:type="spellStart"/>
      <w:r w:rsidRPr="00B76446">
        <w:rPr>
          <w:lang w:val="de-CH"/>
          <w:rPrChange w:id="667" w:author="Paolo Cherubini" w:date="2021-02-18T11:49:00Z">
            <w:rPr/>
          </w:rPrChange>
        </w:rPr>
        <w:t>Pfaffelmoser</w:t>
      </w:r>
      <w:proofErr w:type="spellEnd"/>
      <w:r w:rsidRPr="00B76446">
        <w:rPr>
          <w:lang w:val="de-CH"/>
          <w:rPrChange w:id="668"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669" w:author="Paolo Cherubini" w:date="2021-02-19T18:49:00Z">
          <w:pPr>
            <w:pStyle w:val="Bibliography"/>
          </w:pPr>
        </w:pPrChange>
      </w:pPr>
      <w:bookmarkStart w:id="670" w:name="ref-enquist_global_2002"/>
      <w:bookmarkEnd w:id="664"/>
      <w:r w:rsidRPr="00B76446">
        <w:rPr>
          <w:lang w:val="de-CH"/>
          <w:rPrChange w:id="671"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672" w:author="Paolo Cherubini" w:date="2021-02-19T18:49:00Z">
          <w:pPr>
            <w:pStyle w:val="Bibliography"/>
          </w:pPr>
        </w:pPrChange>
      </w:pPr>
      <w:bookmarkStart w:id="673" w:name="ref-esper_divergence_2009"/>
      <w:bookmarkEnd w:id="670"/>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674" w:author="Paolo Cherubini" w:date="2021-02-19T18:49:00Z">
          <w:pPr>
            <w:pStyle w:val="Bibliography"/>
          </w:pPr>
        </w:pPrChange>
      </w:pPr>
      <w:bookmarkStart w:id="675" w:name="ref-evans_fusing_2017"/>
      <w:bookmarkEnd w:id="673"/>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676" w:author="Paolo Cherubini" w:date="2021-02-19T18:49:00Z">
          <w:pPr>
            <w:pStyle w:val="Bibliography"/>
          </w:pPr>
        </w:pPrChange>
      </w:pPr>
      <w:bookmarkStart w:id="677" w:name="ref-finzi_carbon_2020"/>
      <w:bookmarkEnd w:id="675"/>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678" w:author="Paolo Cherubini" w:date="2021-02-19T18:49:00Z">
          <w:pPr>
            <w:pStyle w:val="Bibliography"/>
          </w:pPr>
        </w:pPrChange>
      </w:pPr>
      <w:bookmarkStart w:id="679" w:name="ref-forrester_does_2021"/>
      <w:bookmarkEnd w:id="677"/>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680" w:author="Paolo Cherubini" w:date="2021-02-19T18:49:00Z">
          <w:pPr>
            <w:pStyle w:val="Bibliography"/>
          </w:pPr>
        </w:pPrChange>
      </w:pPr>
      <w:bookmarkStart w:id="681" w:name="ref-foster_predicting_2016"/>
      <w:bookmarkEnd w:id="679"/>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682" w:author="Paolo Cherubini" w:date="2021-02-19T18:49:00Z">
          <w:pPr>
            <w:pStyle w:val="Bibliography"/>
          </w:pPr>
        </w:pPrChange>
      </w:pPr>
      <w:bookmarkStart w:id="683" w:name="ref-friedlingstein_climatecarbon_2006"/>
      <w:bookmarkEnd w:id="681"/>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684" w:author="Paolo Cherubini" w:date="2021-02-19T18:49:00Z">
          <w:pPr>
            <w:pStyle w:val="Bibliography"/>
          </w:pPr>
        </w:pPrChange>
      </w:pPr>
      <w:bookmarkStart w:id="685" w:name="ref-fritts_tree_1976"/>
      <w:bookmarkEnd w:id="683"/>
      <w:r>
        <w:t xml:space="preserve">Fritts, H. C. (1976). </w:t>
      </w:r>
      <w:r>
        <w:rPr>
          <w:i/>
        </w:rPr>
        <w:t>Tree rings and climate</w:t>
      </w:r>
      <w:r>
        <w:t>. Academic Press.</w:t>
      </w:r>
    </w:p>
    <w:p w14:paraId="0CD19734" w14:textId="77777777" w:rsidR="003F2ACD" w:rsidRDefault="00DA0D81">
      <w:pPr>
        <w:pStyle w:val="Bibliography"/>
        <w:spacing w:line="480" w:lineRule="auto"/>
        <w:pPrChange w:id="686" w:author="Paolo Cherubini" w:date="2021-02-19T18:49:00Z">
          <w:pPr>
            <w:pStyle w:val="Bibliography"/>
          </w:pPr>
        </w:pPrChange>
      </w:pPr>
      <w:bookmarkStart w:id="687" w:name="ref-fritts_dendroecology_1989"/>
      <w:bookmarkEnd w:id="685"/>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688" w:author="Paolo Cherubini" w:date="2021-02-18T11:49:00Z">
            <w:rPr/>
          </w:rPrChange>
        </w:rPr>
        <w:pPrChange w:id="689" w:author="Paolo Cherubini" w:date="2021-02-19T18:49:00Z">
          <w:pPr>
            <w:pStyle w:val="Bibliography"/>
          </w:pPr>
        </w:pPrChange>
      </w:pPr>
      <w:bookmarkStart w:id="690" w:name="ref-gillerot_tree_2020"/>
      <w:bookmarkEnd w:id="687"/>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691" w:author="Paolo Cherubini" w:date="2021-02-18T11:49:00Z">
            <w:rPr>
              <w:i/>
            </w:rPr>
          </w:rPrChange>
        </w:rPr>
        <w:t>Ecosystems</w:t>
      </w:r>
      <w:proofErr w:type="spellEnd"/>
      <w:r w:rsidRPr="00B76446">
        <w:rPr>
          <w:lang w:val="de-CH"/>
          <w:rPrChange w:id="692" w:author="Paolo Cherubini" w:date="2021-02-18T11:49:00Z">
            <w:rPr/>
          </w:rPrChange>
        </w:rPr>
        <w:t xml:space="preserve">. </w:t>
      </w:r>
      <w:r>
        <w:fldChar w:fldCharType="begin"/>
      </w:r>
      <w:r w:rsidRPr="00B76446">
        <w:rPr>
          <w:lang w:val="de-CH"/>
          <w:rPrChange w:id="693" w:author="Paolo Cherubini" w:date="2021-02-18T11:49:00Z">
            <w:rPr/>
          </w:rPrChange>
        </w:rPr>
        <w:instrText xml:space="preserve"> HYPERLINK "https://doi.org/10.1007/s10021-020-00501-y" \h </w:instrText>
      </w:r>
      <w:r>
        <w:fldChar w:fldCharType="separate"/>
      </w:r>
      <w:r w:rsidRPr="00B76446">
        <w:rPr>
          <w:rStyle w:val="Hyperlink"/>
          <w:lang w:val="de-CH"/>
          <w:rPrChange w:id="694"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695" w:author="Paolo Cherubini" w:date="2021-02-19T18:49:00Z">
          <w:pPr>
            <w:pStyle w:val="Bibliography"/>
          </w:pPr>
        </w:pPrChange>
      </w:pPr>
      <w:bookmarkStart w:id="696" w:name="ref-girardin_no_2016"/>
      <w:bookmarkEnd w:id="690"/>
      <w:proofErr w:type="spellStart"/>
      <w:r w:rsidRPr="00B76446">
        <w:rPr>
          <w:lang w:val="de-CH"/>
          <w:rPrChange w:id="697" w:author="Paolo Cherubini" w:date="2021-02-18T11:49:00Z">
            <w:rPr/>
          </w:rPrChange>
        </w:rPr>
        <w:t>Girardin</w:t>
      </w:r>
      <w:proofErr w:type="spellEnd"/>
      <w:r w:rsidRPr="00B76446">
        <w:rPr>
          <w:lang w:val="de-CH"/>
          <w:rPrChange w:id="698" w:author="Paolo Cherubini" w:date="2021-02-18T11:49:00Z">
            <w:rPr/>
          </w:rPrChange>
        </w:rPr>
        <w:t xml:space="preserve">, M. P., </w:t>
      </w:r>
      <w:proofErr w:type="spellStart"/>
      <w:r w:rsidRPr="00B76446">
        <w:rPr>
          <w:lang w:val="de-CH"/>
          <w:rPrChange w:id="699" w:author="Paolo Cherubini" w:date="2021-02-18T11:49:00Z">
            <w:rPr/>
          </w:rPrChange>
        </w:rPr>
        <w:t>Bouriaud</w:t>
      </w:r>
      <w:proofErr w:type="spellEnd"/>
      <w:r w:rsidRPr="00B76446">
        <w:rPr>
          <w:lang w:val="de-CH"/>
          <w:rPrChange w:id="700" w:author="Paolo Cherubini" w:date="2021-02-18T11:49:00Z">
            <w:rPr/>
          </w:rPrChange>
        </w:rPr>
        <w:t xml:space="preserve">, O., Hogg, E. H., Kurz, W., Zimmermann, N. E., </w:t>
      </w:r>
      <w:proofErr w:type="spellStart"/>
      <w:r w:rsidRPr="00B76446">
        <w:rPr>
          <w:lang w:val="de-CH"/>
          <w:rPrChange w:id="701" w:author="Paolo Cherubini" w:date="2021-02-18T11:49:00Z">
            <w:rPr/>
          </w:rPrChange>
        </w:rPr>
        <w:t>Metsaranta</w:t>
      </w:r>
      <w:proofErr w:type="spellEnd"/>
      <w:r w:rsidRPr="00B76446">
        <w:rPr>
          <w:lang w:val="de-CH"/>
          <w:rPrChange w:id="702" w:author="Paolo Cherubini" w:date="2021-02-18T11:49:00Z">
            <w:rPr/>
          </w:rPrChange>
        </w:rPr>
        <w:t xml:space="preserve">, J. M., de Jong, R., Frank, D. C., </w:t>
      </w:r>
      <w:proofErr w:type="spellStart"/>
      <w:r w:rsidRPr="00B76446">
        <w:rPr>
          <w:lang w:val="de-CH"/>
          <w:rPrChange w:id="703" w:author="Paolo Cherubini" w:date="2021-02-18T11:49:00Z">
            <w:rPr/>
          </w:rPrChange>
        </w:rPr>
        <w:t>Esper</w:t>
      </w:r>
      <w:proofErr w:type="spellEnd"/>
      <w:r w:rsidRPr="00B76446">
        <w:rPr>
          <w:lang w:val="de-CH"/>
          <w:rPrChange w:id="704" w:author="Paolo Cherubini" w:date="2021-02-18T11:49:00Z">
            <w:rPr/>
          </w:rPrChange>
        </w:rPr>
        <w:t xml:space="preserve">, J., </w:t>
      </w:r>
      <w:proofErr w:type="spellStart"/>
      <w:r w:rsidRPr="00B76446">
        <w:rPr>
          <w:lang w:val="de-CH"/>
          <w:rPrChange w:id="705" w:author="Paolo Cherubini" w:date="2021-02-18T11:49:00Z">
            <w:rPr/>
          </w:rPrChange>
        </w:rPr>
        <w:t>Büntgen</w:t>
      </w:r>
      <w:proofErr w:type="spellEnd"/>
      <w:r w:rsidRPr="00B76446">
        <w:rPr>
          <w:lang w:val="de-CH"/>
          <w:rPrChange w:id="706" w:author="Paolo Cherubini" w:date="2021-02-18T11:49:00Z">
            <w:rPr/>
          </w:rPrChange>
        </w:rPr>
        <w:t xml:space="preserve">, U., Guo, X. J., &amp; </w:t>
      </w:r>
      <w:proofErr w:type="spellStart"/>
      <w:r w:rsidRPr="00B76446">
        <w:rPr>
          <w:lang w:val="de-CH"/>
          <w:rPrChange w:id="707" w:author="Paolo Cherubini" w:date="2021-02-18T11:49:00Z">
            <w:rPr/>
          </w:rPrChange>
        </w:rPr>
        <w:t>Bhatti</w:t>
      </w:r>
      <w:proofErr w:type="spellEnd"/>
      <w:r w:rsidRPr="00B76446">
        <w:rPr>
          <w:lang w:val="de-CH"/>
          <w:rPrChange w:id="708"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709" w:author="Paolo Cherubini" w:date="2021-02-19T18:49:00Z">
          <w:pPr>
            <w:pStyle w:val="Bibliography"/>
          </w:pPr>
        </w:pPrChange>
      </w:pPr>
      <w:bookmarkStart w:id="710" w:name="X81070c8dded57796bffe4e046459a048702f082"/>
      <w:bookmarkEnd w:id="696"/>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711" w:author="Paolo Cherubini" w:date="2021-02-19T18:49:00Z">
          <w:pPr>
            <w:pStyle w:val="Bibliography"/>
          </w:pPr>
        </w:pPrChange>
      </w:pPr>
      <w:bookmarkStart w:id="712" w:name="ref-goulden_patterns_2011"/>
      <w:bookmarkEnd w:id="710"/>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713" w:author="Paolo Cherubini" w:date="2021-02-19T18:49:00Z">
          <w:pPr>
            <w:pStyle w:val="Bibliography"/>
          </w:pPr>
        </w:pPrChange>
      </w:pPr>
      <w:bookmarkStart w:id="714" w:name="ref-graumlich_long-term_1989"/>
      <w:bookmarkEnd w:id="712"/>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715" w:author="Paolo Cherubini" w:date="2021-02-19T18:49:00Z">
          <w:pPr>
            <w:pStyle w:val="Bibliography"/>
          </w:pPr>
        </w:pPrChange>
      </w:pPr>
      <w:bookmarkStart w:id="716" w:name="ref-groenendijk_no_2015"/>
      <w:bookmarkEnd w:id="714"/>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717" w:author="Paolo Cherubini" w:date="2021-02-19T18:49:00Z">
          <w:pPr>
            <w:pStyle w:val="Bibliography"/>
          </w:pPr>
        </w:pPrChange>
      </w:pPr>
      <w:bookmarkStart w:id="718" w:name="ref-hacket-pain_consistent_2016"/>
      <w:bookmarkEnd w:id="716"/>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719" w:author="Paolo Cherubini" w:date="2021-02-19T18:49:00Z">
          <w:pPr>
            <w:pStyle w:val="Bibliography"/>
          </w:pPr>
        </w:pPrChange>
      </w:pPr>
      <w:bookmarkStart w:id="720" w:name="ref-hararuk_tree_2019"/>
      <w:bookmarkEnd w:id="718"/>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721" w:author="Paolo Cherubini" w:date="2021-02-19T18:49:00Z">
          <w:pPr>
            <w:pStyle w:val="Bibliography"/>
          </w:pPr>
        </w:pPrChange>
      </w:pPr>
      <w:bookmarkStart w:id="722" w:name="ref-harris_updated_2014"/>
      <w:bookmarkEnd w:id="720"/>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723" w:author="Paolo Cherubini" w:date="2021-02-19T18:49:00Z">
          <w:pPr>
            <w:pStyle w:val="Bibliography"/>
          </w:pPr>
        </w:pPrChange>
      </w:pPr>
      <w:bookmarkStart w:id="724" w:name="ref-harris_version_2020"/>
      <w:bookmarkEnd w:id="72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725" w:author="Paolo Cherubini" w:date="2021-02-19T18:49:00Z">
          <w:pPr>
            <w:pStyle w:val="Bibliography"/>
          </w:pPr>
        </w:pPrChange>
      </w:pPr>
      <w:bookmarkStart w:id="726" w:name="ref-helcoski_growing_2019"/>
      <w:bookmarkEnd w:id="724"/>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727" w:author="Paolo Cherubini" w:date="2021-02-19T18:49:00Z">
          <w:pPr>
            <w:pStyle w:val="Bibliography"/>
          </w:pPr>
        </w:pPrChange>
      </w:pPr>
      <w:bookmarkStart w:id="728" w:name="ref-hember_tree_2019"/>
      <w:bookmarkEnd w:id="726"/>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729" w:author="Paolo Cherubini" w:date="2021-02-19T18:49:00Z">
          <w:pPr>
            <w:pStyle w:val="Bibliography"/>
          </w:pPr>
        </w:pPrChange>
      </w:pPr>
      <w:bookmarkStart w:id="730" w:name="ref-kaspar_species-specific_nodate"/>
      <w:bookmarkEnd w:id="728"/>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731" w:author="Paolo Cherubini" w:date="2021-02-19T18:49:00Z">
          <w:pPr>
            <w:pStyle w:val="Bibliography"/>
          </w:pPr>
        </w:pPrChange>
      </w:pPr>
      <w:bookmarkStart w:id="732" w:name="ref-klesse_sampling_2018"/>
      <w:bookmarkEnd w:id="730"/>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733" w:author="Paolo Cherubini" w:date="2021-02-19T18:49:00Z">
          <w:pPr>
            <w:pStyle w:val="Bibliography"/>
          </w:pPr>
        </w:pPrChange>
      </w:pPr>
      <w:bookmarkStart w:id="734" w:name="ref-klesse_amplifying_2020"/>
      <w:bookmarkEnd w:id="732"/>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735" w:author="Paolo Cherubini" w:date="2021-02-19T18:49:00Z">
          <w:pPr>
            <w:pStyle w:val="Bibliography"/>
          </w:pPr>
        </w:pPrChange>
      </w:pPr>
      <w:bookmarkStart w:id="736" w:name="ref-kumarathunge_acclimation_2019"/>
      <w:bookmarkEnd w:id="734"/>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737" w:author="Paolo Cherubini" w:date="2021-02-19T18:49:00Z">
          <w:pPr>
            <w:pStyle w:val="Bibliography"/>
          </w:pPr>
        </w:pPrChange>
      </w:pPr>
      <w:bookmarkStart w:id="738" w:name="ref-levesque_water_2017"/>
      <w:bookmarkEnd w:id="736"/>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739" w:author="Paolo Cherubini" w:date="2021-02-19T18:49:00Z">
          <w:pPr>
            <w:pStyle w:val="Bibliography"/>
          </w:pPr>
        </w:pPrChange>
      </w:pPr>
      <w:bookmarkStart w:id="740" w:name="ref-ljungqvist_assessing_2020"/>
      <w:bookmarkEnd w:id="738"/>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741" w:author="Paolo Cherubini" w:date="2021-02-19T18:49:00Z">
          <w:pPr>
            <w:pStyle w:val="Bibliography"/>
          </w:pPr>
        </w:pPrChange>
      </w:pPr>
      <w:bookmarkStart w:id="742" w:name="ref-mathias_disentangling_2018"/>
      <w:bookmarkEnd w:id="740"/>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743" w:author="Paolo Cherubini" w:date="2021-02-19T18:49:00Z">
          <w:pPr>
            <w:pStyle w:val="Bibliography"/>
          </w:pPr>
        </w:pPrChange>
      </w:pPr>
      <w:bookmarkStart w:id="744" w:name="ref-maxwell_declining_2016"/>
      <w:bookmarkEnd w:id="74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745" w:author="Paolo Cherubini" w:date="2021-02-19T18:49:00Z">
          <w:pPr>
            <w:pStyle w:val="Bibliography"/>
          </w:pPr>
        </w:pPrChange>
      </w:pPr>
      <w:bookmarkStart w:id="746" w:name="ref-mcdowell_pervasive_2020"/>
      <w:bookmarkEnd w:id="744"/>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747" w:author="Paolo Cherubini" w:date="2021-02-19T18:49:00Z">
          <w:pPr>
            <w:pStyle w:val="Bibliography"/>
          </w:pPr>
        </w:pPrChange>
      </w:pPr>
      <w:bookmarkStart w:id="748" w:name="ref-mcgregor_tree_2020"/>
      <w:bookmarkEnd w:id="746"/>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749" w:author="Paolo Cherubini" w:date="2021-02-19T18:49:00Z">
          <w:pPr>
            <w:pStyle w:val="Bibliography"/>
          </w:pPr>
        </w:pPrChange>
      </w:pPr>
      <w:bookmarkStart w:id="750" w:name="ref-meakem_role_2018"/>
      <w:bookmarkEnd w:id="748"/>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751" w:author="Paolo Cherubini" w:date="2021-02-19T18:49:00Z">
          <w:pPr>
            <w:pStyle w:val="Bibliography"/>
          </w:pPr>
        </w:pPrChange>
      </w:pPr>
      <w:bookmarkStart w:id="752" w:name="ref-meko_seascorr_2011"/>
      <w:bookmarkEnd w:id="750"/>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753" w:author="Paolo Cherubini" w:date="2021-02-19T18:49:00Z">
          <w:pPr>
            <w:pStyle w:val="Bibliography"/>
          </w:pPr>
        </w:pPrChange>
      </w:pPr>
      <w:bookmarkStart w:id="754" w:name="ref-muller-landau_testing_2006"/>
      <w:bookmarkEnd w:id="752"/>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755" w:author="Paolo Cherubini" w:date="2021-02-19T18:49:00Z">
          <w:pPr>
            <w:pStyle w:val="Bibliography"/>
          </w:pPr>
        </w:pPrChange>
      </w:pPr>
      <w:bookmarkStart w:id="756" w:name="ref-naimi_where_2014"/>
      <w:bookmarkEnd w:id="754"/>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757" w:author="Paolo Cherubini" w:date="2021-02-19T18:49:00Z">
          <w:pPr>
            <w:pStyle w:val="Bibliography"/>
          </w:pPr>
        </w:pPrChange>
      </w:pPr>
      <w:bookmarkStart w:id="758" w:name="ref-nehrbassahles_influence_2014"/>
      <w:bookmarkEnd w:id="756"/>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759" w:author="Paolo Cherubini" w:date="2021-02-19T18:49:00Z">
          <w:pPr>
            <w:pStyle w:val="Bibliography"/>
          </w:pPr>
        </w:pPrChange>
      </w:pPr>
      <w:bookmarkStart w:id="760" w:name="ref-nock_longterm_2011"/>
      <w:bookmarkEnd w:id="758"/>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761" w:author="Paolo Cherubini" w:date="2021-02-19T18:49:00Z">
          <w:pPr>
            <w:pStyle w:val="Bibliography"/>
          </w:pPr>
        </w:pPrChange>
      </w:pPr>
      <w:bookmarkStart w:id="762" w:name="ref-pederson_framework_2020"/>
      <w:bookmarkEnd w:id="760"/>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763" w:author="Paolo Cherubini" w:date="2021-02-19T18:49:00Z">
          <w:pPr>
            <w:pStyle w:val="Bibliography"/>
          </w:pPr>
        </w:pPrChange>
      </w:pPr>
      <w:bookmarkStart w:id="764" w:name="ref-peltier_tree_2020"/>
      <w:bookmarkEnd w:id="762"/>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765" w:author="Paolo Cherubini" w:date="2021-02-19T18:49:00Z">
          <w:pPr>
            <w:pStyle w:val="Bibliography"/>
          </w:pPr>
        </w:pPrChange>
      </w:pPr>
      <w:bookmarkStart w:id="766" w:name="ref-peters_detecting_2015"/>
      <w:bookmarkEnd w:id="764"/>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767" w:author="Paolo Cherubini" w:date="2021-02-19T18:49:00Z">
          <w:pPr>
            <w:pStyle w:val="Bibliography"/>
          </w:pPr>
        </w:pPrChange>
      </w:pPr>
      <w:bookmarkStart w:id="768" w:name="ref-pregitzer_carbon_2004"/>
      <w:bookmarkEnd w:id="766"/>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769" w:author="Paolo Cherubini" w:date="2021-02-18T11:49:00Z">
            <w:rPr/>
          </w:rPrChange>
        </w:rPr>
        <w:pPrChange w:id="770" w:author="Paolo Cherubini" w:date="2021-02-19T18:49:00Z">
          <w:pPr>
            <w:pStyle w:val="Bibliography"/>
          </w:pPr>
        </w:pPrChange>
      </w:pPr>
      <w:bookmarkStart w:id="771" w:name="ref-pretzsch_drought_2018"/>
      <w:bookmarkEnd w:id="768"/>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772" w:author="Paolo Cherubini" w:date="2021-02-18T11:49:00Z">
            <w:rPr>
              <w:i/>
            </w:rPr>
          </w:rPrChange>
        </w:rPr>
        <w:t>Forest</w:t>
      </w:r>
      <w:proofErr w:type="spellEnd"/>
      <w:r w:rsidRPr="00B76446">
        <w:rPr>
          <w:i/>
          <w:lang w:val="de-CH"/>
          <w:rPrChange w:id="773" w:author="Paolo Cherubini" w:date="2021-02-18T11:49:00Z">
            <w:rPr>
              <w:i/>
            </w:rPr>
          </w:rPrChange>
        </w:rPr>
        <w:t xml:space="preserve"> </w:t>
      </w:r>
      <w:proofErr w:type="spellStart"/>
      <w:r w:rsidRPr="00B76446">
        <w:rPr>
          <w:i/>
          <w:lang w:val="de-CH"/>
          <w:rPrChange w:id="774" w:author="Paolo Cherubini" w:date="2021-02-18T11:49:00Z">
            <w:rPr>
              <w:i/>
            </w:rPr>
          </w:rPrChange>
        </w:rPr>
        <w:t>Ecosystems</w:t>
      </w:r>
      <w:proofErr w:type="spellEnd"/>
      <w:r w:rsidRPr="00B76446">
        <w:rPr>
          <w:lang w:val="de-CH"/>
          <w:rPrChange w:id="775" w:author="Paolo Cherubini" w:date="2021-02-18T11:49:00Z">
            <w:rPr/>
          </w:rPrChange>
        </w:rPr>
        <w:t xml:space="preserve">, </w:t>
      </w:r>
      <w:r w:rsidRPr="00B76446">
        <w:rPr>
          <w:i/>
          <w:lang w:val="de-CH"/>
          <w:rPrChange w:id="776" w:author="Paolo Cherubini" w:date="2021-02-18T11:49:00Z">
            <w:rPr>
              <w:i/>
            </w:rPr>
          </w:rPrChange>
        </w:rPr>
        <w:t>5</w:t>
      </w:r>
      <w:r w:rsidRPr="00B76446">
        <w:rPr>
          <w:lang w:val="de-CH"/>
          <w:rPrChange w:id="777" w:author="Paolo Cherubini" w:date="2021-02-18T11:49:00Z">
            <w:rPr/>
          </w:rPrChange>
        </w:rPr>
        <w:t xml:space="preserve">(1), 20. </w:t>
      </w:r>
      <w:r>
        <w:fldChar w:fldCharType="begin"/>
      </w:r>
      <w:r w:rsidRPr="00B76446">
        <w:rPr>
          <w:lang w:val="de-CH"/>
          <w:rPrChange w:id="778" w:author="Paolo Cherubini" w:date="2021-02-18T11:49:00Z">
            <w:rPr/>
          </w:rPrChange>
        </w:rPr>
        <w:instrText xml:space="preserve"> HYPERLINK "https://doi.org/10.1186/s40663-018-0139-x" \h </w:instrText>
      </w:r>
      <w:r>
        <w:fldChar w:fldCharType="separate"/>
      </w:r>
      <w:r w:rsidRPr="00B76446">
        <w:rPr>
          <w:rStyle w:val="Hyperlink"/>
          <w:lang w:val="de-CH"/>
          <w:rPrChange w:id="779"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780" w:author="Paolo Cherubini" w:date="2021-02-19T18:49:00Z">
          <w:pPr>
            <w:pStyle w:val="Bibliography"/>
          </w:pPr>
        </w:pPrChange>
      </w:pPr>
      <w:bookmarkStart w:id="781" w:name="ref-rayback_dendroecological_2020"/>
      <w:bookmarkEnd w:id="771"/>
      <w:proofErr w:type="spellStart"/>
      <w:r w:rsidRPr="00B76446">
        <w:rPr>
          <w:lang w:val="de-CH"/>
          <w:rPrChange w:id="782" w:author="Paolo Cherubini" w:date="2021-02-18T11:49:00Z">
            <w:rPr/>
          </w:rPrChange>
        </w:rPr>
        <w:t>Rayback</w:t>
      </w:r>
      <w:proofErr w:type="spellEnd"/>
      <w:r w:rsidRPr="00B76446">
        <w:rPr>
          <w:lang w:val="de-CH"/>
          <w:rPrChange w:id="783" w:author="Paolo Cherubini" w:date="2021-02-18T11:49:00Z">
            <w:rPr/>
          </w:rPrChange>
        </w:rPr>
        <w:t xml:space="preserve">, S. A., Duncan, J. A., </w:t>
      </w:r>
      <w:proofErr w:type="spellStart"/>
      <w:r w:rsidRPr="00B76446">
        <w:rPr>
          <w:lang w:val="de-CH"/>
          <w:rPrChange w:id="784" w:author="Paolo Cherubini" w:date="2021-02-18T11:49:00Z">
            <w:rPr/>
          </w:rPrChange>
        </w:rPr>
        <w:t>Schaberg</w:t>
      </w:r>
      <w:proofErr w:type="spellEnd"/>
      <w:r w:rsidRPr="00B76446">
        <w:rPr>
          <w:lang w:val="de-CH"/>
          <w:rPrChange w:id="785" w:author="Paolo Cherubini" w:date="2021-02-18T11:49:00Z">
            <w:rPr/>
          </w:rPrChange>
        </w:rPr>
        <w:t xml:space="preserve">, P. G., </w:t>
      </w:r>
      <w:proofErr w:type="spellStart"/>
      <w:r w:rsidRPr="00B76446">
        <w:rPr>
          <w:lang w:val="de-CH"/>
          <w:rPrChange w:id="786" w:author="Paolo Cherubini" w:date="2021-02-18T11:49:00Z">
            <w:rPr/>
          </w:rPrChange>
        </w:rPr>
        <w:t>Kosiba</w:t>
      </w:r>
      <w:proofErr w:type="spellEnd"/>
      <w:r w:rsidRPr="00B76446">
        <w:rPr>
          <w:lang w:val="de-CH"/>
          <w:rPrChange w:id="787" w:author="Paolo Cherubini" w:date="2021-02-18T11:49:00Z">
            <w:rPr/>
          </w:rPrChange>
        </w:rPr>
        <w:t xml:space="preserve">, A. M., Hansen, C. F., &amp; </w:t>
      </w:r>
      <w:proofErr w:type="spellStart"/>
      <w:r w:rsidRPr="00B76446">
        <w:rPr>
          <w:lang w:val="de-CH"/>
          <w:rPrChange w:id="788" w:author="Paolo Cherubini" w:date="2021-02-18T11:49:00Z">
            <w:rPr/>
          </w:rPrChange>
        </w:rPr>
        <w:t>Murakami</w:t>
      </w:r>
      <w:proofErr w:type="spellEnd"/>
      <w:r w:rsidRPr="00B76446">
        <w:rPr>
          <w:lang w:val="de-CH"/>
          <w:rPrChange w:id="789"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790" w:author="Paolo Cherubini" w:date="2021-02-19T18:49:00Z">
          <w:pPr>
            <w:pStyle w:val="Bibliography"/>
          </w:pPr>
        </w:pPrChange>
      </w:pPr>
      <w:bookmarkStart w:id="791" w:name="ref-rejoumechain_biomass_2017"/>
      <w:bookmarkEnd w:id="781"/>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792" w:author="Paolo Cherubini" w:date="2021-02-19T18:49:00Z">
          <w:pPr>
            <w:pStyle w:val="Bibliography"/>
          </w:pPr>
        </w:pPrChange>
      </w:pPr>
      <w:bookmarkStart w:id="793" w:name="ref-rollinson_climate_2021"/>
      <w:bookmarkEnd w:id="791"/>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794" w:author="Paolo Cherubini" w:date="2021-02-19T18:49:00Z">
          <w:pPr>
            <w:pStyle w:val="Bibliography"/>
          </w:pPr>
        </w:pPrChange>
      </w:pPr>
      <w:bookmarkStart w:id="795" w:name="ref-rossi_age-dependent_2007"/>
      <w:bookmarkEnd w:id="793"/>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796" w:author="Paolo Cherubini" w:date="2021-02-19T18:49:00Z">
          <w:pPr>
            <w:pStyle w:val="Bibliography"/>
          </w:pPr>
        </w:pPrChange>
      </w:pPr>
      <w:bookmarkStart w:id="797" w:name="ref-sanchez-salguero_disentangling_2015"/>
      <w:bookmarkEnd w:id="795"/>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798" w:author="Paolo Cherubini" w:date="2021-02-19T18:49:00Z">
          <w:pPr>
            <w:pStyle w:val="Bibliography"/>
          </w:pPr>
        </w:pPrChange>
      </w:pPr>
      <w:bookmarkStart w:id="799" w:name="ref-schelhaas_species-specific_2018"/>
      <w:bookmarkEnd w:id="797"/>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800" w:author="Paolo Cherubini" w:date="2021-02-19T18:49:00Z">
          <w:pPr>
            <w:pStyle w:val="Bibliography"/>
          </w:pPr>
        </w:pPrChange>
      </w:pPr>
      <w:bookmarkStart w:id="801" w:name="ref-sheil_does_2017"/>
      <w:bookmarkEnd w:id="799"/>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802" w:author="Paolo Cherubini" w:date="2021-02-19T18:49:00Z">
          <w:pPr>
            <w:pStyle w:val="Bibliography"/>
          </w:pPr>
        </w:pPrChange>
      </w:pPr>
      <w:bookmarkStart w:id="803" w:name="ref-sniderhan_growth_2016"/>
      <w:bookmarkEnd w:id="801"/>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804" w:author="Paolo Cherubini" w:date="2021-02-19T18:49:00Z">
          <w:pPr>
            <w:pStyle w:val="Bibliography"/>
          </w:pPr>
        </w:pPrChange>
      </w:pPr>
      <w:bookmarkStart w:id="805" w:name="ref-speer_fundamentals_2010"/>
      <w:bookmarkEnd w:id="803"/>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806" w:author="Paolo Cherubini" w:date="2021-02-19T18:49:00Z">
          <w:pPr>
            <w:pStyle w:val="Bibliography"/>
          </w:pPr>
        </w:pPrChange>
      </w:pPr>
      <w:bookmarkStart w:id="807" w:name="ref-stephenson_rate_2014"/>
      <w:bookmarkEnd w:id="805"/>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808" w:author="Paolo Cherubini" w:date="2021-02-19T18:49:00Z">
          <w:pPr>
            <w:pStyle w:val="Bibliography"/>
          </w:pPr>
        </w:pPrChange>
      </w:pPr>
      <w:bookmarkStart w:id="809" w:name="ref-stokes_introduction_1968"/>
      <w:bookmarkEnd w:id="807"/>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810" w:author="Paolo Cherubini" w:date="2021-02-19T18:49:00Z">
          <w:pPr>
            <w:pStyle w:val="Bibliography"/>
          </w:pPr>
        </w:pPrChange>
      </w:pPr>
      <w:bookmarkStart w:id="811" w:name="ref-sullivan_long-term_2020"/>
      <w:bookmarkEnd w:id="809"/>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812" w:author="Paolo Cherubini" w:date="2021-02-19T18:49:00Z">
          <w:pPr>
            <w:pStyle w:val="Bibliography"/>
          </w:pPr>
        </w:pPrChange>
      </w:pPr>
      <w:bookmarkStart w:id="813" w:name="ref-sullivan_effect_2016"/>
      <w:bookmarkEnd w:id="81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814" w:author="Paolo Cherubini" w:date="2021-02-19T18:49:00Z">
          <w:pPr>
            <w:pStyle w:val="Bibliography"/>
          </w:pPr>
        </w:pPrChange>
      </w:pPr>
      <w:bookmarkStart w:id="815" w:name="ref-samonil_individual-based_2013"/>
      <w:bookmarkEnd w:id="813"/>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816" w:author="Paolo Cherubini" w:date="2021-02-19T18:49:00Z">
          <w:pPr>
            <w:pStyle w:val="Bibliography"/>
          </w:pPr>
        </w:pPrChange>
      </w:pPr>
      <w:bookmarkStart w:id="817" w:name="ref-samonil_long-term_2008"/>
      <w:bookmarkEnd w:id="815"/>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818" w:author="Paolo Cherubini" w:date="2021-02-19T18:49:00Z">
          <w:pPr>
            <w:pStyle w:val="Bibliography"/>
          </w:pPr>
        </w:pPrChange>
      </w:pPr>
      <w:bookmarkStart w:id="819" w:name="ref-teets_linking_2018"/>
      <w:bookmarkEnd w:id="817"/>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820" w:author="Paolo Cherubini" w:date="2021-02-19T18:49:00Z">
          <w:pPr>
            <w:pStyle w:val="Bibliography"/>
          </w:pPr>
        </w:pPrChange>
      </w:pPr>
      <w:bookmarkStart w:id="821" w:name="ref-teets_quantifying_2018"/>
      <w:bookmarkEnd w:id="819"/>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822" w:author="Paolo Cherubini" w:date="2021-02-19T18:49:00Z">
          <w:pPr>
            <w:pStyle w:val="Bibliography"/>
          </w:pPr>
        </w:pPrChange>
      </w:pPr>
      <w:bookmarkStart w:id="823" w:name="ref-meinzer_age-related_2011"/>
      <w:bookmarkEnd w:id="821"/>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824" w:author="Paolo Cherubini" w:date="2021-02-19T18:49:00Z">
          <w:pPr>
            <w:pStyle w:val="Bibliography"/>
          </w:pPr>
        </w:pPrChange>
      </w:pPr>
      <w:bookmarkStart w:id="825" w:name="ref-tolwinski-ward_bayesian_2013"/>
      <w:bookmarkEnd w:id="823"/>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826" w:author="Paolo Cherubini" w:date="2021-02-18T11:49:00Z">
            <w:rPr/>
          </w:rPrChange>
        </w:rPr>
        <w:pPrChange w:id="827" w:author="Paolo Cherubini" w:date="2021-02-19T18:49:00Z">
          <w:pPr>
            <w:pStyle w:val="Bibliography"/>
          </w:pPr>
        </w:pPrChange>
      </w:pPr>
      <w:bookmarkStart w:id="828" w:name="ref-touchan_millennial_2011"/>
      <w:bookmarkEnd w:id="825"/>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829" w:author="Paolo Cherubini" w:date="2021-02-18T11:49:00Z">
            <w:rPr>
              <w:i/>
            </w:rPr>
          </w:rPrChange>
        </w:rPr>
        <w:t xml:space="preserve">International Journal </w:t>
      </w:r>
      <w:proofErr w:type="spellStart"/>
      <w:r w:rsidRPr="00B76446">
        <w:rPr>
          <w:i/>
          <w:lang w:val="de-CH"/>
          <w:rPrChange w:id="830" w:author="Paolo Cherubini" w:date="2021-02-18T11:49:00Z">
            <w:rPr>
              <w:i/>
            </w:rPr>
          </w:rPrChange>
        </w:rPr>
        <w:t>of</w:t>
      </w:r>
      <w:proofErr w:type="spellEnd"/>
      <w:r w:rsidRPr="00B76446">
        <w:rPr>
          <w:i/>
          <w:lang w:val="de-CH"/>
          <w:rPrChange w:id="831" w:author="Paolo Cherubini" w:date="2021-02-18T11:49:00Z">
            <w:rPr>
              <w:i/>
            </w:rPr>
          </w:rPrChange>
        </w:rPr>
        <w:t xml:space="preserve"> </w:t>
      </w:r>
      <w:proofErr w:type="spellStart"/>
      <w:r w:rsidRPr="00B76446">
        <w:rPr>
          <w:i/>
          <w:lang w:val="de-CH"/>
          <w:rPrChange w:id="832" w:author="Paolo Cherubini" w:date="2021-02-18T11:49:00Z">
            <w:rPr>
              <w:i/>
            </w:rPr>
          </w:rPrChange>
        </w:rPr>
        <w:t>Climatology</w:t>
      </w:r>
      <w:proofErr w:type="spellEnd"/>
      <w:r w:rsidRPr="00B76446">
        <w:rPr>
          <w:lang w:val="de-CH"/>
          <w:rPrChange w:id="833" w:author="Paolo Cherubini" w:date="2021-02-18T11:49:00Z">
            <w:rPr/>
          </w:rPrChange>
        </w:rPr>
        <w:t xml:space="preserve">, </w:t>
      </w:r>
      <w:r w:rsidRPr="00B76446">
        <w:rPr>
          <w:i/>
          <w:lang w:val="de-CH"/>
          <w:rPrChange w:id="834" w:author="Paolo Cherubini" w:date="2021-02-18T11:49:00Z">
            <w:rPr>
              <w:i/>
            </w:rPr>
          </w:rPrChange>
        </w:rPr>
        <w:t>31</w:t>
      </w:r>
      <w:r w:rsidRPr="00B76446">
        <w:rPr>
          <w:lang w:val="de-CH"/>
          <w:rPrChange w:id="835" w:author="Paolo Cherubini" w:date="2021-02-18T11:49:00Z">
            <w:rPr/>
          </w:rPrChange>
        </w:rPr>
        <w:t xml:space="preserve">(6), 896–906. </w:t>
      </w:r>
      <w:r>
        <w:fldChar w:fldCharType="begin"/>
      </w:r>
      <w:r w:rsidRPr="00B76446">
        <w:rPr>
          <w:lang w:val="de-CH"/>
          <w:rPrChange w:id="836" w:author="Paolo Cherubini" w:date="2021-02-18T11:49:00Z">
            <w:rPr/>
          </w:rPrChange>
        </w:rPr>
        <w:instrText xml:space="preserve"> HYPERLINK "https://doi.org/10.1002/joc.2117" \h </w:instrText>
      </w:r>
      <w:r>
        <w:fldChar w:fldCharType="separate"/>
      </w:r>
      <w:r w:rsidRPr="00B76446">
        <w:rPr>
          <w:rStyle w:val="Hyperlink"/>
          <w:lang w:val="de-CH"/>
          <w:rPrChange w:id="837"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838" w:author="Paolo Cherubini" w:date="2021-02-19T18:49:00Z">
          <w:pPr>
            <w:pStyle w:val="Bibliography"/>
          </w:pPr>
        </w:pPrChange>
      </w:pPr>
      <w:bookmarkStart w:id="839" w:name="ref-trouillier_size_2019"/>
      <w:bookmarkEnd w:id="828"/>
      <w:proofErr w:type="spellStart"/>
      <w:r w:rsidRPr="00B76446">
        <w:rPr>
          <w:lang w:val="de-CH"/>
          <w:rPrChange w:id="840" w:author="Paolo Cherubini" w:date="2021-02-18T11:49:00Z">
            <w:rPr/>
          </w:rPrChange>
        </w:rPr>
        <w:t>Trouillier</w:t>
      </w:r>
      <w:proofErr w:type="spellEnd"/>
      <w:r w:rsidRPr="00B76446">
        <w:rPr>
          <w:lang w:val="de-CH"/>
          <w:rPrChange w:id="841" w:author="Paolo Cherubini" w:date="2021-02-18T11:49:00Z">
            <w:rPr/>
          </w:rPrChange>
        </w:rPr>
        <w:t>, M., van der Maaten-</w:t>
      </w:r>
      <w:proofErr w:type="spellStart"/>
      <w:r w:rsidRPr="00B76446">
        <w:rPr>
          <w:lang w:val="de-CH"/>
          <w:rPrChange w:id="842" w:author="Paolo Cherubini" w:date="2021-02-18T11:49:00Z">
            <w:rPr/>
          </w:rPrChange>
        </w:rPr>
        <w:t>Theunissen</w:t>
      </w:r>
      <w:proofErr w:type="spellEnd"/>
      <w:r w:rsidRPr="00B76446">
        <w:rPr>
          <w:lang w:val="de-CH"/>
          <w:rPrChange w:id="843" w:author="Paolo Cherubini" w:date="2021-02-18T11:49:00Z">
            <w:rPr/>
          </w:rPrChange>
        </w:rPr>
        <w:t xml:space="preserve">, M., </w:t>
      </w:r>
      <w:proofErr w:type="spellStart"/>
      <w:r w:rsidRPr="00B76446">
        <w:rPr>
          <w:lang w:val="de-CH"/>
          <w:rPrChange w:id="844" w:author="Paolo Cherubini" w:date="2021-02-18T11:49:00Z">
            <w:rPr/>
          </w:rPrChange>
        </w:rPr>
        <w:t>Scharnweber</w:t>
      </w:r>
      <w:proofErr w:type="spellEnd"/>
      <w:r w:rsidRPr="00B76446">
        <w:rPr>
          <w:lang w:val="de-CH"/>
          <w:rPrChange w:id="845" w:author="Paolo Cherubini" w:date="2021-02-18T11:49:00Z">
            <w:rPr/>
          </w:rPrChange>
        </w:rPr>
        <w:t xml:space="preserve">, T., Würth, D., Burger, A., </w:t>
      </w:r>
      <w:proofErr w:type="spellStart"/>
      <w:r w:rsidRPr="00B76446">
        <w:rPr>
          <w:lang w:val="de-CH"/>
          <w:rPrChange w:id="846" w:author="Paolo Cherubini" w:date="2021-02-18T11:49:00Z">
            <w:rPr/>
          </w:rPrChange>
        </w:rPr>
        <w:t>Schnittler</w:t>
      </w:r>
      <w:proofErr w:type="spellEnd"/>
      <w:r w:rsidRPr="00B76446">
        <w:rPr>
          <w:lang w:val="de-CH"/>
          <w:rPrChange w:id="847" w:author="Paolo Cherubini" w:date="2021-02-18T11:49:00Z">
            <w:rPr/>
          </w:rPrChange>
        </w:rPr>
        <w:t xml:space="preserve">, M., &amp; </w:t>
      </w:r>
      <w:proofErr w:type="spellStart"/>
      <w:r w:rsidRPr="00B76446">
        <w:rPr>
          <w:lang w:val="de-CH"/>
          <w:rPrChange w:id="848" w:author="Paolo Cherubini" w:date="2021-02-18T11:49:00Z">
            <w:rPr/>
          </w:rPrChange>
        </w:rPr>
        <w:t>Wilmking</w:t>
      </w:r>
      <w:proofErr w:type="spellEnd"/>
      <w:r w:rsidRPr="00B76446">
        <w:rPr>
          <w:lang w:val="de-CH"/>
          <w:rPrChange w:id="849"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850" w:author="Paolo Cherubini" w:date="2021-02-19T18:49:00Z">
          <w:pPr>
            <w:pStyle w:val="Bibliography"/>
          </w:pPr>
        </w:pPrChange>
      </w:pPr>
      <w:bookmarkStart w:id="851" w:name="ref-tumajer_increasing_2017"/>
      <w:bookmarkEnd w:id="839"/>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852" w:author="Paolo Cherubini" w:date="2021-02-18T11:49:00Z">
            <w:rPr/>
          </w:rPrChange>
        </w:rPr>
        <w:pPrChange w:id="853" w:author="Paolo Cherubini" w:date="2021-02-19T18:49:00Z">
          <w:pPr>
            <w:pStyle w:val="Bibliography"/>
          </w:pPr>
        </w:pPrChange>
      </w:pPr>
      <w:bookmarkStart w:id="854" w:name="ref-van_de_pol_identifying_2016"/>
      <w:bookmarkEnd w:id="851"/>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855"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856" w:author="Paolo Cherubini" w:date="2021-02-19T18:49:00Z">
          <w:pPr>
            <w:pStyle w:val="Bibliography"/>
          </w:pPr>
        </w:pPrChange>
      </w:pPr>
      <w:bookmarkStart w:id="857" w:name="ref-van_der_sleen_no_2015"/>
      <w:bookmarkEnd w:id="854"/>
      <w:r w:rsidRPr="00B76446">
        <w:rPr>
          <w:lang w:val="de-CH"/>
          <w:rPrChange w:id="858" w:author="Paolo Cherubini" w:date="2021-02-18T11:49:00Z">
            <w:rPr/>
          </w:rPrChange>
        </w:rPr>
        <w:t xml:space="preserve">van der </w:t>
      </w:r>
      <w:proofErr w:type="spellStart"/>
      <w:r w:rsidRPr="00B76446">
        <w:rPr>
          <w:lang w:val="de-CH"/>
          <w:rPrChange w:id="859" w:author="Paolo Cherubini" w:date="2021-02-18T11:49:00Z">
            <w:rPr/>
          </w:rPrChange>
        </w:rPr>
        <w:t>Sleen</w:t>
      </w:r>
      <w:proofErr w:type="spellEnd"/>
      <w:r w:rsidRPr="00B76446">
        <w:rPr>
          <w:lang w:val="de-CH"/>
          <w:rPrChange w:id="860" w:author="Paolo Cherubini" w:date="2021-02-18T11:49:00Z">
            <w:rPr/>
          </w:rPrChange>
        </w:rPr>
        <w:t xml:space="preserve">, P., </w:t>
      </w:r>
      <w:proofErr w:type="spellStart"/>
      <w:r w:rsidRPr="00B76446">
        <w:rPr>
          <w:lang w:val="de-CH"/>
          <w:rPrChange w:id="861" w:author="Paolo Cherubini" w:date="2021-02-18T11:49:00Z">
            <w:rPr/>
          </w:rPrChange>
        </w:rPr>
        <w:t>Groenendijk</w:t>
      </w:r>
      <w:proofErr w:type="spellEnd"/>
      <w:r w:rsidRPr="00B76446">
        <w:rPr>
          <w:lang w:val="de-CH"/>
          <w:rPrChange w:id="862" w:author="Paolo Cherubini" w:date="2021-02-18T11:49:00Z">
            <w:rPr/>
          </w:rPrChange>
        </w:rPr>
        <w:t xml:space="preserve">, P., </w:t>
      </w:r>
      <w:proofErr w:type="spellStart"/>
      <w:r w:rsidRPr="00B76446">
        <w:rPr>
          <w:lang w:val="de-CH"/>
          <w:rPrChange w:id="863" w:author="Paolo Cherubini" w:date="2021-02-18T11:49:00Z">
            <w:rPr/>
          </w:rPrChange>
        </w:rPr>
        <w:t>Vlam</w:t>
      </w:r>
      <w:proofErr w:type="spellEnd"/>
      <w:r w:rsidRPr="00B76446">
        <w:rPr>
          <w:lang w:val="de-CH"/>
          <w:rPrChange w:id="864" w:author="Paolo Cherubini" w:date="2021-02-18T11:49:00Z">
            <w:rPr/>
          </w:rPrChange>
        </w:rPr>
        <w:t xml:space="preserve">, M., Anten, N. P. R., Boom, A., </w:t>
      </w:r>
      <w:proofErr w:type="spellStart"/>
      <w:r w:rsidRPr="00B76446">
        <w:rPr>
          <w:lang w:val="de-CH"/>
          <w:rPrChange w:id="865" w:author="Paolo Cherubini" w:date="2021-02-18T11:49:00Z">
            <w:rPr/>
          </w:rPrChange>
        </w:rPr>
        <w:t>Bongers</w:t>
      </w:r>
      <w:proofErr w:type="spellEnd"/>
      <w:r w:rsidRPr="00B76446">
        <w:rPr>
          <w:lang w:val="de-CH"/>
          <w:rPrChange w:id="866" w:author="Paolo Cherubini" w:date="2021-02-18T11:49:00Z">
            <w:rPr/>
          </w:rPrChange>
        </w:rPr>
        <w:t xml:space="preserve">, F., Pons, T. L., </w:t>
      </w:r>
      <w:proofErr w:type="spellStart"/>
      <w:r w:rsidRPr="00B76446">
        <w:rPr>
          <w:lang w:val="de-CH"/>
          <w:rPrChange w:id="867" w:author="Paolo Cherubini" w:date="2021-02-18T11:49:00Z">
            <w:rPr/>
          </w:rPrChange>
        </w:rPr>
        <w:t>Terburg</w:t>
      </w:r>
      <w:proofErr w:type="spellEnd"/>
      <w:r w:rsidRPr="00B76446">
        <w:rPr>
          <w:lang w:val="de-CH"/>
          <w:rPrChange w:id="868" w:author="Paolo Cherubini" w:date="2021-02-18T11:49:00Z">
            <w:rPr/>
          </w:rPrChange>
        </w:rPr>
        <w:t xml:space="preserve">, G., &amp; </w:t>
      </w:r>
      <w:proofErr w:type="spellStart"/>
      <w:r w:rsidRPr="00B76446">
        <w:rPr>
          <w:lang w:val="de-CH"/>
          <w:rPrChange w:id="869" w:author="Paolo Cherubini" w:date="2021-02-18T11:49:00Z">
            <w:rPr/>
          </w:rPrChange>
        </w:rPr>
        <w:t>Zuidema</w:t>
      </w:r>
      <w:proofErr w:type="spellEnd"/>
      <w:r w:rsidRPr="00B76446">
        <w:rPr>
          <w:lang w:val="de-CH"/>
          <w:rPrChange w:id="870"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871" w:author="Paolo Cherubini" w:date="2021-02-19T18:49:00Z">
          <w:pPr>
            <w:pStyle w:val="Bibliography"/>
          </w:pPr>
        </w:pPrChange>
      </w:pPr>
      <w:bookmarkStart w:id="872" w:name="ref-vlam_temperature_2014"/>
      <w:bookmarkEnd w:id="857"/>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873" w:author="Paolo Cherubini" w:date="2021-02-19T18:49:00Z">
          <w:pPr>
            <w:pStyle w:val="Bibliography"/>
          </w:pPr>
        </w:pPrChange>
      </w:pPr>
      <w:bookmarkStart w:id="874" w:name="ref-voelker_historical_2006"/>
      <w:bookmarkEnd w:id="872"/>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875" w:author="Paolo Cherubini" w:date="2021-02-19T18:49:00Z">
          <w:pPr>
            <w:pStyle w:val="Bibliography"/>
          </w:pPr>
        </w:pPrChange>
      </w:pPr>
      <w:bookmarkStart w:id="876" w:name="ref-vrska_european_2009"/>
      <w:bookmarkEnd w:id="874"/>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877" w:author="Paolo Cherubini" w:date="2021-02-19T18:49:00Z">
          <w:pPr>
            <w:pStyle w:val="Bibliography"/>
          </w:pPr>
        </w:pPrChange>
      </w:pPr>
      <w:bookmarkStart w:id="878" w:name="ref-walker_integrating_2020"/>
      <w:bookmarkEnd w:id="876"/>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879" w:author="Paolo Cherubini" w:date="2021-02-18T11:49:00Z">
            <w:rPr/>
          </w:rPrChange>
        </w:rPr>
        <w:pPrChange w:id="880" w:author="Paolo Cherubini" w:date="2021-02-19T18:49:00Z">
          <w:pPr>
            <w:pStyle w:val="Bibliography"/>
          </w:pPr>
        </w:pPrChange>
      </w:pPr>
      <w:bookmarkStart w:id="881" w:name="ref-williams_temperature_2013"/>
      <w:bookmarkEnd w:id="878"/>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882" w:author="Paolo Cherubini" w:date="2021-02-18T11:49:00Z">
            <w:rPr>
              <w:i/>
            </w:rPr>
          </w:rPrChange>
        </w:rPr>
        <w:t xml:space="preserve">Nature </w:t>
      </w:r>
      <w:proofErr w:type="spellStart"/>
      <w:r w:rsidRPr="00B76446">
        <w:rPr>
          <w:i/>
          <w:lang w:val="de-CH"/>
          <w:rPrChange w:id="883" w:author="Paolo Cherubini" w:date="2021-02-18T11:49:00Z">
            <w:rPr>
              <w:i/>
            </w:rPr>
          </w:rPrChange>
        </w:rPr>
        <w:t>Climate</w:t>
      </w:r>
      <w:proofErr w:type="spellEnd"/>
      <w:r w:rsidRPr="00B76446">
        <w:rPr>
          <w:i/>
          <w:lang w:val="de-CH"/>
          <w:rPrChange w:id="884" w:author="Paolo Cherubini" w:date="2021-02-18T11:49:00Z">
            <w:rPr>
              <w:i/>
            </w:rPr>
          </w:rPrChange>
        </w:rPr>
        <w:t xml:space="preserve"> Change</w:t>
      </w:r>
      <w:r w:rsidRPr="00B76446">
        <w:rPr>
          <w:lang w:val="de-CH"/>
          <w:rPrChange w:id="885" w:author="Paolo Cherubini" w:date="2021-02-18T11:49:00Z">
            <w:rPr/>
          </w:rPrChange>
        </w:rPr>
        <w:t xml:space="preserve">, </w:t>
      </w:r>
      <w:r w:rsidRPr="00B76446">
        <w:rPr>
          <w:i/>
          <w:lang w:val="de-CH"/>
          <w:rPrChange w:id="886" w:author="Paolo Cherubini" w:date="2021-02-18T11:49:00Z">
            <w:rPr>
              <w:i/>
            </w:rPr>
          </w:rPrChange>
        </w:rPr>
        <w:t>3</w:t>
      </w:r>
      <w:r w:rsidRPr="00B76446">
        <w:rPr>
          <w:lang w:val="de-CH"/>
          <w:rPrChange w:id="887" w:author="Paolo Cherubini" w:date="2021-02-18T11:49:00Z">
            <w:rPr/>
          </w:rPrChange>
        </w:rPr>
        <w:t xml:space="preserve">(3), 292–297. </w:t>
      </w:r>
      <w:r>
        <w:fldChar w:fldCharType="begin"/>
      </w:r>
      <w:r w:rsidRPr="00B76446">
        <w:rPr>
          <w:lang w:val="de-CH"/>
          <w:rPrChange w:id="888" w:author="Paolo Cherubini" w:date="2021-02-18T11:49:00Z">
            <w:rPr/>
          </w:rPrChange>
        </w:rPr>
        <w:instrText xml:space="preserve"> HYPERLINK "https://doi.org/10.1038/nclimate1693" \h </w:instrText>
      </w:r>
      <w:r>
        <w:fldChar w:fldCharType="separate"/>
      </w:r>
      <w:r w:rsidRPr="00B76446">
        <w:rPr>
          <w:rStyle w:val="Hyperlink"/>
          <w:lang w:val="de-CH"/>
          <w:rPrChange w:id="889"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890" w:author="Paolo Cherubini" w:date="2021-02-19T18:49:00Z">
          <w:pPr>
            <w:pStyle w:val="Bibliography"/>
          </w:pPr>
        </w:pPrChange>
      </w:pPr>
      <w:bookmarkStart w:id="891" w:name="ref-wilmking_global_2020"/>
      <w:bookmarkEnd w:id="881"/>
      <w:proofErr w:type="spellStart"/>
      <w:r w:rsidRPr="00B76446">
        <w:rPr>
          <w:lang w:val="de-CH"/>
          <w:rPrChange w:id="892" w:author="Paolo Cherubini" w:date="2021-02-18T11:49:00Z">
            <w:rPr/>
          </w:rPrChange>
        </w:rPr>
        <w:lastRenderedPageBreak/>
        <w:t>Wilmking</w:t>
      </w:r>
      <w:proofErr w:type="spellEnd"/>
      <w:r w:rsidRPr="00B76446">
        <w:rPr>
          <w:lang w:val="de-CH"/>
          <w:rPrChange w:id="893" w:author="Paolo Cherubini" w:date="2021-02-18T11:49:00Z">
            <w:rPr/>
          </w:rPrChange>
        </w:rPr>
        <w:t>, M., Maaten-</w:t>
      </w:r>
      <w:proofErr w:type="spellStart"/>
      <w:r w:rsidRPr="00B76446">
        <w:rPr>
          <w:lang w:val="de-CH"/>
          <w:rPrChange w:id="894" w:author="Paolo Cherubini" w:date="2021-02-18T11:49:00Z">
            <w:rPr/>
          </w:rPrChange>
        </w:rPr>
        <w:t>Theunissen</w:t>
      </w:r>
      <w:proofErr w:type="spellEnd"/>
      <w:r w:rsidRPr="00B76446">
        <w:rPr>
          <w:lang w:val="de-CH"/>
          <w:rPrChange w:id="895" w:author="Paolo Cherubini" w:date="2021-02-18T11:49:00Z">
            <w:rPr/>
          </w:rPrChange>
        </w:rPr>
        <w:t xml:space="preserve">, M. van der, Maaten, E. van der, </w:t>
      </w:r>
      <w:proofErr w:type="spellStart"/>
      <w:r w:rsidRPr="00B76446">
        <w:rPr>
          <w:lang w:val="de-CH"/>
          <w:rPrChange w:id="896" w:author="Paolo Cherubini" w:date="2021-02-18T11:49:00Z">
            <w:rPr/>
          </w:rPrChange>
        </w:rPr>
        <w:t>Scharnweber</w:t>
      </w:r>
      <w:proofErr w:type="spellEnd"/>
      <w:r w:rsidRPr="00B76446">
        <w:rPr>
          <w:lang w:val="de-CH"/>
          <w:rPrChange w:id="897" w:author="Paolo Cherubini" w:date="2021-02-18T11:49:00Z">
            <w:rPr/>
          </w:rPrChange>
        </w:rPr>
        <w:t xml:space="preserve">, T., </w:t>
      </w:r>
      <w:proofErr w:type="spellStart"/>
      <w:r w:rsidRPr="00B76446">
        <w:rPr>
          <w:lang w:val="de-CH"/>
          <w:rPrChange w:id="898" w:author="Paolo Cherubini" w:date="2021-02-18T11:49:00Z">
            <w:rPr/>
          </w:rPrChange>
        </w:rPr>
        <w:t>Buras</w:t>
      </w:r>
      <w:proofErr w:type="spellEnd"/>
      <w:r w:rsidRPr="00B76446">
        <w:rPr>
          <w:lang w:val="de-CH"/>
          <w:rPrChange w:id="899" w:author="Paolo Cherubini" w:date="2021-02-18T11:49:00Z">
            <w:rPr/>
          </w:rPrChange>
        </w:rPr>
        <w:t xml:space="preserve">, A., Biermann, C., </w:t>
      </w:r>
      <w:proofErr w:type="spellStart"/>
      <w:r w:rsidRPr="00B76446">
        <w:rPr>
          <w:lang w:val="de-CH"/>
          <w:rPrChange w:id="900" w:author="Paolo Cherubini" w:date="2021-02-18T11:49:00Z">
            <w:rPr/>
          </w:rPrChange>
        </w:rPr>
        <w:t>Gurskaya</w:t>
      </w:r>
      <w:proofErr w:type="spellEnd"/>
      <w:r w:rsidRPr="00B76446">
        <w:rPr>
          <w:lang w:val="de-CH"/>
          <w:rPrChange w:id="901" w:author="Paolo Cherubini" w:date="2021-02-18T11:49:00Z">
            <w:rPr/>
          </w:rPrChange>
        </w:rPr>
        <w:t xml:space="preserve">, M., </w:t>
      </w:r>
      <w:proofErr w:type="spellStart"/>
      <w:r w:rsidRPr="00B76446">
        <w:rPr>
          <w:lang w:val="de-CH"/>
          <w:rPrChange w:id="902" w:author="Paolo Cherubini" w:date="2021-02-18T11:49:00Z">
            <w:rPr/>
          </w:rPrChange>
        </w:rPr>
        <w:t>Hallinger</w:t>
      </w:r>
      <w:proofErr w:type="spellEnd"/>
      <w:r w:rsidRPr="00B76446">
        <w:rPr>
          <w:lang w:val="de-CH"/>
          <w:rPrChange w:id="903" w:author="Paolo Cherubini" w:date="2021-02-18T11:49:00Z">
            <w:rPr/>
          </w:rPrChange>
        </w:rPr>
        <w:t xml:space="preserve">, M., Lange, J., </w:t>
      </w:r>
      <w:proofErr w:type="spellStart"/>
      <w:r w:rsidRPr="00B76446">
        <w:rPr>
          <w:lang w:val="de-CH"/>
          <w:rPrChange w:id="904" w:author="Paolo Cherubini" w:date="2021-02-18T11:49:00Z">
            <w:rPr/>
          </w:rPrChange>
        </w:rPr>
        <w:t>Shetti</w:t>
      </w:r>
      <w:proofErr w:type="spellEnd"/>
      <w:r w:rsidRPr="00B76446">
        <w:rPr>
          <w:lang w:val="de-CH"/>
          <w:rPrChange w:id="905" w:author="Paolo Cherubini" w:date="2021-02-18T11:49:00Z">
            <w:rPr/>
          </w:rPrChange>
        </w:rPr>
        <w:t xml:space="preserve">, R., </w:t>
      </w:r>
      <w:proofErr w:type="spellStart"/>
      <w:r w:rsidRPr="00B76446">
        <w:rPr>
          <w:lang w:val="de-CH"/>
          <w:rPrChange w:id="906" w:author="Paolo Cherubini" w:date="2021-02-18T11:49:00Z">
            <w:rPr/>
          </w:rPrChange>
        </w:rPr>
        <w:t>Smiljanic</w:t>
      </w:r>
      <w:proofErr w:type="spellEnd"/>
      <w:r w:rsidRPr="00B76446">
        <w:rPr>
          <w:lang w:val="de-CH"/>
          <w:rPrChange w:id="907" w:author="Paolo Cherubini" w:date="2021-02-18T11:49:00Z">
            <w:rPr/>
          </w:rPrChange>
        </w:rPr>
        <w:t xml:space="preserve">, M., &amp; </w:t>
      </w:r>
      <w:proofErr w:type="spellStart"/>
      <w:r w:rsidRPr="00B76446">
        <w:rPr>
          <w:lang w:val="de-CH"/>
          <w:rPrChange w:id="908" w:author="Paolo Cherubini" w:date="2021-02-18T11:49:00Z">
            <w:rPr/>
          </w:rPrChange>
        </w:rPr>
        <w:t>Trouillier</w:t>
      </w:r>
      <w:proofErr w:type="spellEnd"/>
      <w:r w:rsidRPr="00B76446">
        <w:rPr>
          <w:lang w:val="de-CH"/>
          <w:rPrChange w:id="909"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910" w:author="Paolo Cherubini" w:date="2021-02-19T18:49:00Z">
          <w:pPr>
            <w:pStyle w:val="Bibliography"/>
          </w:pPr>
        </w:pPrChange>
      </w:pPr>
      <w:bookmarkStart w:id="911" w:name="ref-wood_fast_2011"/>
      <w:bookmarkEnd w:id="89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912" w:author="Paolo Cherubini" w:date="2021-02-19T18:49:00Z">
          <w:pPr>
            <w:pStyle w:val="Bibliography"/>
          </w:pPr>
        </w:pPrChange>
      </w:pPr>
      <w:bookmarkStart w:id="913" w:name="ref-woodhouse_artificial_1999"/>
      <w:bookmarkEnd w:id="911"/>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914" w:author="Paolo Cherubini" w:date="2021-02-19T18:49:00Z">
          <w:pPr>
            <w:pStyle w:val="Bibliography"/>
          </w:pPr>
        </w:pPrChange>
      </w:pPr>
      <w:bookmarkStart w:id="915" w:name="ref-zang_dendroclimatic_2013"/>
      <w:bookmarkEnd w:id="913"/>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916" w:author="Paolo Cherubini" w:date="2021-02-18T11:49:00Z">
            <w:rPr/>
          </w:rPrChange>
        </w:rPr>
        <w:pPrChange w:id="917" w:author="Paolo Cherubini" w:date="2021-02-19T18:49:00Z">
          <w:pPr>
            <w:pStyle w:val="Bibliography"/>
          </w:pPr>
        </w:pPrChange>
      </w:pPr>
      <w:bookmarkStart w:id="918" w:name="ref-zang_treeclim_2015"/>
      <w:bookmarkEnd w:id="915"/>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919" w:author="Paolo Cherubini" w:date="2021-02-18T11:49:00Z">
            <w:rPr>
              <w:i/>
            </w:rPr>
          </w:rPrChange>
        </w:rPr>
        <w:t>Ecography</w:t>
      </w:r>
      <w:proofErr w:type="spellEnd"/>
      <w:r w:rsidRPr="00B76446">
        <w:rPr>
          <w:lang w:val="de-CH"/>
          <w:rPrChange w:id="920" w:author="Paolo Cherubini" w:date="2021-02-18T11:49:00Z">
            <w:rPr/>
          </w:rPrChange>
        </w:rPr>
        <w:t xml:space="preserve">, </w:t>
      </w:r>
      <w:r w:rsidRPr="00B76446">
        <w:rPr>
          <w:i/>
          <w:lang w:val="de-CH"/>
          <w:rPrChange w:id="921" w:author="Paolo Cherubini" w:date="2021-02-18T11:49:00Z">
            <w:rPr>
              <w:i/>
            </w:rPr>
          </w:rPrChange>
        </w:rPr>
        <w:t>38</w:t>
      </w:r>
      <w:r w:rsidRPr="00B76446">
        <w:rPr>
          <w:lang w:val="de-CH"/>
          <w:rPrChange w:id="922" w:author="Paolo Cherubini" w:date="2021-02-18T11:49:00Z">
            <w:rPr/>
          </w:rPrChange>
        </w:rPr>
        <w:t xml:space="preserve">(4), 431–436. </w:t>
      </w:r>
      <w:r>
        <w:fldChar w:fldCharType="begin"/>
      </w:r>
      <w:r w:rsidRPr="00B76446">
        <w:rPr>
          <w:lang w:val="de-CH"/>
          <w:rPrChange w:id="923" w:author="Paolo Cherubini" w:date="2021-02-18T11:49:00Z">
            <w:rPr/>
          </w:rPrChange>
        </w:rPr>
        <w:instrText xml:space="preserve"> HYPERLINK "https://doi.org/10.1111/ecog.01335" \h </w:instrText>
      </w:r>
      <w:r>
        <w:fldChar w:fldCharType="separate"/>
      </w:r>
      <w:r w:rsidRPr="00B76446">
        <w:rPr>
          <w:rStyle w:val="Hyperlink"/>
          <w:lang w:val="de-CH"/>
          <w:rPrChange w:id="924"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925" w:author="Paolo Cherubini" w:date="2021-02-19T18:49:00Z">
          <w:pPr>
            <w:pStyle w:val="Bibliography"/>
          </w:pPr>
        </w:pPrChange>
      </w:pPr>
      <w:bookmarkStart w:id="926" w:name="ref-zuidema_recent_2020"/>
      <w:bookmarkEnd w:id="918"/>
      <w:proofErr w:type="spellStart"/>
      <w:r w:rsidRPr="00B76446">
        <w:rPr>
          <w:lang w:val="de-CH"/>
          <w:rPrChange w:id="927" w:author="Paolo Cherubini" w:date="2021-02-18T11:49:00Z">
            <w:rPr/>
          </w:rPrChange>
        </w:rPr>
        <w:t>Zuidema</w:t>
      </w:r>
      <w:proofErr w:type="spellEnd"/>
      <w:r w:rsidRPr="00B76446">
        <w:rPr>
          <w:lang w:val="de-CH"/>
          <w:rPrChange w:id="928" w:author="Paolo Cherubini" w:date="2021-02-18T11:49:00Z">
            <w:rPr/>
          </w:rPrChange>
        </w:rPr>
        <w:t xml:space="preserve">, P. A., Heinrich, I., Rahman, M., </w:t>
      </w:r>
      <w:proofErr w:type="spellStart"/>
      <w:r w:rsidRPr="00B76446">
        <w:rPr>
          <w:lang w:val="de-CH"/>
          <w:rPrChange w:id="929" w:author="Paolo Cherubini" w:date="2021-02-18T11:49:00Z">
            <w:rPr/>
          </w:rPrChange>
        </w:rPr>
        <w:t>Vlam</w:t>
      </w:r>
      <w:proofErr w:type="spellEnd"/>
      <w:r w:rsidRPr="00B76446">
        <w:rPr>
          <w:lang w:val="de-CH"/>
          <w:rPrChange w:id="930" w:author="Paolo Cherubini" w:date="2021-02-18T11:49:00Z">
            <w:rPr/>
          </w:rPrChange>
        </w:rPr>
        <w:t xml:space="preserve">, M., </w:t>
      </w:r>
      <w:proofErr w:type="spellStart"/>
      <w:r w:rsidRPr="00B76446">
        <w:rPr>
          <w:lang w:val="de-CH"/>
          <w:rPrChange w:id="931" w:author="Paolo Cherubini" w:date="2021-02-18T11:49:00Z">
            <w:rPr/>
          </w:rPrChange>
        </w:rPr>
        <w:t>Zwartsenberg</w:t>
      </w:r>
      <w:proofErr w:type="spellEnd"/>
      <w:r w:rsidRPr="00B76446">
        <w:rPr>
          <w:lang w:val="de-CH"/>
          <w:rPrChange w:id="932" w:author="Paolo Cherubini" w:date="2021-02-18T11:49:00Z">
            <w:rPr/>
          </w:rPrChange>
        </w:rPr>
        <w:t xml:space="preserve">, S. A., &amp; </w:t>
      </w:r>
      <w:proofErr w:type="spellStart"/>
      <w:r w:rsidRPr="00B76446">
        <w:rPr>
          <w:lang w:val="de-CH"/>
          <w:rPrChange w:id="933" w:author="Paolo Cherubini" w:date="2021-02-18T11:49:00Z">
            <w:rPr/>
          </w:rPrChange>
        </w:rPr>
        <w:t>Sleen</w:t>
      </w:r>
      <w:proofErr w:type="spellEnd"/>
      <w:r w:rsidRPr="00B76446">
        <w:rPr>
          <w:lang w:val="de-CH"/>
          <w:rPrChange w:id="934"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570"/>
      <w:bookmarkEnd w:id="573"/>
      <w:bookmarkEnd w:id="926"/>
    </w:p>
    <w:sectPr w:rsidR="003F2ACD" w:rsidSect="007C74CA">
      <w:pgSz w:w="12240" w:h="15840"/>
      <w:pgMar w:top="1440" w:right="1440" w:bottom="1440" w:left="1440" w:header="720" w:footer="720" w:gutter="0"/>
      <w:lnNumType w:countBy="1" w:restart="continuous"/>
      <w:cols w:space="720"/>
      <w:sectPrChange w:id="935"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Tala Awada" w:date="2021-02-28T14:32:00Z" w:initials="TA">
    <w:p w14:paraId="65D28B2F" w14:textId="15CCECB6" w:rsidR="001E5214" w:rsidRDefault="001E5214">
      <w:pPr>
        <w:pStyle w:val="CommentText"/>
      </w:pPr>
      <w:r>
        <w:rPr>
          <w:rStyle w:val="CommentReference"/>
        </w:rPr>
        <w:annotationRef/>
      </w:r>
      <w:r>
        <w:t xml:space="preserve">Should we add the caveat here, regarding forests where temp is a limiting factor </w:t>
      </w:r>
    </w:p>
  </w:comment>
  <w:comment w:id="72" w:author="Teixeira, Kristina A." w:date="2021-03-18T09:13:00Z" w:initials="TKA">
    <w:p w14:paraId="32B9AF3F" w14:textId="6C27DF4E" w:rsidR="001E5214" w:rsidRDefault="001E5214">
      <w:pPr>
        <w:pStyle w:val="CommentText"/>
      </w:pPr>
      <w:r>
        <w:rPr>
          <w:rStyle w:val="CommentReference"/>
        </w:rPr>
        <w:annotationRef/>
      </w:r>
      <w:r>
        <w:t>Done for now, although it might have to be cut if the abstract is too long</w:t>
      </w:r>
    </w:p>
  </w:comment>
  <w:comment w:id="198" w:author="Tala Awada" w:date="2021-02-28T14:54:00Z" w:initials="TA">
    <w:p w14:paraId="36E1E69C" w14:textId="42E17EB4" w:rsidR="001E5214" w:rsidRDefault="001E5214">
      <w:pPr>
        <w:pStyle w:val="CommentText"/>
      </w:pPr>
      <w:r>
        <w:rPr>
          <w:rStyle w:val="CommentReference"/>
        </w:rPr>
        <w:annotationRef/>
      </w:r>
      <w:r>
        <w:t xml:space="preserve">Additional recent reference if needed </w:t>
      </w:r>
      <w:hyperlink r:id="rId1" w:history="1">
        <w:r w:rsidRPr="00324B2C">
          <w:rPr>
            <w:rStyle w:val="Hyperlink"/>
          </w:rPr>
          <w:t>https://onlinelibrary.wiley.com/doi/10.1111/oik.06707</w:t>
        </w:r>
      </w:hyperlink>
      <w:r>
        <w:t xml:space="preserve"> </w:t>
      </w:r>
    </w:p>
  </w:comment>
  <w:comment w:id="224" w:author="Tala Awada" w:date="2021-02-28T14:58:00Z" w:initials="TA">
    <w:p w14:paraId="35C1F6E0" w14:textId="434F4617" w:rsidR="001E5214" w:rsidRDefault="001E5214">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D28B2F" w15:done="0"/>
  <w15:commentEx w15:paraId="32B9AF3F" w15:paraIdParent="65D28B2F" w15:done="0"/>
  <w15:commentEx w15:paraId="36E1E69C" w15:done="0"/>
  <w15:commentEx w15:paraId="35C1F6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2804" w16cex:dateUtc="2021-02-28T20:32:00Z"/>
  <w16cex:commentExtensible w16cex:durableId="23FD9838" w16cex:dateUtc="2021-03-18T13:13:00Z"/>
  <w16cex:commentExtensible w16cex:durableId="23E62D2E" w16cex:dateUtc="2021-02-28T20:54:00Z"/>
  <w16cex:commentExtensible w16cex:durableId="23E62E18" w16cex:dateUtc="2021-02-28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D28B2F" w16cid:durableId="23E62804"/>
  <w16cid:commentId w16cid:paraId="32B9AF3F" w16cid:durableId="23FD9838"/>
  <w16cid:commentId w16cid:paraId="36E1E69C" w16cid:durableId="23E62D2E"/>
  <w16cid:commentId w16cid:paraId="35C1F6E0" w16cid:durableId="23E62E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568C2" w14:textId="77777777" w:rsidR="000F5247" w:rsidRDefault="000F5247">
      <w:pPr>
        <w:spacing w:after="0"/>
      </w:pPr>
      <w:r>
        <w:separator/>
      </w:r>
    </w:p>
  </w:endnote>
  <w:endnote w:type="continuationSeparator" w:id="0">
    <w:p w14:paraId="3401A6CF" w14:textId="77777777" w:rsidR="000F5247" w:rsidRDefault="000F52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9BEE6" w14:textId="77777777" w:rsidR="000F5247" w:rsidRDefault="000F5247">
      <w:r>
        <w:separator/>
      </w:r>
    </w:p>
  </w:footnote>
  <w:footnote w:type="continuationSeparator" w:id="0">
    <w:p w14:paraId="099E5974" w14:textId="77777777" w:rsidR="000F5247" w:rsidRDefault="000F5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la Awada">
    <w15:presenceInfo w15:providerId="AD" w15:userId="S::tawada2@unl.edu::926f8758-9426-4bb3-8766-6e437ddf09de"/>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4653"/>
    <w:rsid w:val="000B1B8D"/>
    <w:rsid w:val="000F5247"/>
    <w:rsid w:val="00100F04"/>
    <w:rsid w:val="00140577"/>
    <w:rsid w:val="001E5214"/>
    <w:rsid w:val="00277E0E"/>
    <w:rsid w:val="002B0C43"/>
    <w:rsid w:val="002C1F2F"/>
    <w:rsid w:val="002D5B7A"/>
    <w:rsid w:val="003017C0"/>
    <w:rsid w:val="0034427E"/>
    <w:rsid w:val="003923A3"/>
    <w:rsid w:val="003A2116"/>
    <w:rsid w:val="003C7537"/>
    <w:rsid w:val="003E3E14"/>
    <w:rsid w:val="003F2ACD"/>
    <w:rsid w:val="00424840"/>
    <w:rsid w:val="00454443"/>
    <w:rsid w:val="004B71AC"/>
    <w:rsid w:val="004E29B3"/>
    <w:rsid w:val="004F622E"/>
    <w:rsid w:val="005534A1"/>
    <w:rsid w:val="00562F0B"/>
    <w:rsid w:val="00564C04"/>
    <w:rsid w:val="00590887"/>
    <w:rsid w:val="00590D07"/>
    <w:rsid w:val="005A1BAF"/>
    <w:rsid w:val="005C7BD2"/>
    <w:rsid w:val="005E2198"/>
    <w:rsid w:val="00687570"/>
    <w:rsid w:val="00687B85"/>
    <w:rsid w:val="006D5B2A"/>
    <w:rsid w:val="0076353E"/>
    <w:rsid w:val="0076388F"/>
    <w:rsid w:val="00784D58"/>
    <w:rsid w:val="007A3043"/>
    <w:rsid w:val="007C3B9C"/>
    <w:rsid w:val="007C732F"/>
    <w:rsid w:val="007C74CA"/>
    <w:rsid w:val="008C27EA"/>
    <w:rsid w:val="008D6863"/>
    <w:rsid w:val="00950C7F"/>
    <w:rsid w:val="00981596"/>
    <w:rsid w:val="009D573C"/>
    <w:rsid w:val="009D57AB"/>
    <w:rsid w:val="00A25120"/>
    <w:rsid w:val="00A63E3C"/>
    <w:rsid w:val="00A71CF0"/>
    <w:rsid w:val="00A77B43"/>
    <w:rsid w:val="00A83F35"/>
    <w:rsid w:val="00AD76AC"/>
    <w:rsid w:val="00B60201"/>
    <w:rsid w:val="00B76446"/>
    <w:rsid w:val="00B86B75"/>
    <w:rsid w:val="00B97DC0"/>
    <w:rsid w:val="00BC48D5"/>
    <w:rsid w:val="00BF5859"/>
    <w:rsid w:val="00C0537D"/>
    <w:rsid w:val="00C14A18"/>
    <w:rsid w:val="00C16CF3"/>
    <w:rsid w:val="00C36279"/>
    <w:rsid w:val="00C93764"/>
    <w:rsid w:val="00CC10B2"/>
    <w:rsid w:val="00CE4C63"/>
    <w:rsid w:val="00CF79D3"/>
    <w:rsid w:val="00D74F86"/>
    <w:rsid w:val="00DA0D81"/>
    <w:rsid w:val="00DB58D9"/>
    <w:rsid w:val="00DD0B61"/>
    <w:rsid w:val="00E048C7"/>
    <w:rsid w:val="00E16E3F"/>
    <w:rsid w:val="00E27771"/>
    <w:rsid w:val="00E315A3"/>
    <w:rsid w:val="00EE4A6D"/>
    <w:rsid w:val="00F00063"/>
    <w:rsid w:val="00F6619F"/>
    <w:rsid w:val="00F670E1"/>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semiHidden/>
    <w:unhideWhenUsed/>
    <w:rsid w:val="00F00063"/>
    <w:rPr>
      <w:sz w:val="20"/>
      <w:szCs w:val="20"/>
    </w:rPr>
  </w:style>
  <w:style w:type="character" w:customStyle="1" w:styleId="CommentTextChar">
    <w:name w:val="Comment Text Char"/>
    <w:basedOn w:val="DefaultParagraphFont"/>
    <w:link w:val="CommentText"/>
    <w:semiHidden/>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10.1111/oik.06707"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62</Pages>
  <Words>15276</Words>
  <Characters>87075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15</cp:revision>
  <dcterms:created xsi:type="dcterms:W3CDTF">2021-02-28T20:26:00Z</dcterms:created>
  <dcterms:modified xsi:type="dcterms:W3CDTF">2021-03-18T15:45:00Z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