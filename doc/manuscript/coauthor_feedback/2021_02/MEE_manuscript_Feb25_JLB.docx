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417E6" w14:textId="77777777" w:rsidR="00376195" w:rsidRDefault="00BD48DC">
      <w:pPr>
        <w:pStyle w:val="FirstParagraph"/>
      </w:pPr>
      <w:r>
        <w:rPr>
          <w:b/>
        </w:rPr>
        <w:t>Title:</w:t>
      </w:r>
      <w:r>
        <w:t xml:space="preserve"> Using tree-ring records to simultaneously characterize the influence of climate, tree size, and slowly changing environmental drivers on annual growth</w:t>
      </w:r>
    </w:p>
    <w:p w14:paraId="60C5BFA6" w14:textId="77777777" w:rsidR="00376195" w:rsidRDefault="00BD48DC">
      <w:pPr>
        <w:pStyle w:val="BodyText"/>
      </w:pPr>
      <w:r>
        <w:rPr>
          <w:b/>
        </w:rPr>
        <w:t>Authors:</w:t>
      </w:r>
    </w:p>
    <w:p w14:paraId="1D562F21" w14:textId="168C33AC" w:rsidR="00376195" w:rsidRDefault="00123162">
      <w:pPr>
        <w:pStyle w:val="BodyText"/>
      </w:pPr>
      <w:hyperlink r:id="rId7">
        <w:r w:rsidR="00BD48DC">
          <w:rPr>
            <w:rStyle w:val="Hyperlink"/>
          </w:rPr>
          <w:t>Kristina J. Anderson-Teixeira</w:t>
        </w:r>
        <w:r w:rsidR="00BD48DC">
          <w:rPr>
            <w:rStyle w:val="Hyperlink"/>
            <w:vertAlign w:val="superscript"/>
          </w:rPr>
          <w:t>1,2</w:t>
        </w:r>
        <w:r w:rsidR="00BD48DC">
          <w:rPr>
            <w:rStyle w:val="Hyperlink"/>
          </w:rPr>
          <w:t>*</w:t>
        </w:r>
      </w:hyperlink>
      <w:r w:rsidR="00BD48DC">
        <w:t>, Valentine Herrmann</w:t>
      </w:r>
      <w:r w:rsidR="00BD48DC">
        <w:rPr>
          <w:vertAlign w:val="superscript"/>
        </w:rPr>
        <w:t>1</w:t>
      </w:r>
      <w:r w:rsidR="00BD48DC">
        <w:t>, Christy Rollinson</w:t>
      </w:r>
      <w:r w:rsidR="00BD48DC">
        <w:rPr>
          <w:vertAlign w:val="superscript"/>
        </w:rPr>
        <w:t>3</w:t>
      </w:r>
      <w:r w:rsidR="00BD48DC">
        <w:t>, Bianca Gonzalez</w:t>
      </w:r>
      <w:r w:rsidR="00BD48DC">
        <w:rPr>
          <w:vertAlign w:val="superscript"/>
        </w:rPr>
        <w:t>1</w:t>
      </w:r>
      <w:r w:rsidR="00BD48DC">
        <w:t>, Erika B. Gonzalez-Akre</w:t>
      </w:r>
      <w:r w:rsidR="00BD48DC">
        <w:rPr>
          <w:vertAlign w:val="superscript"/>
        </w:rPr>
        <w:t>1</w:t>
      </w:r>
      <w:r w:rsidR="00BD48DC">
        <w:t>, Neil Pederson</w:t>
      </w:r>
      <w:r w:rsidR="00BD48DC">
        <w:rPr>
          <w:vertAlign w:val="superscript"/>
        </w:rPr>
        <w:t>4</w:t>
      </w:r>
      <w:r w:rsidR="00BD48DC">
        <w:t>, Ross Alexander</w:t>
      </w:r>
      <w:r w:rsidR="00BD48DC">
        <w:rPr>
          <w:vertAlign w:val="superscript"/>
        </w:rPr>
        <w:t>5</w:t>
      </w:r>
      <w:r w:rsidR="00BD48DC">
        <w:t>, Craig D. Allen</w:t>
      </w:r>
      <w:r w:rsidR="00BD48DC">
        <w:rPr>
          <w:vertAlign w:val="superscript"/>
        </w:rPr>
        <w:t>6</w:t>
      </w:r>
      <w:r w:rsidR="00BD48DC">
        <w:t>, Raquel Alfaro-Sánchez</w:t>
      </w:r>
      <w:r w:rsidR="00BD48DC">
        <w:rPr>
          <w:vertAlign w:val="superscript"/>
        </w:rPr>
        <w:t>7</w:t>
      </w:r>
      <w:r w:rsidR="00BD48DC">
        <w:t>, Tala Awada</w:t>
      </w:r>
      <w:r w:rsidR="00BD48DC">
        <w:rPr>
          <w:vertAlign w:val="superscript"/>
        </w:rPr>
        <w:t>8</w:t>
      </w:r>
      <w:r w:rsidR="00BD48DC">
        <w:t>, Jennifer L. Baltzer</w:t>
      </w:r>
      <w:r w:rsidR="00BD48DC">
        <w:rPr>
          <w:vertAlign w:val="superscript"/>
        </w:rPr>
        <w:t>7</w:t>
      </w:r>
      <w:r w:rsidR="00BD48DC">
        <w:t>, Patrick J. Baker</w:t>
      </w:r>
      <w:r w:rsidR="00BD48DC">
        <w:rPr>
          <w:vertAlign w:val="superscript"/>
        </w:rPr>
        <w:t>9</w:t>
      </w:r>
      <w:r w:rsidR="00BD48DC">
        <w:t>, Sarayudh Bunyavejchewin</w:t>
      </w:r>
      <w:r w:rsidR="00BD48DC">
        <w:rPr>
          <w:vertAlign w:val="superscript"/>
        </w:rPr>
        <w:t>10</w:t>
      </w:r>
      <w:r w:rsidR="00BD48DC">
        <w:t>, Paolo Cherubini</w:t>
      </w:r>
      <w:r w:rsidR="00BD48DC">
        <w:rPr>
          <w:vertAlign w:val="superscript"/>
        </w:rPr>
        <w:t>11</w:t>
      </w:r>
      <w:r w:rsidR="00BD48DC">
        <w:t>, Justin Cooper</w:t>
      </w:r>
      <w:r w:rsidR="00BD48DC">
        <w:rPr>
          <w:vertAlign w:val="superscript"/>
        </w:rPr>
        <w:t>12</w:t>
      </w:r>
      <w:r w:rsidR="00BD48DC">
        <w:t>, Stuart J. Davies</w:t>
      </w:r>
      <w:r w:rsidR="00BD48DC">
        <w:rPr>
          <w:vertAlign w:val="superscript"/>
        </w:rPr>
        <w:t>2</w:t>
      </w:r>
      <w:r w:rsidR="00BD48DC">
        <w:t>, Cameron Dow</w:t>
      </w:r>
      <w:r w:rsidR="00BD48DC">
        <w:rPr>
          <w:vertAlign w:val="superscript"/>
        </w:rPr>
        <w:t>1,13</w:t>
      </w:r>
      <w:r w:rsidR="00BD48DC">
        <w:t>, Ryan Helcoski</w:t>
      </w:r>
      <w:r w:rsidR="00BD48DC">
        <w:rPr>
          <w:vertAlign w:val="superscript"/>
        </w:rPr>
        <w:t>1</w:t>
      </w:r>
      <w:r w:rsidR="00BD48DC">
        <w:t xml:space="preserve">, </w:t>
      </w:r>
      <w:hyperlink r:id="rId8">
        <w:r w:rsidR="00BD48DC">
          <w:rPr>
            <w:rStyle w:val="Hyperlink"/>
          </w:rPr>
          <w:t>Jakub Kašpar</w:t>
        </w:r>
      </w:hyperlink>
      <w:r w:rsidR="00BD48DC">
        <w:rPr>
          <w:vertAlign w:val="superscript"/>
        </w:rPr>
        <w:t>14</w:t>
      </w:r>
      <w:r w:rsidR="00BD48DC">
        <w:t xml:space="preserve">, </w:t>
      </w:r>
      <w:hyperlink r:id="rId9">
        <w:r w:rsidR="00BD48DC">
          <w:rPr>
            <w:rStyle w:val="Hyperlink"/>
          </w:rPr>
          <w:t>James Lutz</w:t>
        </w:r>
      </w:hyperlink>
      <w:r w:rsidR="00BD48DC">
        <w:rPr>
          <w:vertAlign w:val="superscript"/>
        </w:rPr>
        <w:t>15</w:t>
      </w:r>
      <w:r w:rsidR="00BD48DC">
        <w:t>, Ellis Q. Margolis</w:t>
      </w:r>
      <w:r w:rsidR="00BD48DC">
        <w:rPr>
          <w:vertAlign w:val="superscript"/>
        </w:rPr>
        <w:t>6</w:t>
      </w:r>
      <w:r w:rsidR="00BD48DC">
        <w:t>, Justin Maxwell</w:t>
      </w:r>
      <w:r w:rsidR="00BD48DC">
        <w:rPr>
          <w:vertAlign w:val="superscript"/>
        </w:rPr>
        <w:t>16</w:t>
      </w:r>
      <w:r w:rsidR="00BD48DC">
        <w:t>, Sean McMahon</w:t>
      </w:r>
      <w:r w:rsidR="00BD48DC">
        <w:rPr>
          <w:vertAlign w:val="superscript"/>
        </w:rPr>
        <w:t>2,17</w:t>
      </w:r>
      <w:r w:rsidR="00BD48DC">
        <w:t>, Camille Piponiot</w:t>
      </w:r>
      <w:r w:rsidR="00BD48DC">
        <w:rPr>
          <w:vertAlign w:val="superscript"/>
        </w:rPr>
        <w:t>1,2,18</w:t>
      </w:r>
      <w:r w:rsidR="00BD48DC">
        <w:t>, Sabrina Russo</w:t>
      </w:r>
      <w:r w:rsidR="00BD48DC">
        <w:rPr>
          <w:vertAlign w:val="superscript"/>
        </w:rPr>
        <w:t>8</w:t>
      </w:r>
      <w:r w:rsidR="00BD48DC">
        <w:t xml:space="preserve">, </w:t>
      </w:r>
      <w:hyperlink r:id="rId10">
        <w:r w:rsidR="00BD48DC">
          <w:rPr>
            <w:rStyle w:val="Hyperlink"/>
          </w:rPr>
          <w:t>Pavel Šamonil</w:t>
        </w:r>
      </w:hyperlink>
      <w:r w:rsidR="00BD48DC">
        <w:rPr>
          <w:vertAlign w:val="superscript"/>
        </w:rPr>
        <w:t>14</w:t>
      </w:r>
      <w:r w:rsidR="00BD48DC">
        <w:t xml:space="preserve">, Anastasia </w:t>
      </w:r>
      <w:ins w:id="0" w:author="Jennifer Baltzer" w:date="2021-02-25T17:10:00Z">
        <w:r w:rsidR="00931105">
          <w:t xml:space="preserve">E. </w:t>
        </w:r>
      </w:ins>
      <w:r w:rsidR="00BD48DC">
        <w:t>Sniderhan</w:t>
      </w:r>
      <w:r w:rsidR="00BD48DC">
        <w:rPr>
          <w:vertAlign w:val="superscript"/>
        </w:rPr>
        <w:t>7</w:t>
      </w:r>
      <w:r w:rsidR="00BD48DC">
        <w:t>, Alan J. Tepley</w:t>
      </w:r>
      <w:r w:rsidR="00BD48DC">
        <w:rPr>
          <w:vertAlign w:val="superscript"/>
        </w:rPr>
        <w:t>1,19</w:t>
      </w:r>
      <w:r w:rsidR="00BD48DC">
        <w:t xml:space="preserve">, </w:t>
      </w:r>
      <w:hyperlink r:id="rId11">
        <w:r w:rsidR="00BD48DC">
          <w:rPr>
            <w:rStyle w:val="Hyperlink"/>
          </w:rPr>
          <w:t>Ivana Vašíčková</w:t>
        </w:r>
      </w:hyperlink>
      <w:r w:rsidR="00BD48DC">
        <w:rPr>
          <w:vertAlign w:val="superscript"/>
        </w:rPr>
        <w:t>14</w:t>
      </w:r>
      <w:r w:rsidR="00BD48DC">
        <w:t>, Mart Vlam</w:t>
      </w:r>
      <w:r w:rsidR="00BD48DC">
        <w:rPr>
          <w:vertAlign w:val="superscript"/>
        </w:rPr>
        <w:t>20</w:t>
      </w:r>
      <w:r w:rsidR="00BD48DC">
        <w:t>, Peter Zuidema</w:t>
      </w:r>
      <w:r w:rsidR="00BD48DC">
        <w:rPr>
          <w:vertAlign w:val="superscript"/>
        </w:rPr>
        <w:t>20</w:t>
      </w:r>
    </w:p>
    <w:p w14:paraId="0E5AC714" w14:textId="77777777" w:rsidR="00376195" w:rsidRDefault="00BD48DC">
      <w:pPr>
        <w:pStyle w:val="BodyText"/>
      </w:pPr>
      <w:r>
        <w:rPr>
          <w:b/>
        </w:rPr>
        <w:t>Author Affiliations:</w:t>
      </w:r>
    </w:p>
    <w:p w14:paraId="4B9405AF" w14:textId="77777777" w:rsidR="00376195" w:rsidRDefault="00BD48DC">
      <w:pPr>
        <w:numPr>
          <w:ilvl w:val="0"/>
          <w:numId w:val="10"/>
        </w:numPr>
      </w:pPr>
      <w:r>
        <w:t>Conservation Ecology Center; Smithsonian Conservation Biology Institute; Front Royal, Virginia 22630, USA</w:t>
      </w:r>
    </w:p>
    <w:p w14:paraId="08AAE5FE" w14:textId="77777777" w:rsidR="00376195" w:rsidRDefault="00BD48DC">
      <w:pPr>
        <w:numPr>
          <w:ilvl w:val="0"/>
          <w:numId w:val="10"/>
        </w:numPr>
      </w:pPr>
      <w:r>
        <w:t>Center for Tropical Forest Science-Forest Global Earth Observatory; Smithsonian Tropical Research Institute; Panama, Republic of Panama</w:t>
      </w:r>
    </w:p>
    <w:p w14:paraId="1F45E577" w14:textId="77777777" w:rsidR="00376195" w:rsidRDefault="00BD48DC">
      <w:pPr>
        <w:numPr>
          <w:ilvl w:val="0"/>
          <w:numId w:val="10"/>
        </w:numPr>
      </w:pPr>
      <w:r>
        <w:t>The Morton Arboretum, Center for Tree Science, Lisle, Illinois 60532 USA</w:t>
      </w:r>
    </w:p>
    <w:p w14:paraId="5780D5CE" w14:textId="77777777" w:rsidR="00376195" w:rsidRDefault="00BD48DC">
      <w:pPr>
        <w:numPr>
          <w:ilvl w:val="0"/>
          <w:numId w:val="10"/>
        </w:numPr>
      </w:pPr>
      <w:r>
        <w:t>Harvard University, Petersham, Massachusetts 01366 USA</w:t>
      </w:r>
    </w:p>
    <w:p w14:paraId="049715EF" w14:textId="77777777" w:rsidR="00376195" w:rsidRDefault="00BD48DC">
      <w:pPr>
        <w:numPr>
          <w:ilvl w:val="0"/>
          <w:numId w:val="10"/>
        </w:numPr>
      </w:pPr>
      <w:r>
        <w:t>Midwest Dendro LLC, Naperville, Illinois 60565 USA</w:t>
      </w:r>
    </w:p>
    <w:p w14:paraId="333119FD" w14:textId="77777777" w:rsidR="00376195" w:rsidRDefault="00BD48DC">
      <w:pPr>
        <w:numPr>
          <w:ilvl w:val="0"/>
          <w:numId w:val="10"/>
        </w:numPr>
      </w:pPr>
      <w:r>
        <w:t>U.S. Geological Survey, Fort Collins Science Center, Jemez Mountains Field Station, Los Alamos, NM 87544, USA</w:t>
      </w:r>
    </w:p>
    <w:p w14:paraId="7DBEC02B" w14:textId="77777777" w:rsidR="00376195" w:rsidRDefault="00BD48DC">
      <w:pPr>
        <w:numPr>
          <w:ilvl w:val="0"/>
          <w:numId w:val="10"/>
        </w:numPr>
      </w:pPr>
      <w:r>
        <w:t>Biology Department, Wilfrid Laurier University, 75 University Ave W, Waterloo, ON, N2L 3C5</w:t>
      </w:r>
    </w:p>
    <w:p w14:paraId="19DF39D8" w14:textId="77777777" w:rsidR="00376195" w:rsidRDefault="00BD48DC">
      <w:pPr>
        <w:numPr>
          <w:ilvl w:val="0"/>
          <w:numId w:val="10"/>
        </w:numPr>
      </w:pPr>
      <w:r>
        <w:t>School of Natural Resources, University of Nebraska-Lincoln, Lincoln, NE 68583, USA</w:t>
      </w:r>
    </w:p>
    <w:p w14:paraId="23BACFA3" w14:textId="77777777" w:rsidR="00376195" w:rsidRDefault="00BD48DC">
      <w:pPr>
        <w:numPr>
          <w:ilvl w:val="0"/>
          <w:numId w:val="10"/>
        </w:numPr>
      </w:pPr>
      <w:r>
        <w:t>School of Biological Sciences, Monash University, Clayton, Victoria 3800, Australia</w:t>
      </w:r>
    </w:p>
    <w:p w14:paraId="50BC7495" w14:textId="77777777" w:rsidR="00376195" w:rsidRDefault="00BD48DC">
      <w:pPr>
        <w:numPr>
          <w:ilvl w:val="0"/>
          <w:numId w:val="10"/>
        </w:numPr>
      </w:pPr>
      <w:r>
        <w:t>National Parks Wildlife and Plant Conservation Department, Chatuchak, Bangkok 10900, Thailand</w:t>
      </w:r>
    </w:p>
    <w:p w14:paraId="68D16632" w14:textId="77777777" w:rsidR="00376195" w:rsidRDefault="00BD48DC">
      <w:pPr>
        <w:numPr>
          <w:ilvl w:val="0"/>
          <w:numId w:val="10"/>
        </w:numPr>
      </w:pPr>
      <w:r>
        <w:t>Swiss Federal Institute for Forest, Snow and Landscape Research, CH-8903 Birmensdorf, Switzerland</w:t>
      </w:r>
    </w:p>
    <w:p w14:paraId="444A85D9" w14:textId="77777777" w:rsidR="00376195" w:rsidRDefault="00BD48DC">
      <w:pPr>
        <w:numPr>
          <w:ilvl w:val="0"/>
          <w:numId w:val="10"/>
        </w:numPr>
      </w:pPr>
      <w:r>
        <w:t>University of Alberta; Edmonton, Alberta, Canada</w:t>
      </w:r>
    </w:p>
    <w:p w14:paraId="79FDAF12" w14:textId="77777777" w:rsidR="00376195" w:rsidRDefault="00BD48DC">
      <w:pPr>
        <w:numPr>
          <w:ilvl w:val="0"/>
          <w:numId w:val="10"/>
        </w:numPr>
      </w:pPr>
      <w:r>
        <w:t>Department of Forestry, Purdue University, West Lafayette, IN 47907, USA</w:t>
      </w:r>
    </w:p>
    <w:p w14:paraId="14322C32" w14:textId="77777777" w:rsidR="00376195" w:rsidRDefault="00BD48DC">
      <w:pPr>
        <w:numPr>
          <w:ilvl w:val="0"/>
          <w:numId w:val="10"/>
        </w:numPr>
      </w:pPr>
      <w:r>
        <w:lastRenderedPageBreak/>
        <w:t>Department of Forest Ecology, The Silva Tarouca Research Institute for Landscape and Ornamental Gardening, Lidická 25/27, 602 00 Brno, Czech Republic</w:t>
      </w:r>
    </w:p>
    <w:p w14:paraId="63D627F2" w14:textId="77777777" w:rsidR="00376195" w:rsidRDefault="00BD48DC">
      <w:pPr>
        <w:numPr>
          <w:ilvl w:val="0"/>
          <w:numId w:val="10"/>
        </w:numPr>
      </w:pPr>
      <w:r>
        <w:t>S. J. &amp; Jessie E. Quinney College of Natural Resources and the Ecology Center, Utah State University, Logan, UT 84322, USA</w:t>
      </w:r>
    </w:p>
    <w:p w14:paraId="29C74815" w14:textId="77777777" w:rsidR="00376195" w:rsidRDefault="00BD48DC">
      <w:pPr>
        <w:numPr>
          <w:ilvl w:val="0"/>
          <w:numId w:val="10"/>
        </w:numPr>
      </w:pPr>
      <w:r>
        <w:t>Department of Geography, Indiana University, Bloomington, Indiana, USA</w:t>
      </w:r>
    </w:p>
    <w:p w14:paraId="5D2506F3" w14:textId="77777777" w:rsidR="00376195" w:rsidRDefault="00BD48DC">
      <w:pPr>
        <w:numPr>
          <w:ilvl w:val="0"/>
          <w:numId w:val="10"/>
        </w:numPr>
      </w:pPr>
      <w:r>
        <w:t>Smithsonian Environmental Research Center, Edgewater, MD, USA</w:t>
      </w:r>
    </w:p>
    <w:p w14:paraId="70887064" w14:textId="77777777" w:rsidR="00376195" w:rsidRDefault="00BD48DC">
      <w:pPr>
        <w:numPr>
          <w:ilvl w:val="0"/>
          <w:numId w:val="10"/>
        </w:numPr>
      </w:pPr>
      <w:r>
        <w:t>CIRAD, Montpellier, France</w:t>
      </w:r>
    </w:p>
    <w:p w14:paraId="3D4C9D8C" w14:textId="77777777" w:rsidR="00376195" w:rsidRDefault="00BD48DC">
      <w:pPr>
        <w:numPr>
          <w:ilvl w:val="0"/>
          <w:numId w:val="10"/>
        </w:numPr>
      </w:pPr>
      <w:r>
        <w:t>Canadian Forest Service, Northern Forestry Centre, Edmonton, Alberta, Canada</w:t>
      </w:r>
    </w:p>
    <w:p w14:paraId="3F44C905" w14:textId="77777777" w:rsidR="00376195" w:rsidRDefault="00BD48DC">
      <w:pPr>
        <w:numPr>
          <w:ilvl w:val="0"/>
          <w:numId w:val="10"/>
        </w:numPr>
      </w:pPr>
      <w:r>
        <w:t>Forest Ecology and Forest Management Group, Wageningen; Wageningen, The Netherlands</w:t>
      </w:r>
    </w:p>
    <w:p w14:paraId="4CE09165" w14:textId="77777777" w:rsidR="00376195" w:rsidRDefault="00BD48DC">
      <w:pPr>
        <w:pStyle w:val="FirstParagraph"/>
      </w:pPr>
      <w:r>
        <w:t xml:space="preserve">*corresponding author: </w:t>
      </w:r>
      <w:hyperlink r:id="rId12">
        <w:r>
          <w:rPr>
            <w:rStyle w:val="Hyperlink"/>
          </w:rPr>
          <w:t>teixeirak@si.edu</w:t>
        </w:r>
      </w:hyperlink>
      <w:r>
        <w:t>; +1 540 635 6546</w:t>
      </w:r>
    </w:p>
    <w:p w14:paraId="5E369B98" w14:textId="77777777" w:rsidR="00376195" w:rsidRDefault="00BD48DC">
      <w:pPr>
        <w:pStyle w:val="BodyText"/>
      </w:pPr>
      <w:r>
        <w:rPr>
          <w:b/>
        </w:rPr>
        <w:t>Running headline:</w:t>
      </w:r>
      <w:r>
        <w:t xml:space="preserve"> [45 chars]</w:t>
      </w:r>
    </w:p>
    <w:p w14:paraId="6FFBF021" w14:textId="77777777" w:rsidR="00376195" w:rsidRDefault="00BD48DC">
      <w:r>
        <w:br w:type="page"/>
      </w:r>
    </w:p>
    <w:p w14:paraId="2F3820FE" w14:textId="77777777" w:rsidR="00376195" w:rsidRDefault="00BD48DC">
      <w:pPr>
        <w:pStyle w:val="Heading1"/>
      </w:pPr>
      <w:bookmarkStart w:id="1" w:name="Abstract"/>
      <w:r>
        <w:lastRenderedPageBreak/>
        <w:t>Abstract</w:t>
      </w:r>
    </w:p>
    <w:p w14:paraId="1756859F" w14:textId="77777777" w:rsidR="00376195" w:rsidRDefault="00BD48DC">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6D50D3F7" w14:textId="77777777" w:rsidR="00376195" w:rsidRDefault="00BD48DC">
      <w:pPr>
        <w:pStyle w:val="BodyText"/>
      </w:pPr>
      <w:r>
        <w:rPr>
          <w:b/>
        </w:rPr>
        <w:t>Keywords</w:t>
      </w:r>
      <w:r>
        <w:t>: climate sensitivity; diameter; environmental change; Forest Global Earth Observatory (ForestGEO); generalized least squares (GLS); nonlinear; tree-ring</w:t>
      </w:r>
    </w:p>
    <w:p w14:paraId="50E09534" w14:textId="77777777" w:rsidR="00376195" w:rsidRDefault="00BD48DC">
      <w:r>
        <w:br w:type="page"/>
      </w:r>
    </w:p>
    <w:p w14:paraId="52C8CA13" w14:textId="77777777" w:rsidR="00376195" w:rsidRDefault="00BD48DC">
      <w:pPr>
        <w:pStyle w:val="Heading1"/>
      </w:pPr>
      <w:bookmarkStart w:id="2" w:name="Introduction"/>
      <w:bookmarkEnd w:id="1"/>
      <w:commentRangeStart w:id="3"/>
      <w:r>
        <w:lastRenderedPageBreak/>
        <w:t>Introduction</w:t>
      </w:r>
      <w:commentRangeEnd w:id="3"/>
      <w:r w:rsidR="00521A29">
        <w:rPr>
          <w:rStyle w:val="CommentReference"/>
          <w:rFonts w:eastAsiaTheme="minorHAnsi" w:cstheme="minorBidi"/>
          <w:b w:val="0"/>
          <w:bCs w:val="0"/>
          <w:color w:val="auto"/>
        </w:rPr>
        <w:commentReference w:id="3"/>
      </w:r>
    </w:p>
    <w:p w14:paraId="7BFD211A" w14:textId="23C786E4" w:rsidR="00376195" w:rsidRDefault="00BD48DC">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w:t>
      </w:r>
      <w:ins w:id="4" w:author="Jennifer Baltzer" w:date="2021-02-25T10:48:00Z">
        <w:r w:rsidR="000E4C87">
          <w:t xml:space="preserve">concentrations </w:t>
        </w:r>
      </w:ins>
      <w:r>
        <w:t xml:space="preserve">and directional climate change are influencing tree growth and forest productivity (e.g., Levesque et al., 2017; Mathias &amp; Thomas, 2018; Walker et al., 2020). This information is critical to predicting forest responses to climate change, </w:t>
      </w:r>
      <w:del w:id="5" w:author="Jennifer Baltzer" w:date="2021-02-25T10:49:00Z">
        <w:r w:rsidDel="000E4C87">
          <w:delText xml:space="preserve">and </w:delText>
        </w:r>
      </w:del>
      <w:r>
        <w:t>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38EBD95B" w14:textId="77777777" w:rsidR="00376195" w:rsidRDefault="00BD48DC">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w:t>
      </w:r>
      <w:commentRangeStart w:id="6"/>
      <w:r>
        <w:t>obfuscates</w:t>
      </w:r>
      <w:commentRangeEnd w:id="6"/>
      <w:r w:rsidR="00BF1E55">
        <w:rPr>
          <w:rStyle w:val="CommentReference"/>
        </w:rPr>
        <w:commentReference w:id="6"/>
      </w:r>
      <w:r>
        <w:t xml:space="preserve">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 xml:space="preserve">analysis of species-level chronologies does not allow characterization of known variation in climate sensitivity in relation to tree size, canopy position, or </w:t>
      </w:r>
      <w:commentRangeStart w:id="7"/>
      <w:r>
        <w:t>microhabitat</w:t>
      </w:r>
      <w:commentRangeEnd w:id="7"/>
      <w:r w:rsidR="00BF1E55">
        <w:rPr>
          <w:rStyle w:val="CommentReference"/>
        </w:rPr>
        <w:commentReference w:id="7"/>
      </w:r>
      <w:r>
        <w:t xml:space="preserve"> (e.g., Bennett et al., 2015; McGregor et al., 2020; Rollinson et al., 2021).</w:t>
      </w:r>
    </w:p>
    <w:p w14:paraId="4AFE5C16" w14:textId="12DBCE1E" w:rsidR="00376195" w:rsidRDefault="00BD48DC">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w:t>
      </w:r>
      <w:ins w:id="8" w:author="Jennifer Baltzer" w:date="2021-02-25T11:04:00Z">
        <w:r w:rsidR="00BF1E55">
          <w:t xml:space="preserve"> of</w:t>
        </w:r>
      </w:ins>
      <w:r>
        <w:t xml:space="preserve"> </w:t>
      </w:r>
      <w:proofErr w:type="spellStart"/>
      <w:r>
        <w:t>spatio</w:t>
      </w:r>
      <w:proofErr w:type="spellEnd"/>
      <w:r>
        <w:t xml:space="preserve">-temporal scales. Over time frames of seconds to days, photosynthesis and respiration display </w:t>
      </w:r>
      <w:del w:id="9" w:author="Jennifer Baltzer" w:date="2021-02-25T11:05:00Z">
        <w:r w:rsidDel="00BF1E55">
          <w:delText xml:space="preserve">a </w:delText>
        </w:r>
      </w:del>
      <w:r>
        <w:t xml:space="preserve">unimodal relationships to temporal variation in temperature, typically peaking at temperatures reflective of the environment to which the plant is adapted and acclimated (Kumarathunge et al., 2019). Across broad </w:t>
      </w:r>
      <w:del w:id="10" w:author="Jennifer Baltzer" w:date="2021-02-25T11:05:00Z">
        <w:r w:rsidDel="00BF1E55">
          <w:delText xml:space="preserve">geographical </w:delText>
        </w:r>
      </w:del>
      <w:r>
        <w:t>climat</w:t>
      </w:r>
      <w:ins w:id="11" w:author="Jennifer Baltzer" w:date="2021-02-25T11:05:00Z">
        <w:r w:rsidR="00BF1E55">
          <w:t>ic</w:t>
        </w:r>
      </w:ins>
      <w:del w:id="12" w:author="Jennifer Baltzer" w:date="2021-02-25T11:05:00Z">
        <w:r w:rsidDel="00BF1E55">
          <w:delText>e</w:delText>
        </w:r>
      </w:del>
      <w:r>
        <w:t xml:space="preserve"> gradients, annual forest productivity generally increases with temperature, precipitation, and potential evapotranspiration (</w:t>
      </w:r>
      <m:oMath>
        <m:r>
          <w:rPr>
            <w:rFonts w:ascii="Cambria Math" w:hAnsi="Cambria Math"/>
          </w:rPr>
          <m:t>PET</m:t>
        </m:r>
      </m:oMath>
      <w:r>
        <w:t>) up to a point, after which it plateaus or decreases (</w:t>
      </w:r>
      <w:commentRangeStart w:id="13"/>
      <w:r>
        <w:t>Banbury</w:t>
      </w:r>
      <w:commentRangeEnd w:id="13"/>
      <w:r w:rsidR="00BF1E55">
        <w:rPr>
          <w:rStyle w:val="CommentReference"/>
        </w:rPr>
        <w:commentReference w:id="13"/>
      </w:r>
      <w:r>
        <w:t xml:space="preserve">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w:t>
      </w:r>
      <w:del w:id="14" w:author="Jennifer Baltzer" w:date="2021-02-25T11:06:00Z">
        <w:r w:rsidDel="00BF1E55">
          <w:delText xml:space="preserve">very </w:delText>
        </w:r>
      </w:del>
      <w:r>
        <w:t xml:space="preserve">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(dendro coauthors, does this ref work?)</w:t>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w:t>
      </w:r>
      <w:ins w:id="15" w:author="Jennifer Baltzer" w:date="2021-02-25T11:20:00Z">
        <w:r w:rsidR="00521A29">
          <w:t xml:space="preserve">tree </w:t>
        </w:r>
      </w:ins>
      <w:r>
        <w:t>growth responses to interannual variation in climate</w:t>
      </w:r>
      <w:del w:id="16" w:author="Jennifer Baltzer" w:date="2021-02-25T11:20:00Z">
        <w:r w:rsidDel="00521A29">
          <w:delText xml:space="preserve"> that occur for trees within forest settings</w:delText>
        </w:r>
      </w:del>
      <w:r>
        <w:t>.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1B1FA4A4" w14:textId="77777777" w:rsidR="00376195" w:rsidRDefault="00BD48DC">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w:t>
      </w:r>
      <w:r>
        <w:lastRenderedPageBreak/>
        <w:t xml:space="preserve">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27FBE997" w14:textId="06F6CEAC" w:rsidR="00376195" w:rsidRDefault="00BD48DC">
      <w:pPr>
        <w:pStyle w:val="BodyText"/>
      </w:pPr>
      <w:r>
        <w:t>Characterizing how tree growth and forest productivity are responding to slowly</w:t>
      </w:r>
      <w:ins w:id="17" w:author="Jennifer Baltzer" w:date="2021-02-25T11:17:00Z">
        <w:r w:rsidR="00521A29">
          <w:t xml:space="preserve"> </w:t>
        </w:r>
      </w:ins>
      <w:del w:id="18" w:author="Jennifer Baltzer" w:date="2021-02-25T11:17:00Z">
        <w:r w:rsidDel="00521A29">
          <w:delText>-</w:delText>
        </w:r>
      </w:del>
      <w:r>
        <w:t xml:space="preserve">changing environmental drivers is </w:t>
      </w:r>
      <w:del w:id="19" w:author="Jennifer Baltzer" w:date="2021-02-25T11:16:00Z">
        <w:r w:rsidDel="00521A29">
          <w:delText xml:space="preserve">very </w:delText>
        </w:r>
      </w:del>
      <w:r>
        <w:t>challenging and uncertain. Directional climate change (as opposed to interannual variation), rising atmospheric CO</w:t>
      </w:r>
      <w:r>
        <w:rPr>
          <w:vertAlign w:val="subscript"/>
        </w:rPr>
        <w:t>2</w:t>
      </w:r>
      <w:ins w:id="20" w:author="Jennifer Baltzer" w:date="2021-02-25T11:17:00Z">
        <w:r w:rsidR="00521A29">
          <w:t xml:space="preserve"> concentrations,</w:t>
        </w:r>
      </w:ins>
      <w:del w:id="21" w:author="Jennifer Baltzer" w:date="2021-02-25T11:17:00Z">
        <w:r w:rsidDel="00521A29">
          <w:delText>,</w:delText>
        </w:r>
      </w:del>
      <w:r>
        <w:t xml:space="preserve">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063D20AC" w14:textId="775973F9" w:rsidR="00376195" w:rsidRDefault="00BD48DC">
      <w:pPr>
        <w:pStyle w:val="BodyText"/>
      </w:pPr>
      <w:commentRangeStart w:id="22"/>
      <w:r>
        <w:t xml:space="preserve">Here, we </w:t>
      </w:r>
      <w:commentRangeEnd w:id="22"/>
      <w:r w:rsidR="00521A29">
        <w:rPr>
          <w:rStyle w:val="CommentReference"/>
        </w:rPr>
        <w:commentReference w:id="22"/>
      </w:r>
      <w:r>
        <w:t xml:space="preserve">develop a new method that allows simultaneous consideration of the effects of principle climate drivers (pre-selected in an objective manner), tree size, and year on annual tree growth. This approach allows us to ask: (1) What are the most important climate drivers (and their </w:t>
      </w:r>
      <w:ins w:id="23" w:author="Jennifer Baltzer" w:date="2021-02-25T11:22:00Z">
        <w:r w:rsidR="00521A29">
          <w:t xml:space="preserve">relevant </w:t>
        </w:r>
      </w:ins>
      <w:r>
        <w:t xml:space="preserve">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w:t>
      </w:r>
      <w:ins w:id="24" w:author="Jennifer Baltzer" w:date="2021-02-25T11:22:00Z">
        <w:r w:rsidR="00521A29">
          <w:t xml:space="preserve">tree </w:t>
        </w:r>
      </w:ins>
      <w:r>
        <w:t>growth? (4) How have growth rates of contemporary cohorts of trees changed through time?</w:t>
      </w:r>
    </w:p>
    <w:p w14:paraId="721B1FA7" w14:textId="77777777" w:rsidR="00376195" w:rsidRDefault="00BD48DC">
      <w:pPr>
        <w:pStyle w:val="Heading1"/>
      </w:pPr>
      <w:bookmarkStart w:id="25" w:name="Materials"/>
      <w:bookmarkEnd w:id="2"/>
      <w:r>
        <w:t>Materials and Methods</w:t>
      </w:r>
    </w:p>
    <w:p w14:paraId="159A3A37" w14:textId="77777777" w:rsidR="00376195" w:rsidRDefault="00BD48DC">
      <w:pPr>
        <w:pStyle w:val="Heading2"/>
      </w:pPr>
      <w:r>
        <w:t>Data sources and preparation</w:t>
      </w:r>
    </w:p>
    <w:p w14:paraId="58B7FCDD" w14:textId="2CD09AC2" w:rsidR="00376195" w:rsidRDefault="00BD48DC">
      <w:pPr>
        <w:pStyle w:val="FirstParagraph"/>
      </w:pPr>
      <w:r>
        <w:t xml:space="preserve">We analyzed tree-ring data, most </w:t>
      </w:r>
      <w:del w:id="26" w:author="Jennifer Baltzer" w:date="2021-02-25T11:24:00Z">
        <w:r w:rsidDel="0054333C">
          <w:delText xml:space="preserve">previously </w:delText>
        </w:r>
      </w:del>
      <w:ins w:id="27" w:author="Jennifer Baltzer" w:date="2021-02-25T11:24:00Z">
        <w:r w:rsidR="0054333C">
          <w:t>of which</w:t>
        </w:r>
      </w:ins>
      <w:ins w:id="28" w:author="Jennifer Baltzer" w:date="2021-02-25T11:25:00Z">
        <w:r w:rsidR="0054333C">
          <w:t xml:space="preserve"> was</w:t>
        </w:r>
      </w:ins>
      <w:ins w:id="29" w:author="Jennifer Baltzer" w:date="2021-02-25T11:24:00Z">
        <w:r w:rsidR="0054333C">
          <w:t xml:space="preserve"> </w:t>
        </w:r>
      </w:ins>
      <w:r>
        <w:t>collected</w:t>
      </w:r>
      <w:ins w:id="30" w:author="Jennifer Baltzer" w:date="2021-02-25T11:25:00Z">
        <w:r w:rsidR="0054333C">
          <w:t xml:space="preserve"> for earlier studies (see references in Table 1)</w:t>
        </w:r>
      </w:ins>
      <w:r>
        <w:t>, from ten sites ranging from 9.15</w:t>
      </w:r>
      <m:oMath>
        <m:r>
          <w:ins w:id="31" w:author="Jennifer Baltzer" w:date="2021-02-25T11:26:00Z">
            <m:rPr>
              <m:sty m:val="p"/>
            </m:rPr>
            <w:rPr>
              <w:rFonts w:ascii="Cambria Math" w:hAnsi="Cambria Math"/>
            </w:rPr>
            <w:sym w:font="Symbol" w:char="F0B0"/>
          </w:ins>
        </m:r>
        <m:sSup>
          <m:sSupPr>
            <m:ctrlPr>
              <w:del w:id="32" w:author="Jennifer Baltzer" w:date="2021-02-25T11:26:00Z">
                <w:rPr>
                  <w:rFonts w:ascii="Cambria Math" w:hAnsi="Cambria Math"/>
                </w:rPr>
              </w:del>
            </m:ctrlPr>
          </m:sSupPr>
          <m:e>
            <m:r>
              <w:del w:id="33" w:author="Jennifer Baltzer" w:date="2021-02-25T11:26:00Z">
                <w:rPr>
                  <w:rFonts w:ascii="Cambria Math" w:hAnsi="Cambria Math"/>
                </w:rPr>
                <m:t>​</m:t>
              </w:del>
            </m:r>
          </m:e>
          <m:sup>
            <m:r>
              <w:del w:id="34" w:author="Jennifer Baltzer" w:date="2021-02-25T11:26:00Z">
                <w:rPr>
                  <w:rFonts w:ascii="Cambria Math" w:hAnsi="Cambria Math"/>
                </w:rPr>
                <m:t>∘</m:t>
              </w:del>
            </m:r>
          </m:sup>
        </m:sSup>
      </m:oMath>
      <w:del w:id="35" w:author="Jennifer Baltzer" w:date="2021-02-25T11:26:00Z">
        <w:r w:rsidDel="0054333C">
          <w:delText xml:space="preserve"> </w:delText>
        </w:r>
      </w:del>
      <w:r>
        <w:t>to 61.30</w:t>
      </w:r>
      <m:oMath>
        <m:r>
          <w:ins w:id="36" w:author="Jennifer Baltzer" w:date="2021-02-25T11:26:00Z">
            <m:rPr>
              <m:sty m:val="p"/>
            </m:rPr>
            <w:rPr>
              <w:rFonts w:ascii="Cambria Math" w:hAnsi="Cambria Math"/>
            </w:rPr>
            <w:sym w:font="Symbol" w:char="F0B0"/>
          </w:ins>
        </m:r>
        <m:sSup>
          <m:sSupPr>
            <m:ctrlPr>
              <w:del w:id="37" w:author="Jennifer Baltzer" w:date="2021-02-25T11:26:00Z">
                <w:rPr>
                  <w:rFonts w:ascii="Cambria Math" w:hAnsi="Cambria Math"/>
                </w:rPr>
              </w:del>
            </m:ctrlPr>
          </m:sSupPr>
          <m:e>
            <m:r>
              <w:del w:id="38" w:author="Jennifer Baltzer" w:date="2021-02-25T11:26:00Z">
                <w:rPr>
                  <w:rFonts w:ascii="Cambria Math" w:hAnsi="Cambria Math"/>
                </w:rPr>
                <m:t>​</m:t>
              </w:del>
            </m:r>
          </m:e>
          <m:sup>
            <m:r>
              <w:del w:id="39" w:author="Jennifer Baltzer" w:date="2021-02-25T11:26:00Z">
                <w:rPr>
                  <w:rFonts w:ascii="Cambria Math" w:hAnsi="Cambria Math"/>
                </w:rPr>
                <m:t>∘</m:t>
              </w:del>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w:t>
      </w:r>
      <w:r>
        <w:lastRenderedPageBreak/>
        <w:t xml:space="preserve">of species represented within the ForestGEO plots were cored within the plot (n=5) and/or nearby within similar forest types (n=5), following a variety of sampling protocols designed to meet the varied objectives of the original studies (Tables S1, S3). </w:t>
      </w:r>
      <w:del w:id="40" w:author="Jennifer Baltzer" w:date="2021-02-25T11:29:00Z">
        <w:r w:rsidDel="00BD48DC">
          <w:delText>There was wide variation in the distribution of r</w:delText>
        </w:r>
      </w:del>
      <w:ins w:id="41" w:author="Jennifer Baltzer" w:date="2021-02-25T11:29:00Z">
        <w:r>
          <w:t>R</w:t>
        </w:r>
      </w:ins>
      <w:r>
        <w:t>ecord start years</w:t>
      </w:r>
      <w:ins w:id="42" w:author="Jennifer Baltzer" w:date="2021-02-25T11:29:00Z">
        <w:r>
          <w:t xml:space="preserve"> varied substantially</w:t>
        </w:r>
      </w:ins>
      <w:r>
        <w:t>, which reflect</w:t>
      </w:r>
      <w:ins w:id="43" w:author="Jennifer Baltzer" w:date="2021-02-25T11:29:00Z">
        <w:r>
          <w:t>s</w:t>
        </w:r>
      </w:ins>
      <w:r>
        <w:t xml:space="preserve">–with some error–the age distribution of </w:t>
      </w:r>
      <w:ins w:id="44" w:author="Jennifer Baltzer" w:date="2021-02-25T11:29:00Z">
        <w:r>
          <w:t xml:space="preserve">sampled </w:t>
        </w:r>
      </w:ins>
      <w:r>
        <w:t>trees</w:t>
      </w:r>
      <w:del w:id="45" w:author="Jennifer Baltzer" w:date="2021-02-25T11:29:00Z">
        <w:r w:rsidDel="00BD48DC">
          <w:delText xml:space="preserve"> cored</w:delText>
        </w:r>
      </w:del>
      <w:r>
        <w:t xml:space="preserve"> (Figs. S1-S10). In using this diversity of data sources, we ensured that our approach </w:t>
      </w:r>
      <w:del w:id="46" w:author="Jennifer Baltzer" w:date="2021-02-25T11:29:00Z">
        <w:r w:rsidDel="00BD48DC">
          <w:delText>was able to</w:delText>
        </w:r>
      </w:del>
      <w:ins w:id="47" w:author="Jennifer Baltzer" w:date="2021-02-25T11:29:00Z">
        <w:r>
          <w:t>could</w:t>
        </w:r>
      </w:ins>
      <w:r>
        <w:t xml:space="preserve"> handle challenges presented by varying methodologies and forest types.</w:t>
      </w:r>
    </w:p>
    <w:p w14:paraId="256C7C8F" w14:textId="77777777" w:rsidR="00376195" w:rsidRDefault="00BD48DC">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61B4BD6F" wp14:editId="6DD43F9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4DF33E5C" w14:textId="4A165BF2" w:rsidR="00376195" w:rsidRDefault="00BD48DC">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t>
      </w:r>
      <w:del w:id="48" w:author="Jennifer Baltzer" w:date="2021-02-25T11:37:00Z">
        <w:r w:rsidDel="00BD48DC">
          <w:delText>was represented by</w:delText>
        </w:r>
      </w:del>
      <w:ins w:id="49" w:author="Jennifer Baltzer" w:date="2021-02-25T11:37:00Z">
        <w:r>
          <w:t>i</w:t>
        </w:r>
        <w:commentRangeStart w:id="50"/>
        <w:r>
          <w:t>ncluded</w:t>
        </w:r>
        <w:commentRangeEnd w:id="50"/>
        <w:r>
          <w:rPr>
            <w:rStyle w:val="CommentReference"/>
          </w:rPr>
          <w:commentReference w:id="50"/>
        </w:r>
      </w:ins>
      <w:r>
        <w:t xml:space="preserve">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07AC230C" w14:textId="77777777" w:rsidR="00376195" w:rsidRDefault="00BD48DC">
      <w:pPr>
        <w:pStyle w:val="BodyText"/>
      </w:pPr>
      <w:r>
        <w:lastRenderedPageBreak/>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71C92BBE" w14:textId="77777777" w:rsidR="00376195" w:rsidRDefault="00BD48DC">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4DA0148E" w14:textId="77777777" w:rsidR="00376195" w:rsidRDefault="00BD48DC">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1141613B" w14:textId="77777777" w:rsidR="00376195" w:rsidRDefault="00BD48DC">
      <w:pPr>
        <w:pStyle w:val="Heading2"/>
      </w:pPr>
      <w:bookmarkStart w:id="51" w:name="Analysis"/>
      <w:r>
        <w:t>Analysis methods</w:t>
      </w:r>
    </w:p>
    <w:p w14:paraId="143BDF84" w14:textId="77777777" w:rsidR="00376195" w:rsidRDefault="00BD48DC">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7FA7E94" w14:textId="77777777" w:rsidR="00376195" w:rsidRDefault="00BD48DC">
      <w:pPr>
        <w:pStyle w:val="CaptionedFigure"/>
      </w:pPr>
      <w:commentRangeStart w:id="52"/>
      <w:r>
        <w:rPr>
          <w:noProof/>
        </w:rPr>
        <w:lastRenderedPageBreak/>
        <w:drawing>
          <wp:inline distT="0" distB="0" distL="0" distR="0" wp14:anchorId="02994048" wp14:editId="4C43C054">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commentRangeEnd w:id="52"/>
      <w:r w:rsidR="00622BF3">
        <w:rPr>
          <w:rStyle w:val="CommentReference"/>
        </w:rPr>
        <w:commentReference w:id="52"/>
      </w:r>
    </w:p>
    <w:p w14:paraId="3FD6D360" w14:textId="77777777" w:rsidR="00376195" w:rsidRDefault="00BD48DC">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77DB06" w14:textId="77777777" w:rsidR="00376195" w:rsidRDefault="00BD48DC">
      <w:pPr>
        <w:pStyle w:val="Heading3"/>
      </w:pPr>
      <w:r>
        <w:lastRenderedPageBreak/>
        <w:t>Climate variable selection</w:t>
      </w:r>
    </w:p>
    <w:p w14:paraId="241A4428" w14:textId="00276D61" w:rsidR="00376195" w:rsidRDefault="00BD48DC">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53" w:author="Jennifer Baltzer" w:date="2021-02-25T11:43:00Z">
        <w:r w:rsidR="00622BF3">
          <w:t>t</w:t>
        </w:r>
      </w:ins>
      <w:r>
        <w:t xml:space="preserve">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 The smoothing parameters were automatical</w:t>
      </w:r>
      <w:ins w:id="54" w:author="Jennifer Baltzer" w:date="2021-02-25T11:43:00Z">
        <w:r w:rsidR="00622BF3">
          <w:t>l</w:t>
        </w:r>
      </w:ins>
      <w:r>
        <w:t xml:space="preserve">y selected by the </w:t>
      </w:r>
      <w:r>
        <w:rPr>
          <w:i/>
        </w:rPr>
        <w:t>gam</w:t>
      </w:r>
      <w:r>
        <w:t xml:space="preserve"> function </w:t>
      </w:r>
      <w:del w:id="55" w:author="Jennifer Baltzer" w:date="2021-02-25T11:43:00Z">
        <w:r w:rsidDel="00622BF3">
          <w:delText xml:space="preserve">by </w:delText>
        </w:r>
      </w:del>
      <w:ins w:id="56" w:author="Jennifer Baltzer" w:date="2021-02-25T11:43:00Z">
        <w:r w:rsidR="00622BF3">
          <w:t xml:space="preserve">with </w:t>
        </w:r>
      </w:ins>
      <w:r>
        <w:t xml:space="preserve">generalized cross-validation (GCV). We then used </w:t>
      </w:r>
      <w:r>
        <w:rPr>
          <w:i/>
        </w:rPr>
        <w:t>climwin</w:t>
      </w:r>
      <w:r>
        <w:t xml:space="preserve"> to identify the climate variables </w:t>
      </w:r>
      <w:ins w:id="57" w:author="Jennifer Baltzer" w:date="2021-02-25T11:43:00Z">
        <w:r w:rsidR="00622BF3">
          <w:t xml:space="preserve">that </w:t>
        </w:r>
      </w:ins>
      <w:r>
        <w:t xml:space="preserve">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w:t>
      </w:r>
      <w:del w:id="58" w:author="Jennifer Baltzer" w:date="2021-02-25T11:44:00Z">
        <w:r w:rsidDel="00622BF3">
          <w:delText xml:space="preserve">over </w:delText>
        </w:r>
      </w:del>
      <w:ins w:id="59" w:author="Jennifer Baltzer" w:date="2021-02-25T11:44:00Z">
        <w:r w:rsidR="00622BF3">
          <w:t xml:space="preserve">within </w:t>
        </w:r>
      </w:ins>
      <w:r>
        <w:t xml:space="preserve">a </w:t>
      </w:r>
      <w:del w:id="60" w:author="Jennifer Baltzer" w:date="2021-02-25T11:44:00Z">
        <w:r w:rsidDel="00622BF3">
          <w:delText>15 month</w:delText>
        </w:r>
      </w:del>
      <w:ins w:id="61" w:author="Jennifer Baltzer" w:date="2021-02-25T11:44:00Z">
        <w:r w:rsidR="00622BF3">
          <w:t>15-month</w:t>
        </w:r>
      </w:ins>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w:t>
      </w:r>
      <w:del w:id="62" w:author="Jennifer Baltzer" w:date="2021-02-25T11:45:00Z">
        <w:r w:rsidDel="00622BF3">
          <w:delText>moved forward with</w:delText>
        </w:r>
      </w:del>
      <w:ins w:id="63" w:author="Jennifer Baltzer" w:date="2021-02-25T11:45:00Z">
        <w:r w:rsidR="00622BF3">
          <w:t>selected</w:t>
        </w:r>
      </w:ins>
      <w:r>
        <w:t xml:space="preserve"> the best variable over the time window identified by </w:t>
      </w:r>
      <w:r>
        <w:rPr>
          <w:i/>
        </w:rPr>
        <w:t>climwin</w:t>
      </w:r>
      <w:r>
        <w:t xml:space="preserve"> as a candidate climate variable for the multivariate models.</w:t>
      </w:r>
    </w:p>
    <w:p w14:paraId="1EB5773E" w14:textId="6D2AFAAD" w:rsidR="00376195" w:rsidRDefault="00BD48DC">
      <w:pPr>
        <w:pStyle w:val="BodyText"/>
      </w:pPr>
      <w:r>
        <w:t>We tested whether this process identified similar climate variable-month combinations as what would be identified using traditional methods for individual species</w:t>
      </w:r>
      <w:ins w:id="64" w:author="Jennifer Baltzer" w:date="2021-02-25T11:46:00Z">
        <w:r w:rsidR="00622BF3">
          <w:t xml:space="preserve"> (</w:t>
        </w:r>
      </w:ins>
      <w:del w:id="65" w:author="Jennifer Baltzer" w:date="2021-02-25T11:46:00Z">
        <w:r w:rsidDel="00622BF3">
          <w:delText xml:space="preserve">, as </w:delText>
        </w:r>
      </w:del>
      <w:r>
        <w:t>detailed in Appendix S4</w:t>
      </w:r>
      <w:ins w:id="66" w:author="Jennifer Baltzer" w:date="2021-02-25T11:46:00Z">
        <w:r w:rsidR="00622BF3">
          <w:t>)</w:t>
        </w:r>
      </w:ins>
      <w:r>
        <w:t xml:space="preserve">. Furthermore, we explored alternate methods of climate variable selection for the two sites that have undergone the most rapid changes in climate and tree growth: LT, where increasingly </w:t>
      </w:r>
      <w:commentRangeStart w:id="67"/>
      <w:r>
        <w:t xml:space="preserve">warm drought </w:t>
      </w:r>
      <w:commentRangeEnd w:id="67"/>
      <w:r w:rsidR="00622BF3">
        <w:rPr>
          <w:rStyle w:val="CommentReference"/>
        </w:rPr>
        <w:commentReference w:id="67"/>
      </w:r>
      <w:r>
        <w:t xml:space="preserve">has dramatically reduced growth (Touchan et al., 2011; Williams et al., 2013), and SC, where rapidly rising temperatures are </w:t>
      </w:r>
      <w:commentRangeStart w:id="68"/>
      <w:del w:id="69" w:author="Jennifer Baltzer" w:date="2021-02-25T11:48:00Z">
        <w:r w:rsidDel="00622BF3">
          <w:delText xml:space="preserve">causing </w:delText>
        </w:r>
      </w:del>
      <w:ins w:id="70" w:author="Jennifer Baltzer" w:date="2021-02-25T11:48:00Z">
        <w:r w:rsidR="00622BF3">
          <w:t xml:space="preserve">thawing </w:t>
        </w:r>
      </w:ins>
      <w:commentRangeEnd w:id="68"/>
      <w:ins w:id="71" w:author="Jennifer Baltzer" w:date="2021-02-25T11:49:00Z">
        <w:r w:rsidR="00622BF3">
          <w:rPr>
            <w:rStyle w:val="CommentReference"/>
          </w:rPr>
          <w:commentReference w:id="68"/>
        </w:r>
      </w:ins>
      <w:del w:id="72" w:author="Jennifer Baltzer" w:date="2021-02-25T11:48:00Z">
        <w:r w:rsidDel="00622BF3">
          <w:delText xml:space="preserve">melting </w:delText>
        </w:r>
      </w:del>
      <w:r>
        <w:t xml:space="preserve">permafrost, </w:t>
      </w:r>
      <w:ins w:id="73" w:author="Jennifer Baltzer" w:date="2021-02-25T11:49:00Z">
        <w:r w:rsidR="00622BF3">
          <w:t xml:space="preserve">which limits access to soil moisture during </w:t>
        </w:r>
      </w:ins>
      <w:r>
        <w:t xml:space="preserve">summer </w:t>
      </w:r>
      <w:del w:id="74" w:author="Jennifer Baltzer" w:date="2021-02-25T11:49:00Z">
        <w:r w:rsidDel="00622BF3">
          <w:delText>moisture stress</w:delText>
        </w:r>
      </w:del>
      <w:ins w:id="75" w:author="Jennifer Baltzer" w:date="2021-02-25T11:49:00Z">
        <w:r w:rsidR="00622BF3">
          <w:t>months</w:t>
        </w:r>
      </w:ins>
      <w:r>
        <w:t xml:space="preserve">, and </w:t>
      </w:r>
      <w:ins w:id="76" w:author="Jennifer Baltzer" w:date="2021-02-25T11:49:00Z">
        <w:r w:rsidR="00622BF3">
          <w:t xml:space="preserve">drives </w:t>
        </w:r>
      </w:ins>
      <w:r>
        <w:t>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32AC4EA8" w14:textId="77777777" w:rsidR="00376195" w:rsidRDefault="00BD48DC">
      <w:pPr>
        <w:pStyle w:val="Heading3"/>
      </w:pPr>
      <w:bookmarkStart w:id="77" w:name="Combining"/>
      <w:r>
        <w:t>Combining drivers in GLS model</w:t>
      </w:r>
    </w:p>
    <w:p w14:paraId="1752414D" w14:textId="77777777" w:rsidR="00376195" w:rsidRDefault="00BD48DC">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78" w:author="Jennifer Baltzer" w:date="2021-02-25T11:51:00Z">
        <w:r w:rsidDel="00ED628F">
          <w:delText>f</w:delText>
        </w:r>
      </w:del>
      <w:r>
        <w:t>er to this model as a generalized least squares (GLS) model (Fig. 1).</w:t>
      </w:r>
    </w:p>
    <w:p w14:paraId="499FD846" w14:textId="77777777" w:rsidR="00376195" w:rsidRDefault="00BD48DC">
      <w:pPr>
        <w:pStyle w:val="BodyText"/>
      </w:pPr>
      <w:r>
        <w:lastRenderedPageBreak/>
        <w:t xml:space="preserve">Before running the models, we checked for collinearity among the candidate variables using the </w:t>
      </w:r>
      <w:r>
        <w:rPr>
          <w:i/>
        </w:rPr>
        <w:t>vifstep</w:t>
      </w:r>
      <w:r>
        <w:t xml:space="preserve"> function (Naimi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1438E334" w14:textId="77777777" w:rsidR="00376195" w:rsidRDefault="00BD48DC">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570F956" w14:textId="77777777" w:rsidR="00376195" w:rsidRDefault="00BD48DC">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3A1A41F7" w14:textId="77777777" w:rsidR="00376195" w:rsidRDefault="00BD48DC">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1C6185E3" w14:textId="77777777" w:rsidR="00376195" w:rsidRDefault="00BD48DC">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645A112E" w14:textId="77777777" w:rsidR="00376195" w:rsidRDefault="00BD48DC">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E5208FF" w14:textId="1583C522" w:rsidR="00376195" w:rsidRDefault="00BD48DC">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w:t>
      </w:r>
      <w:commentRangeStart w:id="79"/>
      <w:r>
        <w:t xml:space="preserve">To avoid severe big-tree selection biases </w:t>
      </w:r>
      <w:commentRangeEnd w:id="79"/>
      <w:r w:rsidR="00ED628F">
        <w:rPr>
          <w:rStyle w:val="CommentReference"/>
        </w:rPr>
        <w:commentReference w:id="79"/>
      </w:r>
      <w:r>
        <w:t>(</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We note that the random effect of tree should</w:t>
      </w:r>
      <w:ins w:id="80" w:author="Jennifer Baltzer" w:date="2021-02-25T11:56:00Z">
        <w:r w:rsidR="00ED628F">
          <w:t>,</w:t>
        </w:r>
      </w:ins>
      <w:r>
        <w:t xml:space="preserve"> in theory</w:t>
      </w:r>
      <w:ins w:id="81" w:author="Jennifer Baltzer" w:date="2021-02-25T11:56:00Z">
        <w:r w:rsidR="00ED628F">
          <w:t>,</w:t>
        </w:r>
      </w:ins>
      <w:r>
        <w:t xml:space="preserve">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5C2FFF11" w14:textId="77777777" w:rsidR="00376195" w:rsidRDefault="00BD48DC">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385926B0" w14:textId="77777777" w:rsidR="00376195" w:rsidRDefault="00BD48DC">
      <w:pPr>
        <w:pStyle w:val="Heading1"/>
      </w:pPr>
      <w:bookmarkStart w:id="82" w:name="Results"/>
      <w:bookmarkEnd w:id="25"/>
      <w:bookmarkEnd w:id="51"/>
      <w:bookmarkEnd w:id="77"/>
      <w:r>
        <w:t>Results</w:t>
      </w:r>
    </w:p>
    <w:p w14:paraId="4F2DFCE9" w14:textId="77777777" w:rsidR="00376195" w:rsidRDefault="00BD48DC">
      <w:pPr>
        <w:pStyle w:val="Heading2"/>
      </w:pPr>
      <w:r>
        <w:t>Climate sensitivity</w:t>
      </w:r>
    </w:p>
    <w:p w14:paraId="324C61B8" w14:textId="77777777" w:rsidR="00376195" w:rsidRDefault="00BD48DC">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t>
      </w:r>
      <w:r>
        <w:lastRenderedPageBreak/>
        <w:t>While one-to-one correspondence of estimated climate coefficients was neither expected nor observed, estimates were correlated and rarely differed significantly (Appendix S4; S11-S14).</w:t>
      </w:r>
    </w:p>
    <w:p w14:paraId="374D98FA" w14:textId="77777777" w:rsidR="00376195" w:rsidRDefault="00BD48DC">
      <w:pPr>
        <w:pStyle w:val="CaptionedFigure"/>
      </w:pPr>
      <w:r>
        <w:rPr>
          <w:noProof/>
        </w:rPr>
        <w:drawing>
          <wp:inline distT="0" distB="0" distL="0" distR="0" wp14:anchorId="5E363CDE" wp14:editId="61CA0622">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36F26D16" w14:textId="77777777" w:rsidR="00376195" w:rsidRDefault="00BD48DC">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D4FBCA9" w14:textId="77777777" w:rsidR="00376195" w:rsidRDefault="00BD48DC">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w:t>
      </w:r>
      <w:r>
        <w:lastRenderedPageBreak/>
        <w:t xml:space="preserve">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70566CD" w14:textId="77777777" w:rsidR="00376195" w:rsidRDefault="00BD48DC">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3545A449" w14:textId="77777777" w:rsidR="00376195" w:rsidRDefault="00BD48DC">
      <w:pPr>
        <w:pStyle w:val="CaptionedFigure"/>
      </w:pPr>
      <w:commentRangeStart w:id="83"/>
      <w:r>
        <w:rPr>
          <w:noProof/>
        </w:rPr>
        <w:lastRenderedPageBreak/>
        <w:drawing>
          <wp:inline distT="0" distB="0" distL="0" distR="0" wp14:anchorId="1E5A3F5D" wp14:editId="073D93A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commentRangeEnd w:id="83"/>
      <w:r w:rsidR="005B046B">
        <w:rPr>
          <w:rStyle w:val="CommentReference"/>
        </w:rPr>
        <w:commentReference w:id="83"/>
      </w:r>
    </w:p>
    <w:p w14:paraId="4BBC47E1" w14:textId="77777777" w:rsidR="00376195" w:rsidRDefault="00BD48DC">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111E67E5" w14:textId="77777777" w:rsidR="00376195" w:rsidRDefault="00BD48DC">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568477E9" w14:textId="77777777" w:rsidR="00376195" w:rsidRDefault="00BD48DC">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w:t>
      </w:r>
      <w:commentRangeStart w:id="84"/>
      <w:r>
        <w:t xml:space="preserve">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commentRangeEnd w:id="84"/>
      <w:r w:rsidR="005B046B">
        <w:rPr>
          <w:rStyle w:val="CommentReference"/>
        </w:rPr>
        <w:commentReference w:id="84"/>
      </w:r>
    </w:p>
    <w:p w14:paraId="32F8F691" w14:textId="77777777" w:rsidR="00376195" w:rsidRDefault="00BD48DC">
      <w:pPr>
        <w:pStyle w:val="Heading2"/>
      </w:pPr>
      <w:bookmarkStart w:id="85" w:name="Influence"/>
      <w:r>
        <w:lastRenderedPageBreak/>
        <w:t>Influence of DBH</w:t>
      </w:r>
    </w:p>
    <w:p w14:paraId="1417F91D" w14:textId="77777777" w:rsidR="00376195" w:rsidRDefault="00BD48DC">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76BC783E" w14:textId="77777777" w:rsidR="00376195" w:rsidRDefault="00BD48DC">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75DD0E5" w14:textId="77777777" w:rsidR="00376195" w:rsidRDefault="00BD48DC">
      <w:pPr>
        <w:pStyle w:val="CaptionedFigure"/>
      </w:pPr>
      <w:r>
        <w:rPr>
          <w:noProof/>
        </w:rPr>
        <w:lastRenderedPageBreak/>
        <w:drawing>
          <wp:inline distT="0" distB="0" distL="0" distR="0" wp14:anchorId="605712DC" wp14:editId="077B78E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2523AA19" w14:textId="77777777" w:rsidR="00376195" w:rsidRDefault="00BD48DC">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44150CE" w14:textId="77777777" w:rsidR="00376195" w:rsidRDefault="00BD48DC">
      <w:pPr>
        <w:pStyle w:val="Heading2"/>
      </w:pPr>
      <w:bookmarkStart w:id="86" w:name="Additive"/>
      <w:bookmarkEnd w:id="85"/>
      <w:r>
        <w:t>Additive and interactive effects of climate and DBH</w:t>
      </w:r>
    </w:p>
    <w:p w14:paraId="38C5D2DE" w14:textId="77777777" w:rsidR="00376195" w:rsidRDefault="00BD48DC">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183754EF" w14:textId="77777777" w:rsidR="00376195" w:rsidRDefault="00BD48DC">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1DC216D7" w14:textId="77777777" w:rsidR="00376195" w:rsidRDefault="00BD48DC">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9F2EA8E" w14:textId="77777777" w:rsidR="00376195" w:rsidRDefault="00BD48DC">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371D291F" w14:textId="77777777" w:rsidR="00376195" w:rsidRDefault="00BD48DC">
      <w:pPr>
        <w:pStyle w:val="CaptionedFigure"/>
      </w:pPr>
      <w:r>
        <w:rPr>
          <w:noProof/>
        </w:rPr>
        <w:lastRenderedPageBreak/>
        <w:drawing>
          <wp:inline distT="0" distB="0" distL="0" distR="0" wp14:anchorId="26DA4735" wp14:editId="1EEA7773">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74BF5470" w14:textId="77777777" w:rsidR="00376195" w:rsidRDefault="00BD48DC">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B174625" w14:textId="77777777" w:rsidR="00376195" w:rsidRDefault="00BD48DC">
      <w:pPr>
        <w:pStyle w:val="Heading2"/>
      </w:pPr>
      <w:bookmarkStart w:id="87" w:name="Effects"/>
      <w:bookmarkEnd w:id="86"/>
      <w:r>
        <w:t>Effects of year</w:t>
      </w:r>
    </w:p>
    <w:p w14:paraId="76EAE436" w14:textId="77777777" w:rsidR="00376195" w:rsidRDefault="00BD48DC">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C41E5AD" w14:textId="77777777" w:rsidR="00376195" w:rsidRDefault="00BD48DC">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714F3A3" w14:textId="77777777" w:rsidR="00376195" w:rsidRDefault="00BD48DC">
      <w:pPr>
        <w:pStyle w:val="CaptionedFigure"/>
      </w:pPr>
      <w:r>
        <w:rPr>
          <w:noProof/>
        </w:rPr>
        <w:lastRenderedPageBreak/>
        <w:drawing>
          <wp:inline distT="0" distB="0" distL="0" distR="0" wp14:anchorId="23F53D49" wp14:editId="123CF07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79D3B397" w14:textId="77777777" w:rsidR="00376195" w:rsidRDefault="00BD48DC">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99D9FF7" w14:textId="77777777" w:rsidR="00376195" w:rsidRDefault="00BD48DC">
      <w:pPr>
        <w:pStyle w:val="Heading1"/>
      </w:pPr>
      <w:bookmarkStart w:id="88" w:name="Discussion"/>
      <w:bookmarkEnd w:id="82"/>
      <w:bookmarkEnd w:id="87"/>
      <w:r>
        <w:t>Discussion</w:t>
      </w:r>
    </w:p>
    <w:p w14:paraId="3F0EA72A" w14:textId="77777777" w:rsidR="00376195" w:rsidRDefault="00BD48DC">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302FC755" w14:textId="77777777" w:rsidR="00376195" w:rsidRDefault="00BD48DC">
      <w:pPr>
        <w:pStyle w:val="Heading2"/>
      </w:pPr>
      <w:bookmarkStart w:id="89" w:name="Climate"/>
      <w:r>
        <w:t>Climate sensitivity</w:t>
      </w:r>
    </w:p>
    <w:p w14:paraId="33FECFE3" w14:textId="5E03F7A6" w:rsidR="00376195" w:rsidRDefault="00BD48DC">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90" w:author="Jennifer Baltzer" w:date="2021-02-25T16:35:00Z">
        <w:r w:rsidDel="00E428A1">
          <w:delText>(</w:delText>
        </w:r>
      </w:del>
      <w:proofErr w:type="spellStart"/>
      <w:r>
        <w:t>Babst</w:t>
      </w:r>
      <w:proofErr w:type="spellEnd"/>
      <w:r>
        <w:t xml:space="preserve"> et al.</w:t>
      </w:r>
      <w:del w:id="91" w:author="Jennifer Baltzer" w:date="2021-02-25T16:35:00Z">
        <w:r w:rsidDel="00E428A1">
          <w:delText>,</w:delText>
        </w:r>
      </w:del>
      <w:r>
        <w:t xml:space="preserve"> </w:t>
      </w:r>
      <w:ins w:id="92" w:author="Jennifer Baltzer" w:date="2021-02-25T16:35:00Z">
        <w:r w:rsidR="00E428A1">
          <w:t>(</w:t>
        </w:r>
      </w:ins>
      <w:r>
        <w:t>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w:t>
      </w:r>
      <w:del w:id="93" w:author="Jennifer Baltzer" w:date="2021-02-25T16:36:00Z">
        <w:r w:rsidDel="006B2207">
          <w:delText xml:space="preserve"> of our</w:delText>
        </w:r>
      </w:del>
      <w:r>
        <w:t xml:space="preserve"> species at HF (Fig. 3). However, the predominantly negative temperature responses (Fig. 3) imply that in most forests, tree growth is likely to be reduced by warming temperatures.</w:t>
      </w:r>
    </w:p>
    <w:p w14:paraId="517A004B" w14:textId="77777777" w:rsidR="00376195" w:rsidRDefault="00BD48DC">
      <w:pPr>
        <w:pStyle w:val="BodyText"/>
      </w:pPr>
      <w:r>
        <w:rPr>
          <w:b/>
        </w:rPr>
        <w:t xml:space="preserve">(should I remove this </w:t>
      </w:r>
      <w:commentRangeStart w:id="94"/>
      <w:r>
        <w:rPr>
          <w:b/>
        </w:rPr>
        <w:t>paragraph</w:t>
      </w:r>
      <w:commentRangeEnd w:id="94"/>
      <w:r w:rsidR="006B2207">
        <w:rPr>
          <w:rStyle w:val="CommentReference"/>
        </w:rPr>
        <w:commentReference w:id="94"/>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506A2C5D" w14:textId="77777777" w:rsidR="00376195" w:rsidRDefault="00BD48DC">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1434D3F0" w14:textId="77777777" w:rsidR="00376195" w:rsidRDefault="00BD48DC">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49B36418" w14:textId="77777777" w:rsidR="00376195" w:rsidRDefault="00BD48DC">
      <w:pPr>
        <w:pStyle w:val="Heading2"/>
      </w:pPr>
      <w:bookmarkStart w:id="95" w:name="Variation"/>
      <w:bookmarkEnd w:id="89"/>
      <w:r>
        <w:t xml:space="preserve">Variation with </w:t>
      </w:r>
      <m:oMath>
        <m:r>
          <m:rPr>
            <m:sty m:val="bi"/>
          </m:rPr>
          <w:rPr>
            <w:rFonts w:ascii="Cambria Math" w:hAnsi="Cambria Math"/>
          </w:rPr>
          <m:t>DBH</m:t>
        </m:r>
      </m:oMath>
    </w:p>
    <w:p w14:paraId="0213D89F" w14:textId="77777777" w:rsidR="00376195" w:rsidRDefault="00BD48DC">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E69EE74" w14:textId="77777777" w:rsidR="00376195" w:rsidRDefault="00BD48DC">
      <w:pPr>
        <w:pStyle w:val="BodyText"/>
      </w:pPr>
      <w:r>
        <w:t xml:space="preserve">We found evidence of </w:t>
      </w:r>
      <w:commentRangeStart w:id="96"/>
      <w:r>
        <w:t xml:space="preserve">saturation or decline </w:t>
      </w:r>
      <w:commentRangeEnd w:id="96"/>
      <w:r w:rsidR="006B2207">
        <w:rPr>
          <w:rStyle w:val="CommentReference"/>
        </w:rPr>
        <w:commentReference w:id="96"/>
      </w:r>
      <w:r>
        <w:t xml:space="preserve">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0EDB5CD" w14:textId="77777777" w:rsidR="00376195" w:rsidRDefault="00BD48DC">
      <w:pPr>
        <w:pStyle w:val="Heading2"/>
      </w:pPr>
      <w:bookmarkStart w:id="97" w:name="Changing"/>
      <w:bookmarkEnd w:id="95"/>
      <w:r>
        <w:t>Changing growth rates</w:t>
      </w:r>
    </w:p>
    <w:p w14:paraId="4A646C43" w14:textId="77777777" w:rsidR="00376195" w:rsidRDefault="00BD48DC">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98"/>
      <w:r>
        <w:t xml:space="preserve">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commentRangeEnd w:id="98"/>
      <w:r w:rsidR="001A1496">
        <w:rPr>
          <w:rStyle w:val="CommentReference"/>
        </w:rPr>
        <w:commentReference w:id="98"/>
      </w:r>
      <w:r>
        <w:t>).</w:t>
      </w:r>
    </w:p>
    <w:p w14:paraId="099A2AAC" w14:textId="77777777" w:rsidR="00376195" w:rsidRDefault="00BD48DC">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7A63C446" w14:textId="2A0575BA" w:rsidR="00376195" w:rsidRDefault="00BD48DC">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t>
      </w:r>
      <w:del w:id="99" w:author="Jennifer Baltzer" w:date="2021-02-25T16:58:00Z">
        <w:r w:rsidDel="00052CE9">
          <w:delText xml:space="preserve">where </w:delText>
        </w:r>
      </w:del>
      <w:r>
        <w:t xml:space="preserve">rapid warming </w:t>
      </w:r>
      <w:del w:id="100" w:author="Jennifer Baltzer" w:date="2021-02-25T16:58:00Z">
        <w:r w:rsidDel="00052CE9">
          <w:delText xml:space="preserve">and </w:delText>
        </w:r>
      </w:del>
      <w:ins w:id="101" w:author="Jennifer Baltzer" w:date="2021-02-25T16:58:00Z">
        <w:r w:rsidR="00052CE9">
          <w:t xml:space="preserve">is </w:t>
        </w:r>
      </w:ins>
      <w:del w:id="102" w:author="Jennifer Baltzer" w:date="2021-02-25T16:56:00Z">
        <w:r w:rsidDel="001A1496">
          <w:delText xml:space="preserve">melting </w:delText>
        </w:r>
      </w:del>
      <w:ins w:id="103" w:author="Jennifer Baltzer" w:date="2021-02-25T16:56:00Z">
        <w:r w:rsidR="001A1496">
          <w:t xml:space="preserve">thawing </w:t>
        </w:r>
      </w:ins>
      <w:r>
        <w:t xml:space="preserve">permafrost </w:t>
      </w:r>
      <w:del w:id="104" w:author="Jennifer Baltzer" w:date="2021-02-25T16:58:00Z">
        <w:r w:rsidDel="00052CE9">
          <w:delText>are altering</w:delText>
        </w:r>
      </w:del>
      <w:ins w:id="105" w:author="Jennifer Baltzer" w:date="2021-02-25T16:58:00Z">
        <w:r w:rsidR="00052CE9">
          <w:t>and altering</w:t>
        </w:r>
      </w:ins>
      <w:r>
        <w:t xml:space="preserve"> </w:t>
      </w:r>
      <w:del w:id="106" w:author="Jennifer Baltzer" w:date="2021-02-25T16:57:00Z">
        <w:r w:rsidDel="00052CE9">
          <w:delText xml:space="preserve">hydraulic </w:delText>
        </w:r>
      </w:del>
      <w:ins w:id="107" w:author="Jennifer Baltzer" w:date="2021-02-25T16:57:00Z">
        <w:r w:rsidR="00052CE9">
          <w:t xml:space="preserve">hydrologic </w:t>
        </w:r>
      </w:ins>
      <w:r>
        <w:t>conditions</w:t>
      </w:r>
      <w:ins w:id="108" w:author="Jennifer Baltzer" w:date="2021-02-25T17:02:00Z">
        <w:r w:rsidR="00052CE9">
          <w:t xml:space="preserve"> (</w:t>
        </w:r>
        <w:commentRangeStart w:id="109"/>
        <w:proofErr w:type="spellStart"/>
        <w:r w:rsidR="00052CE9">
          <w:t>Baltzer</w:t>
        </w:r>
        <w:proofErr w:type="spellEnd"/>
        <w:r w:rsidR="00052CE9">
          <w:t xml:space="preserve"> et al. 2014</w:t>
        </w:r>
        <w:commentRangeEnd w:id="109"/>
        <w:r w:rsidR="00052CE9">
          <w:rPr>
            <w:rStyle w:val="CommentReference"/>
          </w:rPr>
          <w:commentReference w:id="109"/>
        </w:r>
        <w:r w:rsidR="00052CE9">
          <w:t>)</w:t>
        </w:r>
      </w:ins>
      <w:r>
        <w:t xml:space="preserve">,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w:t>
      </w:r>
      <w:ins w:id="110" w:author="Jennifer Baltzer" w:date="2021-02-25T16:58:00Z">
        <w:r w:rsidR="00052CE9">
          <w:t xml:space="preserve">; </w:t>
        </w:r>
      </w:ins>
      <w:del w:id="111" w:author="Jennifer Baltzer" w:date="2021-02-25T16:58:00Z">
        <w:r w:rsidDel="00052CE9">
          <w:delText xml:space="preserve">, </w:delText>
        </w:r>
      </w:del>
      <w:r>
        <w:t xml:space="preserve">we attribute pronounced negative growth trends to a combination of successional declines and </w:t>
      </w:r>
      <w:ins w:id="112" w:author="Jennifer Baltzer" w:date="2021-02-25T16:57:00Z">
        <w:r w:rsidR="00052CE9">
          <w:t xml:space="preserve">indirect </w:t>
        </w:r>
      </w:ins>
      <w:r>
        <w:t>climatic stress.</w:t>
      </w:r>
    </w:p>
    <w:p w14:paraId="606DAFAF" w14:textId="77777777" w:rsidR="00376195" w:rsidRDefault="00BD48DC">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6AF9A8F5" w14:textId="77777777" w:rsidR="00376195" w:rsidRDefault="00BD48DC">
      <w:pPr>
        <w:pStyle w:val="Heading2"/>
      </w:pPr>
      <w:bookmarkStart w:id="113" w:name="Conclusions"/>
      <w:bookmarkEnd w:id="97"/>
      <w:r>
        <w:lastRenderedPageBreak/>
        <w:t>Conclusions</w:t>
      </w:r>
    </w:p>
    <w:p w14:paraId="06D3BDC9" w14:textId="77777777" w:rsidR="00376195" w:rsidRDefault="00BD48DC">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w:t>
      </w:r>
      <w:commentRangeStart w:id="114"/>
      <w:r>
        <w:t>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commentRangeEnd w:id="114"/>
      <w:r w:rsidR="00052CE9">
        <w:rPr>
          <w:rStyle w:val="CommentReference"/>
        </w:rPr>
        <w:commentReference w:id="114"/>
      </w:r>
    </w:p>
    <w:p w14:paraId="04248863" w14:textId="77777777" w:rsidR="00376195" w:rsidRDefault="00BD48DC">
      <w:pPr>
        <w:pStyle w:val="Heading1"/>
      </w:pPr>
      <w:bookmarkStart w:id="115" w:name="Acknowledgements"/>
      <w:bookmarkEnd w:id="88"/>
      <w:bookmarkEnd w:id="113"/>
      <w:r>
        <w:t>Acknowledgements</w:t>
      </w:r>
    </w:p>
    <w:p w14:paraId="0890F291" w14:textId="77777777" w:rsidR="00376195" w:rsidRDefault="00BD48DC">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3BB66BC9" w14:textId="77777777" w:rsidR="00376195" w:rsidRDefault="00BD48DC">
      <w:pPr>
        <w:pStyle w:val="Heading1"/>
      </w:pPr>
      <w:bookmarkStart w:id="116" w:name="Authors"/>
      <w:bookmarkEnd w:id="115"/>
      <w:r>
        <w:t>Authors’ contributions</w:t>
      </w:r>
    </w:p>
    <w:p w14:paraId="6051BFF4" w14:textId="77777777" w:rsidR="00376195" w:rsidRDefault="00BD48DC">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B3DEDD9" w14:textId="77777777" w:rsidR="00376195" w:rsidRDefault="00BD48DC">
      <w:pPr>
        <w:pStyle w:val="Heading1"/>
      </w:pPr>
      <w:bookmarkStart w:id="117" w:name="Data"/>
      <w:bookmarkEnd w:id="116"/>
      <w:r>
        <w:t>Data availability</w:t>
      </w:r>
    </w:p>
    <w:p w14:paraId="51DA817C" w14:textId="77777777" w:rsidR="00376195" w:rsidRDefault="00BD48DC">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46A66237" w14:textId="77777777" w:rsidR="00376195" w:rsidRDefault="00BD48DC">
      <w:pPr>
        <w:pStyle w:val="Heading1"/>
      </w:pPr>
      <w:bookmarkStart w:id="118" w:name="Supplementary"/>
      <w:bookmarkEnd w:id="117"/>
      <w:r>
        <w:t>Supplementary files</w:t>
      </w:r>
    </w:p>
    <w:p w14:paraId="7812AE98" w14:textId="77777777" w:rsidR="00376195" w:rsidRDefault="00BD48DC">
      <w:pPr>
        <w:pStyle w:val="FirstParagraph"/>
      </w:pPr>
      <w:r>
        <w:t>Appendix S1. Site Details</w:t>
      </w:r>
    </w:p>
    <w:p w14:paraId="7FC0FC85" w14:textId="77777777" w:rsidR="00376195" w:rsidRDefault="00BD48DC">
      <w:pPr>
        <w:pStyle w:val="BodyText"/>
      </w:pPr>
      <w:r>
        <w:lastRenderedPageBreak/>
        <w:t xml:space="preserve">Appendix S2. Methods for reconstruction of </w:t>
      </w:r>
      <m:oMath>
        <m:r>
          <w:rPr>
            <w:rFonts w:ascii="Cambria Math" w:hAnsi="Cambria Math"/>
          </w:rPr>
          <m:t>DBH</m:t>
        </m:r>
      </m:oMath>
    </w:p>
    <w:p w14:paraId="29A46B89" w14:textId="77777777" w:rsidR="00376195" w:rsidRDefault="00BD48DC">
      <w:pPr>
        <w:pStyle w:val="BodyText"/>
      </w:pPr>
      <w:r>
        <w:t>Appendix S3. Methods for climate data evaluation and correction</w:t>
      </w:r>
    </w:p>
    <w:p w14:paraId="23BE2BEE" w14:textId="77777777" w:rsidR="00376195" w:rsidRDefault="00BD48DC">
      <w:pPr>
        <w:pStyle w:val="BodyText"/>
      </w:pPr>
      <w:r>
        <w:t>Appendix S4. Methods for comparing our approach with traditional methods</w:t>
      </w:r>
    </w:p>
    <w:p w14:paraId="51A81609" w14:textId="77777777" w:rsidR="00376195" w:rsidRDefault="00BD48DC">
      <w:pPr>
        <w:pStyle w:val="BodyText"/>
      </w:pPr>
      <w:r>
        <w:t>Appendix S5. Dealing with rapidly changing climate and tree growth</w:t>
      </w:r>
    </w:p>
    <w:p w14:paraId="38624989" w14:textId="77777777" w:rsidR="00376195" w:rsidRDefault="00BD48DC">
      <w:pPr>
        <w:pStyle w:val="BodyText"/>
      </w:pPr>
      <w:r>
        <w:t>Table S1. Site Details.</w:t>
      </w:r>
    </w:p>
    <w:p w14:paraId="2DABE6AF" w14:textId="77777777" w:rsidR="00376195" w:rsidRDefault="00BD48DC">
      <w:pPr>
        <w:pStyle w:val="BodyText"/>
      </w:pPr>
      <w:r>
        <w:t>Table S2. Species analyzed, their characteristics, and bark allometries applied.</w:t>
      </w:r>
    </w:p>
    <w:p w14:paraId="36BDA037" w14:textId="77777777" w:rsidR="00376195" w:rsidRDefault="00BD48DC">
      <w:pPr>
        <w:pStyle w:val="BodyText"/>
      </w:pPr>
      <w:r>
        <w:t>Table S3. Sampling details for species by site.</w:t>
      </w:r>
    </w:p>
    <w:p w14:paraId="23B83340" w14:textId="77777777" w:rsidR="00376195" w:rsidRDefault="00BD48DC">
      <w:pPr>
        <w:pStyle w:val="BodyText"/>
      </w:pPr>
      <w:r>
        <w:t>Table S4. Allometric equations for bark thickness.</w:t>
      </w:r>
    </w:p>
    <w:p w14:paraId="6C92ECD9" w14:textId="77777777" w:rsidR="00376195" w:rsidRDefault="00BD48DC">
      <w:pPr>
        <w:pStyle w:val="BodyText"/>
      </w:pPr>
      <w:r>
        <w:t>Table S5. Qualtiative comparison of results from this study with previous studies employing conventional methods.</w:t>
      </w:r>
    </w:p>
    <w:p w14:paraId="5B952F6D" w14:textId="77777777" w:rsidR="00376195" w:rsidRDefault="00BD48DC">
      <w:pPr>
        <w:pStyle w:val="BodyText"/>
      </w:pPr>
      <w:r>
        <w:t>Figures S1-S10. Density plots of core record start years by species for all sites.</w:t>
      </w:r>
    </w:p>
    <w:p w14:paraId="05494656" w14:textId="77777777" w:rsidR="00376195" w:rsidRDefault="00BD48DC">
      <w:pPr>
        <w:pStyle w:val="BodyText"/>
      </w:pPr>
      <w:r>
        <w:t>Figures S11-S14. Comparison of our approach with traditional methods of identifying climate signals for four species.</w:t>
      </w:r>
    </w:p>
    <w:p w14:paraId="671C0DA2" w14:textId="77777777" w:rsidR="00376195" w:rsidRDefault="00BD48DC">
      <w:pPr>
        <w:pStyle w:val="BodyText"/>
      </w:pPr>
      <w:r>
        <w:t>Figures S15-S34. Climwin output for water and temperature variable groups at all sites.</w:t>
      </w:r>
    </w:p>
    <w:p w14:paraId="3A43E920" w14:textId="77777777" w:rsidR="00376195" w:rsidRDefault="00BD48DC">
      <w:pPr>
        <w:pStyle w:val="BodyText"/>
      </w:pPr>
      <w:r>
        <w:t>Figures S35-S54. Best GLS models models excluding and including year for all sites.</w:t>
      </w:r>
    </w:p>
    <w:p w14:paraId="5A535255" w14:textId="77777777" w:rsidR="00376195" w:rsidRDefault="00BD48DC">
      <w:pPr>
        <w:pStyle w:val="BodyText"/>
      </w:pPr>
      <w:r>
        <w:t>Figure S55. Climate responses at SC before and after 1970.</w:t>
      </w:r>
    </w:p>
    <w:p w14:paraId="498A5B53" w14:textId="77777777" w:rsidR="00376195" w:rsidRDefault="00BD48DC">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BDE4DD3" w14:textId="77777777" w:rsidR="00376195" w:rsidRDefault="00BD48DC">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A5C8D36" w14:textId="77777777" w:rsidR="00376195" w:rsidRDefault="00BD48DC">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BA25098" w14:textId="77777777" w:rsidR="00376195" w:rsidRDefault="00BD48DC">
      <w:pPr>
        <w:pStyle w:val="Heading1"/>
      </w:pPr>
      <w:bookmarkStart w:id="119" w:name="References"/>
      <w:bookmarkEnd w:id="118"/>
      <w:r>
        <w:t>References</w:t>
      </w:r>
    </w:p>
    <w:p w14:paraId="2CFABA5A" w14:textId="77777777" w:rsidR="00376195" w:rsidRDefault="00BD48DC">
      <w:pPr>
        <w:pStyle w:val="Bibliography"/>
      </w:pPr>
      <w:bookmarkStart w:id="120" w:name="ref-alexander_potential_2019"/>
      <w:bookmarkStart w:id="121"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29CBCE16" w14:textId="77777777" w:rsidR="00376195" w:rsidRDefault="00BD48DC">
      <w:pPr>
        <w:pStyle w:val="Bibliography"/>
      </w:pPr>
      <w:bookmarkStart w:id="122" w:name="ref-alexander_relative_2018"/>
      <w:bookmarkEnd w:id="120"/>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0AADEF19" w14:textId="77777777" w:rsidR="00376195" w:rsidRDefault="00BD48DC">
      <w:pPr>
        <w:pStyle w:val="Bibliography"/>
      </w:pPr>
      <w:bookmarkStart w:id="123" w:name="ref-alfaro-sanchez_growth_2017"/>
      <w:bookmarkEnd w:id="122"/>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4DBA4209" w14:textId="77777777" w:rsidR="00376195" w:rsidRDefault="00BD48DC">
      <w:pPr>
        <w:pStyle w:val="Bibliography"/>
      </w:pPr>
      <w:bookmarkStart w:id="124" w:name="ref-amoroso_dendroecology_2017"/>
      <w:bookmarkEnd w:id="123"/>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7D8436B2" w14:textId="77777777" w:rsidR="00376195" w:rsidRDefault="00BD48DC">
      <w:pPr>
        <w:pStyle w:val="Bibliography"/>
      </w:pPr>
      <w:bookmarkStart w:id="125" w:name="X7472afe191c4e6f910d2bf0bfbf82e114a2f267"/>
      <w:bookmarkEnd w:id="124"/>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54334C4A" w14:textId="77777777" w:rsidR="00376195" w:rsidRDefault="00BD48DC">
      <w:pPr>
        <w:pStyle w:val="Bibliography"/>
      </w:pPr>
      <w:bookmarkStart w:id="126" w:name="X004b0b0adcb3b0fd197baeba21c22fc647d3498"/>
      <w:bookmarkEnd w:id="125"/>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4F029603" w14:textId="77777777" w:rsidR="00376195" w:rsidRDefault="00BD48DC">
      <w:pPr>
        <w:pStyle w:val="Bibliography"/>
      </w:pPr>
      <w:bookmarkStart w:id="127" w:name="ref-anderson-teixeira_size-related_2015"/>
      <w:bookmarkEnd w:id="126"/>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3141D6D8" w14:textId="77777777" w:rsidR="00376195" w:rsidRDefault="00BD48DC">
      <w:pPr>
        <w:pStyle w:val="Bibliography"/>
      </w:pPr>
      <w:bookmarkStart w:id="128" w:name="ref-babst_when_2018"/>
      <w:bookmarkEnd w:id="127"/>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45DBE992" w14:textId="77777777" w:rsidR="00376195" w:rsidRDefault="00BD48DC">
      <w:pPr>
        <w:pStyle w:val="Bibliography"/>
      </w:pPr>
      <w:bookmarkStart w:id="129" w:name="ref-babst_twentieth_2019"/>
      <w:bookmarkEnd w:id="128"/>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09C5C5C" w14:textId="77777777" w:rsidR="00376195" w:rsidRDefault="00BD48DC">
      <w:pPr>
        <w:pStyle w:val="Bibliography"/>
      </w:pPr>
      <w:bookmarkStart w:id="130" w:name="ref-banbury_morgan_global_nodate"/>
      <w:bookmarkEnd w:id="129"/>
      <w:r>
        <w:t xml:space="preserve">Banbury Morgan, B., Herrmann, V., Kunert, N., Bond-Lamberty, B., Muller-Landau, H. C., &amp; Anderson-Teixeira, K. J. (in press). Global patterns of forest autotrophic carbon fluxes. </w:t>
      </w:r>
      <w:r>
        <w:rPr>
          <w:i/>
        </w:rPr>
        <w:t>Global Change Biology</w:t>
      </w:r>
      <w:r>
        <w:t>.</w:t>
      </w:r>
    </w:p>
    <w:p w14:paraId="298FF27D" w14:textId="77777777" w:rsidR="00376195" w:rsidRDefault="00BD48DC">
      <w:pPr>
        <w:pStyle w:val="Bibliography"/>
      </w:pPr>
      <w:bookmarkStart w:id="131" w:name="ref-beedlow_importance_2013"/>
      <w:bookmarkEnd w:id="130"/>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125680AD" w14:textId="77777777" w:rsidR="00376195" w:rsidRDefault="00BD48DC">
      <w:pPr>
        <w:pStyle w:val="Bibliography"/>
      </w:pPr>
      <w:bookmarkStart w:id="132" w:name="ref-bennett_larger_2015"/>
      <w:bookmarkEnd w:id="131"/>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1B932978" w14:textId="77777777" w:rsidR="00376195" w:rsidRDefault="00BD48DC">
      <w:pPr>
        <w:pStyle w:val="Bibliography"/>
      </w:pPr>
      <w:bookmarkStart w:id="133" w:name="ref-biondi_theory-driven_2008"/>
      <w:bookmarkEnd w:id="132"/>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77AA920B" w14:textId="77777777" w:rsidR="00376195" w:rsidRDefault="00BD48DC">
      <w:pPr>
        <w:pStyle w:val="Bibliography"/>
      </w:pPr>
      <w:bookmarkStart w:id="134" w:name="ref-birch_birch_2020"/>
      <w:bookmarkEnd w:id="133"/>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65B1ABB3" w14:textId="77777777" w:rsidR="00376195" w:rsidRDefault="00BD48DC">
      <w:pPr>
        <w:pStyle w:val="Bibliography"/>
      </w:pPr>
      <w:bookmarkStart w:id="135" w:name="ref-birch_birch_2020-2"/>
      <w:bookmarkEnd w:id="134"/>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6C14EE08" w14:textId="77777777" w:rsidR="00376195" w:rsidRDefault="00BD48DC">
      <w:pPr>
        <w:pStyle w:val="Bibliography"/>
      </w:pPr>
      <w:bookmarkStart w:id="136" w:name="ref-birch_birch_2020-3"/>
      <w:bookmarkEnd w:id="135"/>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79FC9A58" w14:textId="77777777" w:rsidR="00376195" w:rsidRDefault="00BD48DC">
      <w:pPr>
        <w:pStyle w:val="Bibliography"/>
      </w:pPr>
      <w:bookmarkStart w:id="137" w:name="ref-birch_birch_2020-4"/>
      <w:bookmarkEnd w:id="136"/>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6ABA2278" w14:textId="77777777" w:rsidR="00376195" w:rsidRDefault="00BD48DC">
      <w:pPr>
        <w:pStyle w:val="Bibliography"/>
      </w:pPr>
      <w:bookmarkStart w:id="138" w:name="ref-bowman_detecting_2013"/>
      <w:bookmarkEnd w:id="137"/>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01C94338" w14:textId="77777777" w:rsidR="00376195" w:rsidRDefault="00BD48DC">
      <w:pPr>
        <w:pStyle w:val="Bibliography"/>
      </w:pPr>
      <w:bookmarkStart w:id="139" w:name="ref-braker_measuring_2002"/>
      <w:bookmarkEnd w:id="138"/>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212464DB" w14:textId="77777777" w:rsidR="00376195" w:rsidRDefault="00BD48DC">
      <w:pPr>
        <w:pStyle w:val="Bibliography"/>
      </w:pPr>
      <w:bookmarkStart w:id="140" w:name="ref-brienen_detecting_2012"/>
      <w:bookmarkEnd w:id="139"/>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0C3DF12B" w14:textId="77777777" w:rsidR="00376195" w:rsidRDefault="00BD48DC">
      <w:pPr>
        <w:pStyle w:val="Bibliography"/>
      </w:pPr>
      <w:bookmarkStart w:id="141" w:name="ref-brienen_tree_2017"/>
      <w:bookmarkEnd w:id="140"/>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3F59AD4D" w14:textId="77777777" w:rsidR="00376195" w:rsidRDefault="00BD48DC">
      <w:pPr>
        <w:pStyle w:val="Bibliography"/>
      </w:pPr>
      <w:bookmarkStart w:id="142" w:name="ref-bumann_assessing_2019"/>
      <w:bookmarkEnd w:id="141"/>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6E5A4307" w14:textId="77777777" w:rsidR="00376195" w:rsidRDefault="00BD48DC">
      <w:pPr>
        <w:pStyle w:val="Bibliography"/>
      </w:pPr>
      <w:bookmarkStart w:id="143" w:name="ref-buntgen_2500_2011"/>
      <w:bookmarkEnd w:id="142"/>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17CA5E81" w14:textId="77777777" w:rsidR="00376195" w:rsidRDefault="00BD48DC">
      <w:pPr>
        <w:pStyle w:val="Bibliography"/>
      </w:pPr>
      <w:bookmarkStart w:id="144" w:name="ref-cailleret_synthesis_2017"/>
      <w:bookmarkEnd w:id="143"/>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49983130" w14:textId="77777777" w:rsidR="00376195" w:rsidRDefault="00BD48DC">
      <w:pPr>
        <w:pStyle w:val="Bibliography"/>
      </w:pPr>
      <w:bookmarkStart w:id="145" w:name="ref-cavin_highest_2017"/>
      <w:bookmarkEnd w:id="144"/>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6EA3CC5C" w14:textId="77777777" w:rsidR="00376195" w:rsidRDefault="00BD48DC">
      <w:pPr>
        <w:pStyle w:val="Bibliography"/>
      </w:pPr>
      <w:bookmarkStart w:id="146" w:name="ref-charney_observed_2016"/>
      <w:bookmarkEnd w:id="145"/>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1CE3E208" w14:textId="77777777" w:rsidR="00376195" w:rsidRDefault="00BD48DC">
      <w:pPr>
        <w:pStyle w:val="Bibliography"/>
      </w:pPr>
      <w:bookmarkStart w:id="147" w:name="ref-cherubini_potential_1998"/>
      <w:bookmarkEnd w:id="146"/>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6D630314" w14:textId="77777777" w:rsidR="00376195" w:rsidRDefault="00BD48DC">
      <w:pPr>
        <w:pStyle w:val="Bibliography"/>
      </w:pPr>
      <w:bookmarkStart w:id="148" w:name="ref-cook_climate_1989"/>
      <w:bookmarkEnd w:id="147"/>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0A79FC9F" w14:textId="77777777" w:rsidR="00376195" w:rsidRDefault="00BD48DC">
      <w:pPr>
        <w:pStyle w:val="Bibliography"/>
      </w:pPr>
      <w:bookmarkStart w:id="149" w:name="ref-cook_calculating_1997"/>
      <w:bookmarkEnd w:id="148"/>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04DD1809" w14:textId="77777777" w:rsidR="00376195" w:rsidRDefault="00BD48DC">
      <w:pPr>
        <w:pStyle w:val="Bibliography"/>
      </w:pPr>
      <w:bookmarkStart w:id="150" w:name="ref-davies_forestgeo_2021"/>
      <w:bookmarkEnd w:id="149"/>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30EFD48E" w14:textId="77777777" w:rsidR="00376195" w:rsidRDefault="00BD48DC">
      <w:pPr>
        <w:pStyle w:val="Bibliography"/>
      </w:pPr>
      <w:bookmarkStart w:id="151" w:name="ref-davis_forest_2009"/>
      <w:bookmarkEnd w:id="150"/>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7BBA29C4" w14:textId="77777777" w:rsidR="00376195" w:rsidRDefault="00BD48DC">
      <w:pPr>
        <w:pStyle w:val="Bibliography"/>
      </w:pPr>
      <w:bookmarkStart w:id="152" w:name="ref-dearborn_permafrost_2020"/>
      <w:bookmarkEnd w:id="151"/>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2FE150C5" w14:textId="77777777" w:rsidR="00376195" w:rsidRDefault="00BD48DC">
      <w:pPr>
        <w:pStyle w:val="Bibliography"/>
      </w:pPr>
      <w:bookmarkStart w:id="153" w:name="ref-desoto_low_2020"/>
      <w:bookmarkEnd w:id="152"/>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71E4661D" w14:textId="77777777" w:rsidR="00376195" w:rsidRDefault="00BD48DC">
      <w:pPr>
        <w:pStyle w:val="Bibliography"/>
      </w:pPr>
      <w:bookmarkStart w:id="154" w:name="ref-dye_comparing_2016"/>
      <w:bookmarkEnd w:id="153"/>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622E4A7D" w14:textId="77777777" w:rsidR="00376195" w:rsidRDefault="00BD48DC">
      <w:pPr>
        <w:pStyle w:val="Bibliography"/>
      </w:pPr>
      <w:bookmarkStart w:id="155" w:name="ref-elling_dendroecological_2009"/>
      <w:bookmarkEnd w:id="154"/>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24EC833D" w14:textId="77777777" w:rsidR="00376195" w:rsidRDefault="00BD48DC">
      <w:pPr>
        <w:pStyle w:val="Bibliography"/>
      </w:pPr>
      <w:bookmarkStart w:id="156" w:name="ref-enquist_global_2002"/>
      <w:bookmarkEnd w:id="155"/>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20738F3B" w14:textId="77777777" w:rsidR="00376195" w:rsidRDefault="00BD48DC">
      <w:pPr>
        <w:pStyle w:val="Bibliography"/>
      </w:pPr>
      <w:bookmarkStart w:id="157" w:name="ref-esper_divergence_2009"/>
      <w:bookmarkEnd w:id="156"/>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0C4A9CA2" w14:textId="77777777" w:rsidR="00376195" w:rsidRDefault="00BD48DC">
      <w:pPr>
        <w:pStyle w:val="Bibliography"/>
      </w:pPr>
      <w:bookmarkStart w:id="158" w:name="ref-evans_fusing_2017"/>
      <w:bookmarkEnd w:id="157"/>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2567B04B" w14:textId="77777777" w:rsidR="00376195" w:rsidRDefault="00BD48DC">
      <w:pPr>
        <w:pStyle w:val="Bibliography"/>
      </w:pPr>
      <w:bookmarkStart w:id="159" w:name="ref-finzi_carbon_2020"/>
      <w:bookmarkEnd w:id="158"/>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15E304FD" w14:textId="77777777" w:rsidR="00376195" w:rsidRDefault="00BD48DC">
      <w:pPr>
        <w:pStyle w:val="Bibliography"/>
      </w:pPr>
      <w:bookmarkStart w:id="160" w:name="ref-forrester_does_2021"/>
      <w:bookmarkEnd w:id="159"/>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41432C49" w14:textId="77777777" w:rsidR="00376195" w:rsidRDefault="00BD48DC">
      <w:pPr>
        <w:pStyle w:val="Bibliography"/>
      </w:pPr>
      <w:bookmarkStart w:id="161" w:name="ref-foster_predicting_2016"/>
      <w:bookmarkEnd w:id="160"/>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4906C635" w14:textId="77777777" w:rsidR="00376195" w:rsidRDefault="00BD48DC">
      <w:pPr>
        <w:pStyle w:val="Bibliography"/>
      </w:pPr>
      <w:bookmarkStart w:id="162" w:name="ref-friedlingstein_climatecarbon_2006"/>
      <w:bookmarkEnd w:id="161"/>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23EEC95B" w14:textId="77777777" w:rsidR="00376195" w:rsidRDefault="00BD48DC">
      <w:pPr>
        <w:pStyle w:val="Bibliography"/>
      </w:pPr>
      <w:bookmarkStart w:id="163" w:name="ref-fritts_tree_1976"/>
      <w:bookmarkEnd w:id="162"/>
      <w:r>
        <w:t xml:space="preserve">Fritts, H. C. (1976). </w:t>
      </w:r>
      <w:r>
        <w:rPr>
          <w:i/>
        </w:rPr>
        <w:t>Tree rings and climate</w:t>
      </w:r>
      <w:r>
        <w:t>. Academic Press.</w:t>
      </w:r>
    </w:p>
    <w:p w14:paraId="1AAF6354" w14:textId="77777777" w:rsidR="00376195" w:rsidRDefault="00BD48DC">
      <w:pPr>
        <w:pStyle w:val="Bibliography"/>
      </w:pPr>
      <w:bookmarkStart w:id="164" w:name="ref-fritts_dendroecology_1989"/>
      <w:bookmarkEnd w:id="163"/>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55825AFE" w14:textId="77777777" w:rsidR="00376195" w:rsidRDefault="00BD48DC">
      <w:pPr>
        <w:pStyle w:val="Bibliography"/>
      </w:pPr>
      <w:bookmarkStart w:id="165" w:name="ref-gillerot_tree_2020"/>
      <w:bookmarkEnd w:id="164"/>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04E99513" w14:textId="77777777" w:rsidR="00376195" w:rsidRDefault="00BD48DC">
      <w:pPr>
        <w:pStyle w:val="Bibliography"/>
      </w:pPr>
      <w:bookmarkStart w:id="166" w:name="ref-girardin_no_2016"/>
      <w:bookmarkEnd w:id="165"/>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1008A25E" w14:textId="77777777" w:rsidR="00376195" w:rsidRDefault="00BD48DC">
      <w:pPr>
        <w:pStyle w:val="Bibliography"/>
      </w:pPr>
      <w:bookmarkStart w:id="167" w:name="X81070c8dded57796bffe4e046459a048702f082"/>
      <w:bookmarkEnd w:id="166"/>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3649A6EC" w14:textId="77777777" w:rsidR="00376195" w:rsidRDefault="00BD48DC">
      <w:pPr>
        <w:pStyle w:val="Bibliography"/>
      </w:pPr>
      <w:bookmarkStart w:id="168" w:name="ref-goulden_patterns_2011"/>
      <w:bookmarkEnd w:id="167"/>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42957D1B" w14:textId="77777777" w:rsidR="00376195" w:rsidRDefault="00BD48DC">
      <w:pPr>
        <w:pStyle w:val="Bibliography"/>
      </w:pPr>
      <w:bookmarkStart w:id="169" w:name="ref-graumlich_long-term_1989"/>
      <w:bookmarkEnd w:id="168"/>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7BED58AF" w14:textId="77777777" w:rsidR="00376195" w:rsidRDefault="00BD48DC">
      <w:pPr>
        <w:pStyle w:val="Bibliography"/>
      </w:pPr>
      <w:bookmarkStart w:id="170" w:name="ref-groenendijk_no_2015"/>
      <w:bookmarkEnd w:id="169"/>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5B7036A5" w14:textId="77777777" w:rsidR="00376195" w:rsidRDefault="00BD48DC">
      <w:pPr>
        <w:pStyle w:val="Bibliography"/>
      </w:pPr>
      <w:bookmarkStart w:id="171" w:name="ref-hacket-pain_consistent_2016"/>
      <w:bookmarkEnd w:id="170"/>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7AED488E" w14:textId="77777777" w:rsidR="00376195" w:rsidRDefault="00BD48DC">
      <w:pPr>
        <w:pStyle w:val="Bibliography"/>
      </w:pPr>
      <w:bookmarkStart w:id="172" w:name="ref-hararuk_tree_2019"/>
      <w:bookmarkEnd w:id="171"/>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7C057002" w14:textId="77777777" w:rsidR="00376195" w:rsidRDefault="00BD48DC">
      <w:pPr>
        <w:pStyle w:val="Bibliography"/>
      </w:pPr>
      <w:bookmarkStart w:id="173" w:name="ref-harris_updated_2014"/>
      <w:bookmarkEnd w:id="172"/>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77A709D0" w14:textId="77777777" w:rsidR="00376195" w:rsidRDefault="00BD48DC">
      <w:pPr>
        <w:pStyle w:val="Bibliography"/>
      </w:pPr>
      <w:bookmarkStart w:id="174" w:name="ref-harris_version_2020"/>
      <w:bookmarkEnd w:id="173"/>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071F6" w14:textId="77777777" w:rsidR="00376195" w:rsidRDefault="00BD48DC">
      <w:pPr>
        <w:pStyle w:val="Bibliography"/>
      </w:pPr>
      <w:bookmarkStart w:id="175" w:name="ref-helcoski_growing_2019"/>
      <w:bookmarkEnd w:id="174"/>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0390DEE2" w14:textId="77777777" w:rsidR="00376195" w:rsidRDefault="00BD48DC">
      <w:pPr>
        <w:pStyle w:val="Bibliography"/>
      </w:pPr>
      <w:bookmarkStart w:id="176" w:name="ref-hember_tree_2019"/>
      <w:bookmarkEnd w:id="175"/>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67C348E2" w14:textId="77777777" w:rsidR="00376195" w:rsidRDefault="00BD48DC">
      <w:pPr>
        <w:pStyle w:val="Bibliography"/>
      </w:pPr>
      <w:bookmarkStart w:id="177" w:name="ref-kaspar_species-specific_nodate"/>
      <w:bookmarkEnd w:id="176"/>
      <w:r>
        <w:t xml:space="preserve">Kašpar, K., Tumajer, J., Vašíčková, I., &amp; Šamonil, P. (in review). </w:t>
      </w:r>
      <w:r>
        <w:rPr>
          <w:i/>
        </w:rPr>
        <w:t>Species-specific climate-growth interactions determine the future tree species dynamics of the mixed Central European mountain forests</w:t>
      </w:r>
      <w:r>
        <w:t>.</w:t>
      </w:r>
    </w:p>
    <w:p w14:paraId="49CFFC90" w14:textId="77777777" w:rsidR="00376195" w:rsidRDefault="00BD48DC">
      <w:pPr>
        <w:pStyle w:val="Bibliography"/>
      </w:pPr>
      <w:bookmarkStart w:id="178" w:name="ref-klesse_sampling_2018"/>
      <w:bookmarkEnd w:id="177"/>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4B1900D2" w14:textId="77777777" w:rsidR="00376195" w:rsidRDefault="00BD48DC">
      <w:pPr>
        <w:pStyle w:val="Bibliography"/>
      </w:pPr>
      <w:bookmarkStart w:id="179" w:name="ref-klesse_amplifying_2020"/>
      <w:bookmarkEnd w:id="178"/>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19415055" w14:textId="77777777" w:rsidR="00376195" w:rsidRDefault="00BD48DC">
      <w:pPr>
        <w:pStyle w:val="Bibliography"/>
      </w:pPr>
      <w:bookmarkStart w:id="180" w:name="ref-kumarathunge_acclimation_2019"/>
      <w:bookmarkEnd w:id="179"/>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79B390C3" w14:textId="77777777" w:rsidR="00376195" w:rsidRDefault="00BD48DC">
      <w:pPr>
        <w:pStyle w:val="Bibliography"/>
      </w:pPr>
      <w:bookmarkStart w:id="181" w:name="ref-levesque_water_2017"/>
      <w:bookmarkEnd w:id="180"/>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78C57868" w14:textId="77777777" w:rsidR="00376195" w:rsidRDefault="00BD48DC">
      <w:pPr>
        <w:pStyle w:val="Bibliography"/>
      </w:pPr>
      <w:bookmarkStart w:id="182" w:name="ref-ljungqvist_assessing_2020"/>
      <w:bookmarkEnd w:id="181"/>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4AA91974" w14:textId="77777777" w:rsidR="00376195" w:rsidRDefault="00BD48DC">
      <w:pPr>
        <w:pStyle w:val="Bibliography"/>
      </w:pPr>
      <w:bookmarkStart w:id="183" w:name="ref-mathias_disentangling_2018"/>
      <w:bookmarkEnd w:id="182"/>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544251BA" w14:textId="77777777" w:rsidR="00376195" w:rsidRDefault="00BD48DC">
      <w:pPr>
        <w:pStyle w:val="Bibliography"/>
      </w:pPr>
      <w:bookmarkStart w:id="184" w:name="ref-maxwell_declining_2016"/>
      <w:bookmarkEnd w:id="183"/>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0F463D91" w14:textId="77777777" w:rsidR="00376195" w:rsidRDefault="00BD48DC">
      <w:pPr>
        <w:pStyle w:val="Bibliography"/>
      </w:pPr>
      <w:bookmarkStart w:id="185" w:name="ref-mcdowell_pervasive_2020"/>
      <w:bookmarkEnd w:id="184"/>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14B493DC" w14:textId="77777777" w:rsidR="00376195" w:rsidRDefault="00BD48DC">
      <w:pPr>
        <w:pStyle w:val="Bibliography"/>
      </w:pPr>
      <w:bookmarkStart w:id="186" w:name="ref-mcgregor_tree_2020"/>
      <w:bookmarkEnd w:id="185"/>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6E990A87" w14:textId="77777777" w:rsidR="00376195" w:rsidRDefault="00BD48DC">
      <w:pPr>
        <w:pStyle w:val="Bibliography"/>
      </w:pPr>
      <w:bookmarkStart w:id="187" w:name="ref-meakem_role_2018"/>
      <w:bookmarkEnd w:id="186"/>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0035D24F" w14:textId="77777777" w:rsidR="00376195" w:rsidRDefault="00BD48DC">
      <w:pPr>
        <w:pStyle w:val="Bibliography"/>
      </w:pPr>
      <w:bookmarkStart w:id="188" w:name="ref-meko_seascorr_2011"/>
      <w:bookmarkEnd w:id="187"/>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2BD1DE84" w14:textId="77777777" w:rsidR="00376195" w:rsidRDefault="00BD48DC">
      <w:pPr>
        <w:pStyle w:val="Bibliography"/>
      </w:pPr>
      <w:bookmarkStart w:id="189" w:name="ref-muller-landau_testing_2006"/>
      <w:bookmarkEnd w:id="188"/>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2D52422D" w14:textId="77777777" w:rsidR="00376195" w:rsidRDefault="00BD48DC">
      <w:pPr>
        <w:pStyle w:val="Bibliography"/>
      </w:pPr>
      <w:bookmarkStart w:id="190" w:name="ref-naimi_where_2014"/>
      <w:bookmarkEnd w:id="189"/>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47C18081" w14:textId="77777777" w:rsidR="00376195" w:rsidRDefault="00BD48DC">
      <w:pPr>
        <w:pStyle w:val="Bibliography"/>
      </w:pPr>
      <w:bookmarkStart w:id="191" w:name="ref-nehrbassahles_influence_2014"/>
      <w:bookmarkEnd w:id="190"/>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656BABA1" w14:textId="77777777" w:rsidR="00376195" w:rsidRDefault="00BD48DC">
      <w:pPr>
        <w:pStyle w:val="Bibliography"/>
      </w:pPr>
      <w:bookmarkStart w:id="192" w:name="ref-nock_longterm_2011"/>
      <w:bookmarkEnd w:id="191"/>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EA4265D" w14:textId="77777777" w:rsidR="00376195" w:rsidRDefault="00BD48DC">
      <w:pPr>
        <w:pStyle w:val="Bibliography"/>
      </w:pPr>
      <w:bookmarkStart w:id="193" w:name="ref-pederson_framework_2020"/>
      <w:bookmarkEnd w:id="192"/>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2A60A6B0" w14:textId="77777777" w:rsidR="00376195" w:rsidRDefault="00BD48DC">
      <w:pPr>
        <w:pStyle w:val="Bibliography"/>
      </w:pPr>
      <w:bookmarkStart w:id="194" w:name="ref-peltier_tree_2020"/>
      <w:bookmarkEnd w:id="193"/>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58E76CCD" w14:textId="77777777" w:rsidR="00376195" w:rsidRDefault="00BD48DC">
      <w:pPr>
        <w:pStyle w:val="Bibliography"/>
      </w:pPr>
      <w:bookmarkStart w:id="195" w:name="ref-peters_detecting_2015"/>
      <w:bookmarkEnd w:id="194"/>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4145DD86" w14:textId="77777777" w:rsidR="00376195" w:rsidRDefault="00BD48DC">
      <w:pPr>
        <w:pStyle w:val="Bibliography"/>
      </w:pPr>
      <w:bookmarkStart w:id="196" w:name="ref-pregitzer_carbon_2004"/>
      <w:bookmarkEnd w:id="195"/>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0502A7C" w14:textId="77777777" w:rsidR="00376195" w:rsidRDefault="00BD48DC">
      <w:pPr>
        <w:pStyle w:val="Bibliography"/>
      </w:pPr>
      <w:bookmarkStart w:id="197" w:name="ref-pretzsch_drought_2018"/>
      <w:bookmarkEnd w:id="196"/>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0E7A917F" w14:textId="77777777" w:rsidR="00376195" w:rsidRDefault="00BD48DC">
      <w:pPr>
        <w:pStyle w:val="Bibliography"/>
      </w:pPr>
      <w:bookmarkStart w:id="198" w:name="ref-rayback_dendroecological_2020"/>
      <w:bookmarkEnd w:id="197"/>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0F2C5C54" w14:textId="77777777" w:rsidR="00376195" w:rsidRDefault="00BD48DC">
      <w:pPr>
        <w:pStyle w:val="Bibliography"/>
      </w:pPr>
      <w:bookmarkStart w:id="199" w:name="ref-rejoumechain_biomass_2017"/>
      <w:bookmarkEnd w:id="198"/>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33DEB5EB" w14:textId="77777777" w:rsidR="00376195" w:rsidRDefault="00BD48DC">
      <w:pPr>
        <w:pStyle w:val="Bibliography"/>
      </w:pPr>
      <w:bookmarkStart w:id="200" w:name="ref-rollinson_climate_2021"/>
      <w:bookmarkEnd w:id="199"/>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01F5C314" w14:textId="77777777" w:rsidR="00376195" w:rsidRDefault="00BD48DC">
      <w:pPr>
        <w:pStyle w:val="Bibliography"/>
      </w:pPr>
      <w:bookmarkStart w:id="201" w:name="ref-rossi_age-dependent_2007"/>
      <w:bookmarkEnd w:id="200"/>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4C498D6A" w14:textId="77777777" w:rsidR="00376195" w:rsidRDefault="00BD48DC">
      <w:pPr>
        <w:pStyle w:val="Bibliography"/>
      </w:pPr>
      <w:bookmarkStart w:id="202" w:name="ref-sanchez-salguero_disentangling_2015"/>
      <w:bookmarkEnd w:id="201"/>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3CC2E95C" w14:textId="77777777" w:rsidR="00376195" w:rsidRDefault="00BD48DC">
      <w:pPr>
        <w:pStyle w:val="Bibliography"/>
      </w:pPr>
      <w:bookmarkStart w:id="203" w:name="ref-schelhaas_species-specific_2018"/>
      <w:bookmarkEnd w:id="202"/>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1C7F54B4" w14:textId="77777777" w:rsidR="00376195" w:rsidRDefault="00BD48DC">
      <w:pPr>
        <w:pStyle w:val="Bibliography"/>
      </w:pPr>
      <w:bookmarkStart w:id="204" w:name="ref-sheil_does_2017"/>
      <w:bookmarkEnd w:id="203"/>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5BE12E8B" w14:textId="77777777" w:rsidR="00376195" w:rsidRDefault="00BD48DC">
      <w:pPr>
        <w:pStyle w:val="Bibliography"/>
      </w:pPr>
      <w:bookmarkStart w:id="205" w:name="ref-sniderhan_growth_2016"/>
      <w:bookmarkEnd w:id="204"/>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68C36A54" w14:textId="77777777" w:rsidR="00376195" w:rsidRDefault="00BD48DC">
      <w:pPr>
        <w:pStyle w:val="Bibliography"/>
      </w:pPr>
      <w:bookmarkStart w:id="206" w:name="ref-speer_fundamentals_2010"/>
      <w:bookmarkEnd w:id="205"/>
      <w:r>
        <w:t xml:space="preserve">Speer, J. H. (2010). </w:t>
      </w:r>
      <w:r>
        <w:rPr>
          <w:i/>
        </w:rPr>
        <w:t>Fundamentals of tree-ring research</w:t>
      </w:r>
      <w:r>
        <w:t>. Univ. of Arizona Press.</w:t>
      </w:r>
    </w:p>
    <w:p w14:paraId="2BD2FE92" w14:textId="77777777" w:rsidR="00376195" w:rsidRDefault="00BD48DC">
      <w:pPr>
        <w:pStyle w:val="Bibliography"/>
      </w:pPr>
      <w:bookmarkStart w:id="207" w:name="ref-stephenson_rate_2014"/>
      <w:bookmarkEnd w:id="206"/>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587CE9A6" w14:textId="77777777" w:rsidR="00376195" w:rsidRDefault="00BD48DC">
      <w:pPr>
        <w:pStyle w:val="Bibliography"/>
      </w:pPr>
      <w:bookmarkStart w:id="208" w:name="ref-stokes_introduction_1968"/>
      <w:bookmarkEnd w:id="207"/>
      <w:r>
        <w:t xml:space="preserve">Stokes, M. A. (1968). </w:t>
      </w:r>
      <w:r>
        <w:rPr>
          <w:i/>
        </w:rPr>
        <w:t>An Introduction to Tree-ring Dating</w:t>
      </w:r>
      <w:r>
        <w:t>. University of Arizona Press.</w:t>
      </w:r>
    </w:p>
    <w:p w14:paraId="4B1C7180" w14:textId="77777777" w:rsidR="00376195" w:rsidRDefault="00BD48DC">
      <w:pPr>
        <w:pStyle w:val="Bibliography"/>
      </w:pPr>
      <w:bookmarkStart w:id="209" w:name="ref-sullivan_long-term_2020"/>
      <w:bookmarkEnd w:id="208"/>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1D3B206E" w14:textId="77777777" w:rsidR="00376195" w:rsidRDefault="00BD48DC">
      <w:pPr>
        <w:pStyle w:val="Bibliography"/>
      </w:pPr>
      <w:bookmarkStart w:id="210" w:name="ref-sullivan_effect_2016"/>
      <w:bookmarkEnd w:id="209"/>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0057E924" w14:textId="77777777" w:rsidR="00376195" w:rsidRDefault="00BD48DC">
      <w:pPr>
        <w:pStyle w:val="Bibliography"/>
      </w:pPr>
      <w:bookmarkStart w:id="211" w:name="ref-samonil_individual-based_2013"/>
      <w:bookmarkEnd w:id="210"/>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4797C100" w14:textId="77777777" w:rsidR="00376195" w:rsidRDefault="00BD48DC">
      <w:pPr>
        <w:pStyle w:val="Bibliography"/>
      </w:pPr>
      <w:bookmarkStart w:id="212" w:name="ref-samonil_long-term_2008"/>
      <w:bookmarkEnd w:id="211"/>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23D3FC50" w14:textId="77777777" w:rsidR="00376195" w:rsidRDefault="00BD48DC">
      <w:pPr>
        <w:pStyle w:val="Bibliography"/>
      </w:pPr>
      <w:bookmarkStart w:id="213" w:name="ref-teets_linking_2018"/>
      <w:bookmarkEnd w:id="212"/>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16834CBA" w14:textId="77777777" w:rsidR="00376195" w:rsidRDefault="00BD48DC">
      <w:pPr>
        <w:pStyle w:val="Bibliography"/>
      </w:pPr>
      <w:bookmarkStart w:id="214" w:name="ref-teets_quantifying_2018"/>
      <w:bookmarkEnd w:id="213"/>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46232FDF" w14:textId="77777777" w:rsidR="00376195" w:rsidRDefault="00BD48DC">
      <w:pPr>
        <w:pStyle w:val="Bibliography"/>
      </w:pPr>
      <w:bookmarkStart w:id="215" w:name="ref-meinzer_age-related_2011"/>
      <w:bookmarkEnd w:id="214"/>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4EF04F9C" w14:textId="77777777" w:rsidR="00376195" w:rsidRDefault="00BD48DC">
      <w:pPr>
        <w:pStyle w:val="Bibliography"/>
      </w:pPr>
      <w:bookmarkStart w:id="216" w:name="ref-tolwinski-ward_bayesian_2013"/>
      <w:bookmarkEnd w:id="215"/>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742AE617" w14:textId="77777777" w:rsidR="00376195" w:rsidRDefault="00BD48DC">
      <w:pPr>
        <w:pStyle w:val="Bibliography"/>
      </w:pPr>
      <w:bookmarkStart w:id="217" w:name="ref-touchan_millennial_2011"/>
      <w:bookmarkEnd w:id="216"/>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2CC9F911" w14:textId="77777777" w:rsidR="00376195" w:rsidRDefault="00BD48DC">
      <w:pPr>
        <w:pStyle w:val="Bibliography"/>
      </w:pPr>
      <w:bookmarkStart w:id="218" w:name="ref-trouillier_size_2019"/>
      <w:bookmarkEnd w:id="217"/>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5B64CCA1" w14:textId="77777777" w:rsidR="00376195" w:rsidRDefault="00BD48DC">
      <w:pPr>
        <w:pStyle w:val="Bibliography"/>
      </w:pPr>
      <w:bookmarkStart w:id="219" w:name="ref-tumajer_increasing_2017"/>
      <w:bookmarkEnd w:id="218"/>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450B12F5" w14:textId="77777777" w:rsidR="00376195" w:rsidRDefault="00BD48DC">
      <w:pPr>
        <w:pStyle w:val="Bibliography"/>
      </w:pPr>
      <w:bookmarkStart w:id="220" w:name="ref-van_de_pol_identifying_2016"/>
      <w:bookmarkEnd w:id="219"/>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4E30C02" w14:textId="77777777" w:rsidR="00376195" w:rsidRDefault="00BD48DC">
      <w:pPr>
        <w:pStyle w:val="Bibliography"/>
      </w:pPr>
      <w:bookmarkStart w:id="221" w:name="ref-van_der_sleen_no_2015"/>
      <w:bookmarkEnd w:id="220"/>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25507BC0" w14:textId="77777777" w:rsidR="00376195" w:rsidRDefault="00BD48DC">
      <w:pPr>
        <w:pStyle w:val="Bibliography"/>
      </w:pPr>
      <w:bookmarkStart w:id="222" w:name="ref-vlam_temperature_2014"/>
      <w:bookmarkEnd w:id="221"/>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1BA8321E" w14:textId="77777777" w:rsidR="00376195" w:rsidRDefault="00BD48DC">
      <w:pPr>
        <w:pStyle w:val="Bibliography"/>
      </w:pPr>
      <w:bookmarkStart w:id="223" w:name="ref-voelker_historical_2006"/>
      <w:bookmarkEnd w:id="222"/>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1E9779AC" w14:textId="77777777" w:rsidR="00376195" w:rsidRDefault="00BD48DC">
      <w:pPr>
        <w:pStyle w:val="Bibliography"/>
      </w:pPr>
      <w:bookmarkStart w:id="224" w:name="ref-vrska_european_2009"/>
      <w:bookmarkEnd w:id="223"/>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34238DFB" w14:textId="77777777" w:rsidR="00376195" w:rsidRDefault="00BD48DC">
      <w:pPr>
        <w:pStyle w:val="Bibliography"/>
      </w:pPr>
      <w:bookmarkStart w:id="225" w:name="ref-walker_integrating_2020"/>
      <w:bookmarkEnd w:id="224"/>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30AAF7F" w14:textId="77777777" w:rsidR="00376195" w:rsidRDefault="00BD48DC">
      <w:pPr>
        <w:pStyle w:val="Bibliography"/>
      </w:pPr>
      <w:bookmarkStart w:id="226" w:name="ref-williams_temperature_2013"/>
      <w:bookmarkEnd w:id="225"/>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5BFB88C1" w14:textId="77777777" w:rsidR="00376195" w:rsidRDefault="00BD48DC">
      <w:pPr>
        <w:pStyle w:val="Bibliography"/>
      </w:pPr>
      <w:bookmarkStart w:id="227" w:name="ref-wilmking_global_2020"/>
      <w:bookmarkEnd w:id="226"/>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5BBA4A59" w14:textId="77777777" w:rsidR="00376195" w:rsidRDefault="00BD48DC">
      <w:pPr>
        <w:pStyle w:val="Bibliography"/>
      </w:pPr>
      <w:bookmarkStart w:id="228" w:name="ref-wood_fast_2011"/>
      <w:bookmarkEnd w:id="227"/>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14C32A4D" w14:textId="77777777" w:rsidR="00376195" w:rsidRDefault="00BD48DC">
      <w:pPr>
        <w:pStyle w:val="Bibliography"/>
      </w:pPr>
      <w:bookmarkStart w:id="229" w:name="ref-woodhouse_artificial_1999"/>
      <w:bookmarkEnd w:id="228"/>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1E3A8A04" w14:textId="77777777" w:rsidR="00376195" w:rsidRDefault="00BD48DC">
      <w:pPr>
        <w:pStyle w:val="Bibliography"/>
      </w:pPr>
      <w:bookmarkStart w:id="230" w:name="ref-zang_dendroclimatic_2013"/>
      <w:bookmarkEnd w:id="229"/>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46CD7E37" w14:textId="77777777" w:rsidR="00376195" w:rsidRDefault="00BD48DC">
      <w:pPr>
        <w:pStyle w:val="Bibliography"/>
      </w:pPr>
      <w:bookmarkStart w:id="231" w:name="ref-zang_treeclim_2015"/>
      <w:bookmarkEnd w:id="230"/>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546FD7C0" w14:textId="77777777" w:rsidR="00376195" w:rsidRDefault="00BD48DC">
      <w:pPr>
        <w:pStyle w:val="Bibliography"/>
      </w:pPr>
      <w:bookmarkStart w:id="232" w:name="ref-zuidema_recent_2020"/>
      <w:bookmarkEnd w:id="231"/>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19"/>
      <w:bookmarkEnd w:id="121"/>
      <w:bookmarkEnd w:id="232"/>
    </w:p>
    <w:sectPr w:rsidR="0037619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Jennifer Baltzer" w:date="2021-02-25T11:20:00Z" w:initials="JB">
    <w:p w14:paraId="157F0082" w14:textId="234FBD6D" w:rsidR="00BD48DC" w:rsidRDefault="00BD48DC">
      <w:pPr>
        <w:pStyle w:val="CommentText"/>
      </w:pPr>
      <w:r>
        <w:rPr>
          <w:rStyle w:val="CommentReference"/>
        </w:rPr>
        <w:annotationRef/>
      </w:r>
      <w:r>
        <w:t xml:space="preserve">This is really clear and the flow is great. I added and then deleted comments as you addressed them in subsequent sections </w:t>
      </w:r>
      <w:r>
        <w:sym w:font="Wingdings" w:char="F04A"/>
      </w:r>
      <w:r>
        <w:t xml:space="preserve"> </w:t>
      </w:r>
    </w:p>
  </w:comment>
  <w:comment w:id="6" w:author="Jennifer Baltzer" w:date="2021-02-25T11:02:00Z" w:initials="JB">
    <w:p w14:paraId="3BB24AAB" w14:textId="4B7853D8" w:rsidR="00BD48DC" w:rsidRDefault="00BD48DC">
      <w:pPr>
        <w:pStyle w:val="CommentText"/>
      </w:pPr>
      <w:r>
        <w:rPr>
          <w:rStyle w:val="CommentReference"/>
        </w:rPr>
        <w:annotationRef/>
      </w:r>
      <w:r>
        <w:t xml:space="preserve">A completely underused word </w:t>
      </w:r>
      <w:r>
        <w:sym w:font="Wingdings" w:char="F04A"/>
      </w:r>
      <w:r>
        <w:t xml:space="preserve"> </w:t>
      </w:r>
    </w:p>
  </w:comment>
  <w:comment w:id="7" w:author="Jennifer Baltzer" w:date="2021-02-25T11:03:00Z" w:initials="JB">
    <w:p w14:paraId="623553EB" w14:textId="55640546" w:rsidR="00BD48DC" w:rsidRDefault="00BD48DC">
      <w:pPr>
        <w:pStyle w:val="CommentText"/>
      </w:pPr>
      <w:r>
        <w:rPr>
          <w:rStyle w:val="CommentReference"/>
        </w:rPr>
        <w:annotationRef/>
      </w:r>
      <w:r>
        <w:t xml:space="preserve">Great. This paragraph is really clear and drives this point home. </w:t>
      </w:r>
    </w:p>
  </w:comment>
  <w:comment w:id="13" w:author="Jennifer Baltzer" w:date="2021-02-25T11:05:00Z" w:initials="JB">
    <w:p w14:paraId="7BF5B699" w14:textId="474C3846" w:rsidR="00BD48DC" w:rsidRDefault="00BD48DC">
      <w:pPr>
        <w:pStyle w:val="CommentText"/>
      </w:pPr>
      <w:r>
        <w:rPr>
          <w:rStyle w:val="CommentReference"/>
        </w:rPr>
        <w:annotationRef/>
      </w:r>
      <w:r>
        <w:t xml:space="preserve">Seem to be some issues with the reference formatting. </w:t>
      </w:r>
    </w:p>
  </w:comment>
  <w:comment w:id="22" w:author="Jennifer Baltzer" w:date="2021-02-25T11:23:00Z" w:initials="JB">
    <w:p w14:paraId="3DC30946" w14:textId="536B688E" w:rsidR="00BD48DC" w:rsidRDefault="00BD48DC">
      <w:pPr>
        <w:pStyle w:val="CommentText"/>
      </w:pPr>
      <w:r>
        <w:rPr>
          <w:rStyle w:val="CommentReference"/>
        </w:rPr>
        <w:annotationRef/>
      </w:r>
      <w:r>
        <w:t xml:space="preserve">Maybe also highlight what you use to develop this? E.g., a collection of tree ring data from XXXX individuals spanning 52 degrees of latitude. Or something like that. Just points to the combined effort to pull data together and then use that to develop methods. </w:t>
      </w:r>
    </w:p>
  </w:comment>
  <w:comment w:id="50" w:author="Jennifer Baltzer" w:date="2021-02-25T11:37:00Z" w:initials="JB">
    <w:p w14:paraId="56D23B10" w14:textId="18DCCF6E" w:rsidR="00BD48DC" w:rsidRDefault="00BD48DC">
      <w:pPr>
        <w:pStyle w:val="CommentText"/>
      </w:pPr>
      <w:r>
        <w:rPr>
          <w:rStyle w:val="CommentReference"/>
        </w:rPr>
        <w:annotationRef/>
      </w:r>
      <w:r>
        <w:t xml:space="preserve">Removing </w:t>
      </w:r>
      <w:r>
        <w:t>repition of represented in this sentence</w:t>
      </w:r>
    </w:p>
  </w:comment>
  <w:comment w:id="52" w:author="Jennifer Baltzer" w:date="2021-02-25T11:42:00Z" w:initials="JB">
    <w:p w14:paraId="4E96FD32" w14:textId="6E6FCC95" w:rsidR="00622BF3" w:rsidRDefault="00622BF3">
      <w:pPr>
        <w:pStyle w:val="CommentText"/>
      </w:pPr>
      <w:r>
        <w:rPr>
          <w:rStyle w:val="CommentReference"/>
        </w:rPr>
        <w:annotationRef/>
      </w:r>
      <w:r>
        <w:t xml:space="preserve">This is a great figure. </w:t>
      </w:r>
    </w:p>
  </w:comment>
  <w:comment w:id="67" w:author="Jennifer Baltzer" w:date="2021-02-25T11:46:00Z" w:initials="JB">
    <w:p w14:paraId="6CD61F8B" w14:textId="1F645CB8" w:rsidR="00622BF3" w:rsidRDefault="00622BF3">
      <w:pPr>
        <w:pStyle w:val="CommentText"/>
      </w:pPr>
      <w:r>
        <w:rPr>
          <w:rStyle w:val="CommentReference"/>
        </w:rPr>
        <w:annotationRef/>
      </w:r>
      <w:r>
        <w:t xml:space="preserve">Weird term. Does this mean high climate moisture deficit? Or drought during warm months? Some clarification might be good. </w:t>
      </w:r>
    </w:p>
  </w:comment>
  <w:comment w:id="68" w:author="Jennifer Baltzer" w:date="2021-02-25T11:49:00Z" w:initials="JB">
    <w:p w14:paraId="24DFC100" w14:textId="5E4165D6" w:rsidR="00622BF3" w:rsidRDefault="00622BF3">
      <w:pPr>
        <w:pStyle w:val="CommentText"/>
      </w:pPr>
      <w:r>
        <w:rPr>
          <w:rStyle w:val="CommentReference"/>
        </w:rPr>
        <w:annotationRef/>
      </w:r>
      <w:r>
        <w:t xml:space="preserve">Permafrost thaws, it doesn’t melt…permafrost scientists get very picky about this terminology </w:t>
      </w:r>
      <w:r>
        <w:sym w:font="Wingdings" w:char="F04A"/>
      </w:r>
      <w:r>
        <w:t xml:space="preserve"> </w:t>
      </w:r>
    </w:p>
  </w:comment>
  <w:comment w:id="79" w:author="Jennifer Baltzer" w:date="2021-02-25T11:56:00Z" w:initials="JB">
    <w:p w14:paraId="38505886" w14:textId="77777777" w:rsidR="00ED628F" w:rsidRDefault="00ED628F">
      <w:pPr>
        <w:pStyle w:val="CommentText"/>
      </w:pPr>
      <w:r>
        <w:rPr>
          <w:rStyle w:val="CommentReference"/>
        </w:rPr>
        <w:annotationRef/>
      </w:r>
      <w:r>
        <w:t xml:space="preserve">Revise as: </w:t>
      </w:r>
    </w:p>
    <w:p w14:paraId="471C789D" w14:textId="77777777" w:rsidR="00ED628F" w:rsidRDefault="00ED628F">
      <w:pPr>
        <w:pStyle w:val="CommentText"/>
      </w:pPr>
      <w:r>
        <w:t>To avoid biasing analysis toward big trees…</w:t>
      </w:r>
    </w:p>
    <w:p w14:paraId="3F807C15" w14:textId="77777777" w:rsidR="00ED628F" w:rsidRDefault="00ED628F">
      <w:pPr>
        <w:pStyle w:val="CommentText"/>
      </w:pPr>
    </w:p>
    <w:p w14:paraId="469D8553" w14:textId="0A55965B" w:rsidR="00ED628F" w:rsidRDefault="00ED628F">
      <w:pPr>
        <w:pStyle w:val="CommentText"/>
      </w:pPr>
      <w:r>
        <w:t>??</w:t>
      </w:r>
    </w:p>
  </w:comment>
  <w:comment w:id="83" w:author="Jennifer Baltzer" w:date="2021-02-25T16:15:00Z" w:initials="JB">
    <w:p w14:paraId="7F17FC1A" w14:textId="40BEED24" w:rsidR="005B046B" w:rsidRDefault="005B046B">
      <w:pPr>
        <w:pStyle w:val="CommentText"/>
      </w:pPr>
      <w:r>
        <w:rPr>
          <w:rStyle w:val="CommentReference"/>
        </w:rPr>
        <w:annotationRef/>
      </w:r>
      <w:r>
        <w:t xml:space="preserve">Krista, am I interpreting the Scotty results correctly that there is a positive linear response of ring width to temperature? This contrasts with our analyses and I don’t remember this discrepancy from our convo with you. The precipitation response matches our analyses but not the temp relationships you present here. Perhaps worth a chat in case I am missing something. </w:t>
      </w:r>
    </w:p>
  </w:comment>
  <w:comment w:id="84" w:author="Jennifer Baltzer" w:date="2021-02-25T16:25:00Z" w:initials="JB">
    <w:p w14:paraId="37593ABA" w14:textId="0B999DE2" w:rsidR="005B046B" w:rsidRDefault="005B046B">
      <w:pPr>
        <w:pStyle w:val="CommentText"/>
      </w:pPr>
      <w:r>
        <w:rPr>
          <w:rStyle w:val="CommentReference"/>
        </w:rPr>
        <w:annotationRef/>
      </w:r>
      <w:r>
        <w:t xml:space="preserve">Ah… OK. Gotcha. Happier with this </w:t>
      </w:r>
      <w:r>
        <w:sym w:font="Wingdings" w:char="F04A"/>
      </w:r>
      <w:r>
        <w:t xml:space="preserve"> </w:t>
      </w:r>
    </w:p>
  </w:comment>
  <w:comment w:id="94" w:author="Jennifer Baltzer" w:date="2021-02-25T16:38:00Z" w:initials="JB">
    <w:p w14:paraId="12DC94D3" w14:textId="0AB6C384" w:rsidR="006B2207" w:rsidRDefault="006B2207">
      <w:pPr>
        <w:pStyle w:val="CommentText"/>
      </w:pPr>
      <w:r>
        <w:rPr>
          <w:rStyle w:val="CommentReference"/>
        </w:rPr>
        <w:annotationRef/>
      </w:r>
      <w:r>
        <w:t xml:space="preserve">I don’t find it super compelling but at the same time, you are comparing and contrasting this approach to traditional </w:t>
      </w:r>
      <w:r>
        <w:t xml:space="preserve">dendro over the next few paragraphs so I could see a reviewer picking up on not including these differences if you don’t mention them but mention other ones…  </w:t>
      </w:r>
    </w:p>
  </w:comment>
  <w:comment w:id="96" w:author="Jennifer Baltzer" w:date="2021-02-25T16:45:00Z" w:initials="JB">
    <w:p w14:paraId="20774A90" w14:textId="14A7B536" w:rsidR="006B2207" w:rsidRDefault="006B2207">
      <w:pPr>
        <w:pStyle w:val="CommentText"/>
      </w:pPr>
      <w:r>
        <w:rPr>
          <w:rStyle w:val="CommentReference"/>
        </w:rPr>
        <w:annotationRef/>
      </w:r>
      <w:r>
        <w:t>Of RW?</w:t>
      </w:r>
    </w:p>
  </w:comment>
  <w:comment w:id="98" w:author="Jennifer Baltzer" w:date="2021-02-25T16:52:00Z" w:initials="JB">
    <w:p w14:paraId="630F93ED" w14:textId="6A3A51DE" w:rsidR="001A1496" w:rsidRDefault="001A1496">
      <w:pPr>
        <w:pStyle w:val="CommentText"/>
      </w:pPr>
      <w:r>
        <w:rPr>
          <w:rStyle w:val="CommentReference"/>
        </w:rPr>
        <w:annotationRef/>
      </w:r>
      <w:r>
        <w:t>Or indirect effects of climate change.</w:t>
      </w:r>
    </w:p>
  </w:comment>
  <w:comment w:id="109" w:author="Jennifer Baltzer" w:date="2021-02-25T17:02:00Z" w:initials="JB">
    <w:p w14:paraId="34FE86D7" w14:textId="3707AB1F" w:rsidR="00052CE9" w:rsidRDefault="00052CE9">
      <w:pPr>
        <w:pStyle w:val="CommentText"/>
      </w:pPr>
      <w:r>
        <w:rPr>
          <w:rStyle w:val="CommentReference"/>
        </w:rPr>
        <w:annotationRef/>
      </w:r>
      <w:hyperlink r:id="rId1" w:history="1">
        <w:r w:rsidRPr="00050913">
          <w:rPr>
            <w:rStyle w:val="Hyperlink"/>
          </w:rPr>
          <w:t>https://onlinelibrary.wiley.com/doi/abs/10.1111/gcb.12349</w:t>
        </w:r>
      </w:hyperlink>
    </w:p>
    <w:p w14:paraId="2E82189E" w14:textId="5F074568" w:rsidR="00052CE9" w:rsidRDefault="00052CE9">
      <w:pPr>
        <w:pStyle w:val="CommentText"/>
      </w:pPr>
    </w:p>
  </w:comment>
  <w:comment w:id="114" w:author="Jennifer Baltzer" w:date="2021-02-25T17:01:00Z" w:initials="JB">
    <w:p w14:paraId="0F22A923" w14:textId="6ED258CA" w:rsidR="00052CE9" w:rsidRDefault="00052CE9">
      <w:pPr>
        <w:pStyle w:val="CommentText"/>
      </w:pPr>
      <w:r>
        <w:rPr>
          <w:rStyle w:val="CommentReference"/>
        </w:rPr>
        <w:annotationRef/>
      </w:r>
      <w:r>
        <w:t xml:space="preserve">Great conclusion.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7F0082" w15:done="0"/>
  <w15:commentEx w15:paraId="3BB24AAB" w15:done="0"/>
  <w15:commentEx w15:paraId="623553EB" w15:done="0"/>
  <w15:commentEx w15:paraId="7BF5B699" w15:done="0"/>
  <w15:commentEx w15:paraId="3DC30946" w15:done="0"/>
  <w15:commentEx w15:paraId="56D23B10" w15:done="0"/>
  <w15:commentEx w15:paraId="4E96FD32" w15:done="0"/>
  <w15:commentEx w15:paraId="6CD61F8B" w15:done="0"/>
  <w15:commentEx w15:paraId="24DFC100" w15:done="0"/>
  <w15:commentEx w15:paraId="469D8553" w15:done="0"/>
  <w15:commentEx w15:paraId="7F17FC1A" w15:done="0"/>
  <w15:commentEx w15:paraId="37593ABA" w15:done="0"/>
  <w15:commentEx w15:paraId="12DC94D3" w15:done="0"/>
  <w15:commentEx w15:paraId="20774A90" w15:done="0"/>
  <w15:commentEx w15:paraId="630F93ED" w15:done="0"/>
  <w15:commentEx w15:paraId="2E82189E" w15:done="0"/>
  <w15:commentEx w15:paraId="0F22A9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20673" w16cex:dateUtc="2021-02-25T16:20:00Z"/>
  <w16cex:commentExtensible w16cex:durableId="23E2024D" w16cex:dateUtc="2021-02-25T16:02:00Z"/>
  <w16cex:commentExtensible w16cex:durableId="23E20276" w16cex:dateUtc="2021-02-25T16:03:00Z"/>
  <w16cex:commentExtensible w16cex:durableId="23E20312" w16cex:dateUtc="2021-02-25T16:05:00Z"/>
  <w16cex:commentExtensible w16cex:durableId="23E20714" w16cex:dateUtc="2021-02-25T16:23:00Z"/>
  <w16cex:commentExtensible w16cex:durableId="23E20A83" w16cex:dateUtc="2021-02-25T16:37:00Z"/>
  <w16cex:commentExtensible w16cex:durableId="23E20BAA" w16cex:dateUtc="2021-02-25T16:42:00Z"/>
  <w16cex:commentExtensible w16cex:durableId="23E20C9E" w16cex:dateUtc="2021-02-25T16:46:00Z"/>
  <w16cex:commentExtensible w16cex:durableId="23E20D67" w16cex:dateUtc="2021-02-25T16:49:00Z"/>
  <w16cex:commentExtensible w16cex:durableId="23E20ED2" w16cex:dateUtc="2021-02-25T16:56:00Z"/>
  <w16cex:commentExtensible w16cex:durableId="23E24BBF" w16cex:dateUtc="2021-02-25T21:15:00Z"/>
  <w16cex:commentExtensible w16cex:durableId="23E24E10" w16cex:dateUtc="2021-02-25T21:25:00Z"/>
  <w16cex:commentExtensible w16cex:durableId="23E25107" w16cex:dateUtc="2021-02-25T21:38:00Z"/>
  <w16cex:commentExtensible w16cex:durableId="23E252C3" w16cex:dateUtc="2021-02-25T21:45:00Z"/>
  <w16cex:commentExtensible w16cex:durableId="23E25455" w16cex:dateUtc="2021-02-25T21:52:00Z"/>
  <w16cex:commentExtensible w16cex:durableId="23E256B1" w16cex:dateUtc="2021-02-25T22:02:00Z"/>
  <w16cex:commentExtensible w16cex:durableId="23E25665" w16cex:dateUtc="2021-02-25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7F0082" w16cid:durableId="23E20673"/>
  <w16cid:commentId w16cid:paraId="3BB24AAB" w16cid:durableId="23E2024D"/>
  <w16cid:commentId w16cid:paraId="623553EB" w16cid:durableId="23E20276"/>
  <w16cid:commentId w16cid:paraId="7BF5B699" w16cid:durableId="23E20312"/>
  <w16cid:commentId w16cid:paraId="3DC30946" w16cid:durableId="23E20714"/>
  <w16cid:commentId w16cid:paraId="56D23B10" w16cid:durableId="23E20A83"/>
  <w16cid:commentId w16cid:paraId="4E96FD32" w16cid:durableId="23E20BAA"/>
  <w16cid:commentId w16cid:paraId="6CD61F8B" w16cid:durableId="23E20C9E"/>
  <w16cid:commentId w16cid:paraId="24DFC100" w16cid:durableId="23E20D67"/>
  <w16cid:commentId w16cid:paraId="469D8553" w16cid:durableId="23E20ED2"/>
  <w16cid:commentId w16cid:paraId="7F17FC1A" w16cid:durableId="23E24BBF"/>
  <w16cid:commentId w16cid:paraId="37593ABA" w16cid:durableId="23E24E10"/>
  <w16cid:commentId w16cid:paraId="12DC94D3" w16cid:durableId="23E25107"/>
  <w16cid:commentId w16cid:paraId="20774A90" w16cid:durableId="23E252C3"/>
  <w16cid:commentId w16cid:paraId="630F93ED" w16cid:durableId="23E25455"/>
  <w16cid:commentId w16cid:paraId="2E82189E" w16cid:durableId="23E256B1"/>
  <w16cid:commentId w16cid:paraId="0F22A923" w16cid:durableId="23E256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D19E8" w14:textId="77777777" w:rsidR="00123162" w:rsidRDefault="00123162">
      <w:pPr>
        <w:spacing w:after="0"/>
      </w:pPr>
      <w:r>
        <w:separator/>
      </w:r>
    </w:p>
  </w:endnote>
  <w:endnote w:type="continuationSeparator" w:id="0">
    <w:p w14:paraId="4DEBDB38" w14:textId="77777777" w:rsidR="00123162" w:rsidRDefault="001231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1FFD0" w14:textId="77777777" w:rsidR="00123162" w:rsidRDefault="00123162">
      <w:r>
        <w:separator/>
      </w:r>
    </w:p>
  </w:footnote>
  <w:footnote w:type="continuationSeparator" w:id="0">
    <w:p w14:paraId="301F4A12" w14:textId="77777777" w:rsidR="00123162" w:rsidRDefault="00123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nnifer Baltzer">
    <w15:presenceInfo w15:providerId="AD" w15:userId="S::jbaltzer@wlu.ca::5255150f-7405-498d-9121-0e85c57de3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CE9"/>
    <w:rsid w:val="000E4C87"/>
    <w:rsid w:val="00123162"/>
    <w:rsid w:val="001A1496"/>
    <w:rsid w:val="00376195"/>
    <w:rsid w:val="0038762F"/>
    <w:rsid w:val="004C4950"/>
    <w:rsid w:val="004E29B3"/>
    <w:rsid w:val="00521A29"/>
    <w:rsid w:val="0054333C"/>
    <w:rsid w:val="00590D07"/>
    <w:rsid w:val="005B046B"/>
    <w:rsid w:val="00622BF3"/>
    <w:rsid w:val="00653A86"/>
    <w:rsid w:val="006B2207"/>
    <w:rsid w:val="00784D58"/>
    <w:rsid w:val="008D6863"/>
    <w:rsid w:val="00931105"/>
    <w:rsid w:val="00B86B75"/>
    <w:rsid w:val="00BC48D5"/>
    <w:rsid w:val="00BD48DC"/>
    <w:rsid w:val="00BF1E55"/>
    <w:rsid w:val="00C36279"/>
    <w:rsid w:val="00E315A3"/>
    <w:rsid w:val="00E428A1"/>
    <w:rsid w:val="00ED628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A7407B"/>
  <w15:docId w15:val="{AD8E6F91-C1A2-FE42-8749-FEE67D6C2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BF1E55"/>
    <w:rPr>
      <w:sz w:val="16"/>
      <w:szCs w:val="16"/>
    </w:rPr>
  </w:style>
  <w:style w:type="paragraph" w:styleId="CommentText">
    <w:name w:val="annotation text"/>
    <w:basedOn w:val="Normal"/>
    <w:link w:val="CommentTextChar"/>
    <w:semiHidden/>
    <w:unhideWhenUsed/>
    <w:rsid w:val="00BF1E55"/>
    <w:rPr>
      <w:sz w:val="20"/>
      <w:szCs w:val="20"/>
    </w:rPr>
  </w:style>
  <w:style w:type="character" w:customStyle="1" w:styleId="CommentTextChar">
    <w:name w:val="Comment Text Char"/>
    <w:basedOn w:val="DefaultParagraphFont"/>
    <w:link w:val="CommentText"/>
    <w:semiHidden/>
    <w:rsid w:val="00BF1E5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BF1E55"/>
    <w:rPr>
      <w:b/>
      <w:bCs/>
    </w:rPr>
  </w:style>
  <w:style w:type="character" w:customStyle="1" w:styleId="CommentSubjectChar">
    <w:name w:val="Comment Subject Char"/>
    <w:basedOn w:val="CommentTextChar"/>
    <w:link w:val="CommentSubject"/>
    <w:semiHidden/>
    <w:rsid w:val="00BF1E55"/>
    <w:rPr>
      <w:rFonts w:ascii="Palatino Linotype" w:hAnsi="Palatino Linotype"/>
      <w:b/>
      <w:bCs/>
      <w:sz w:val="20"/>
      <w:szCs w:val="20"/>
    </w:rPr>
  </w:style>
  <w:style w:type="character" w:styleId="UnresolvedMention">
    <w:name w:val="Unresolved Mention"/>
    <w:basedOn w:val="DefaultParagraphFont"/>
    <w:uiPriority w:val="99"/>
    <w:semiHidden/>
    <w:unhideWhenUsed/>
    <w:rsid w:val="00052C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abs/10.1111/gcb.12349"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jenniferbaltzer/Library/Containers/com.apple.mail/Data/Library/Mail%20Downloads/34568111-ECAD-438C-B872-58045E71EEA9/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jenniferbaltzer/Library/Containers/com.apple.mail/Data/Library/Mail%20Downloads/34568111-ECAD-438C-B872-58045E71EEA9/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jenniferbaltzer/Library/Containers/com.apple.mail/Data/Library/Mail%20Downloads/34568111-ECAD-438C-B872-58045E71EEA9/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jenniferbaltzer/Library/Containers/com.apple.mail/Data/Library/Mail%20Downloads/34568111-ECAD-438C-B872-58045E71EEA9/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jenniferbaltzer/Library/Containers/com.apple.mail/Data/Library/Mail%20Downloads/34568111-ECAD-438C-B872-58045E71EEA9/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38</Pages>
  <Words>15001</Words>
  <Characters>85507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Jennifer Baltzer</dc:creator>
  <cp:keywords/>
  <cp:lastModifiedBy>Jennifer Baltzer</cp:lastModifiedBy>
  <cp:revision>9</cp:revision>
  <dcterms:created xsi:type="dcterms:W3CDTF">2021-02-25T15:43:00Z</dcterms:created>
  <dcterms:modified xsi:type="dcterms:W3CDTF">2021-02-25T22:13:00Z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