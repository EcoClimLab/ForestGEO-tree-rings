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Harvard University, Petersham, Massachusetts 01366 USA</w:t>
      </w:r>
    </w:p>
    <w:p w14:paraId="4FEAA3BF" w14:textId="77777777" w:rsidR="003F2ACD" w:rsidRPr="004222EE" w:rsidRDefault="00DA0D81">
      <w:pPr>
        <w:numPr>
          <w:ilvl w:val="0"/>
          <w:numId w:val="10"/>
        </w:numPr>
        <w:rPr>
          <w:highlight w:val="yellow"/>
          <w:rPrChange w:id="177" w:author="Teixeira, Kristina A." w:date="2021-03-07T08:33:00Z">
            <w:rPr/>
          </w:rPrChange>
        </w:rPr>
      </w:pPr>
      <w:r w:rsidRPr="004222EE">
        <w:rPr>
          <w:highlight w:val="yellow"/>
          <w:rPrChange w:id="178" w:author="Teixeira, Kristina A." w:date="2021-03-07T08:33:00Z">
            <w:rPr/>
          </w:rPrChange>
        </w:rPr>
        <w:t>Midwest Dendro LLC, Naperville, Illinois 60565 USA</w:t>
      </w:r>
    </w:p>
    <w:p w14:paraId="7798B458"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1" w:author="Teixeira, Kristina A." w:date="2021-03-07T08:33:00Z">
            <w:rPr/>
          </w:rPrChange>
        </w:rPr>
      </w:pPr>
      <w:r w:rsidRPr="004222EE">
        <w:rPr>
          <w:highlight w:val="yellow"/>
          <w:rPrChange w:id="182"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School of Natural Resources, University of Nebraska-Lincoln, Lincoln, NE 6858</w:t>
      </w:r>
      <w:ins w:id="185" w:author="Sabrina Russo" w:date="2021-03-01T11:55:00Z">
        <w:r w:rsidR="00556FAF" w:rsidRPr="004222EE">
          <w:rPr>
            <w:highlight w:val="yellow"/>
            <w:rPrChange w:id="186" w:author="Teixeira, Kristina A." w:date="2021-03-07T08:33:00Z">
              <w:rPr/>
            </w:rPrChange>
          </w:rPr>
          <w:t>8-0118</w:t>
        </w:r>
      </w:ins>
      <w:del w:id="187" w:author="Sabrina Russo" w:date="2021-03-01T11:55:00Z">
        <w:r w:rsidRPr="004222EE" w:rsidDel="00556FAF">
          <w:rPr>
            <w:highlight w:val="yellow"/>
            <w:rPrChange w:id="188" w:author="Teixeira, Kristina A." w:date="2021-03-07T08:33:00Z">
              <w:rPr/>
            </w:rPrChange>
          </w:rPr>
          <w:delText>3</w:delText>
        </w:r>
      </w:del>
      <w:r w:rsidRPr="004222EE">
        <w:rPr>
          <w:highlight w:val="yellow"/>
          <w:rPrChange w:id="189" w:author="Teixeira, Kristina A." w:date="2021-03-07T08:33:00Z">
            <w:rPr/>
          </w:rPrChange>
        </w:rPr>
        <w:t>, USA</w:t>
      </w:r>
    </w:p>
    <w:p w14:paraId="230C17C2" w14:textId="77777777" w:rsidR="003F2ACD" w:rsidRPr="004222EE" w:rsidRDefault="00DA0D81">
      <w:pPr>
        <w:numPr>
          <w:ilvl w:val="0"/>
          <w:numId w:val="10"/>
        </w:numPr>
        <w:rPr>
          <w:highlight w:val="yellow"/>
          <w:rPrChange w:id="190" w:author="Teixeira, Kristina A." w:date="2021-03-07T08:33:00Z">
            <w:rPr/>
          </w:rPrChange>
        </w:rPr>
      </w:pPr>
      <w:r w:rsidRPr="004222EE">
        <w:rPr>
          <w:highlight w:val="yellow"/>
          <w:rPrChange w:id="191"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2" w:author="Teixeira, Kristina A." w:date="2021-03-07T08:33:00Z">
            <w:rPr/>
          </w:rPrChange>
        </w:rPr>
      </w:pPr>
      <w:r w:rsidRPr="004222EE">
        <w:rPr>
          <w:highlight w:val="yellow"/>
          <w:rPrChange w:id="193" w:author="Teixeira, Kristina A." w:date="2021-03-07T08:33:00Z">
            <w:rPr/>
          </w:rPrChange>
        </w:rPr>
        <w:t>National Parks Wildlife and Plant Conservation Department, Chatuchak, Bangkok 10900, Thailand</w:t>
      </w:r>
    </w:p>
    <w:p w14:paraId="49D262C2" w14:textId="77777777" w:rsidR="003F2ACD" w:rsidRPr="004222EE" w:rsidRDefault="00DA0D81">
      <w:pPr>
        <w:numPr>
          <w:ilvl w:val="0"/>
          <w:numId w:val="10"/>
        </w:numPr>
        <w:rPr>
          <w:ins w:id="194" w:author="Paolo Cherubini" w:date="2021-02-18T11:52:00Z"/>
          <w:highlight w:val="yellow"/>
          <w:rPrChange w:id="195" w:author="Teixeira, Kristina A." w:date="2021-03-07T08:33:00Z">
            <w:rPr>
              <w:ins w:id="196" w:author="Paolo Cherubini" w:date="2021-02-18T11:52:00Z"/>
            </w:rPr>
          </w:rPrChange>
        </w:rPr>
      </w:pPr>
      <w:r w:rsidRPr="004222EE">
        <w:rPr>
          <w:highlight w:val="yellow"/>
          <w:rPrChange w:id="197" w:author="Teixeira, Kristina A." w:date="2021-03-07T08:33:00Z">
            <w:rPr/>
          </w:rPrChange>
        </w:rPr>
        <w:t>Swiss Federal Institute for Forest, Snow and Landscape Research, CH-8903 Birmensdorf, Switzerland</w:t>
      </w:r>
    </w:p>
    <w:p w14:paraId="27237DC7" w14:textId="77777777" w:rsidR="00EE4A6D" w:rsidRPr="004222EE" w:rsidRDefault="00EE4A6D" w:rsidP="00EE4A6D">
      <w:pPr>
        <w:numPr>
          <w:ilvl w:val="0"/>
          <w:numId w:val="10"/>
        </w:numPr>
        <w:rPr>
          <w:highlight w:val="yellow"/>
          <w:rPrChange w:id="198" w:author="Teixeira, Kristina A." w:date="2021-03-07T08:33:00Z">
            <w:rPr/>
          </w:rPrChange>
        </w:rPr>
      </w:pPr>
      <w:ins w:id="199" w:author="Paolo Cherubini" w:date="2021-02-18T11:53:00Z">
        <w:r w:rsidRPr="004222EE">
          <w:rPr>
            <w:highlight w:val="yellow"/>
            <w:rPrChange w:id="200" w:author="Teixeira, Kristina A." w:date="2021-03-07T08:33:00Z">
              <w:rPr/>
            </w:rPrChange>
          </w:rPr>
          <w:t xml:space="preserve">Faculty of Forestry, </w:t>
        </w:r>
      </w:ins>
      <w:ins w:id="201" w:author="Paolo Cherubini" w:date="2021-02-18T11:52:00Z">
        <w:r w:rsidRPr="004222EE">
          <w:rPr>
            <w:highlight w:val="yellow"/>
            <w:rPrChange w:id="202" w:author="Teixeira, Kristina A." w:date="2021-03-07T08:33:00Z">
              <w:rPr/>
            </w:rPrChange>
          </w:rPr>
          <w:t>University of Br</w:t>
        </w:r>
      </w:ins>
      <w:ins w:id="203" w:author="Paolo Cherubini" w:date="2021-02-18T11:53:00Z">
        <w:r w:rsidRPr="004222EE">
          <w:rPr>
            <w:highlight w:val="yellow"/>
            <w:rPrChange w:id="204"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Department of Forest Ecology, The Silva Tarouca Research Institute for Landscape and Ornamental Gardening, Lidická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05" w:author="Paolo Cherubini" w:date="2021-02-19T18:49:00Z">
          <w:pPr>
            <w:pStyle w:val="Heading1"/>
          </w:pPr>
        </w:pPrChange>
      </w:pPr>
      <w:bookmarkStart w:id="206" w:name="Abstract"/>
      <w:r>
        <w:lastRenderedPageBreak/>
        <w:t>Abstract</w:t>
      </w:r>
    </w:p>
    <w:p w14:paraId="662E6A64" w14:textId="14306BD9" w:rsidR="003F2ACD" w:rsidRDefault="00DA0D81">
      <w:pPr>
        <w:pStyle w:val="FirstParagraph"/>
        <w:spacing w:line="480" w:lineRule="auto"/>
        <w:pPrChange w:id="207" w:author="Paolo Cherubini" w:date="2021-02-19T18:49:00Z">
          <w:pPr>
            <w:pStyle w:val="FirstParagraph"/>
          </w:pPr>
        </w:pPrChange>
      </w:pPr>
      <w:r>
        <w:t xml:space="preserve">Tree rings provide a </w:t>
      </w:r>
      <w:del w:id="208" w:author="Tala Awada" w:date="2021-02-28T14:27:00Z">
        <w:r w:rsidDel="00F00063">
          <w:delText xml:space="preserve">uniquely </w:delText>
        </w:r>
      </w:del>
      <w:r>
        <w:t xml:space="preserve">valuable long-term record for understanding how climate and other environmental drivers shape </w:t>
      </w:r>
      <w:ins w:id="209" w:author="Sabrina Russo" w:date="2021-03-01T12:13:00Z">
        <w:r w:rsidR="00DA33E4">
          <w:t xml:space="preserve">individual tree growth and </w:t>
        </w:r>
      </w:ins>
      <w:r>
        <w:t xml:space="preserve">forest productivity. However, traditional </w:t>
      </w:r>
      <w:ins w:id="210" w:author="Sabrina Russo" w:date="2021-03-01T12:34:00Z">
        <w:r w:rsidR="00875764">
          <w:t xml:space="preserve">methods in </w:t>
        </w:r>
      </w:ins>
      <w:r>
        <w:t xml:space="preserve">dendrochronology </w:t>
      </w:r>
      <w:del w:id="211" w:author="Sabrina Russo" w:date="2021-03-01T12:34:00Z">
        <w:r w:rsidDel="00875764">
          <w:delText xml:space="preserve">methods </w:delText>
        </w:r>
      </w:del>
      <w:r>
        <w:t>aggregate growth records of multiple trees</w:t>
      </w:r>
      <w:ins w:id="212" w:author="Paolo Cherubini" w:date="2021-02-18T13:40:00Z">
        <w:r>
          <w:t xml:space="preserve"> </w:t>
        </w:r>
      </w:ins>
      <w:r>
        <w:t>–</w:t>
      </w:r>
      <w:ins w:id="213" w:author="Paolo Cherubini" w:date="2021-02-18T13:40:00Z">
        <w:r>
          <w:t xml:space="preserve"> </w:t>
        </w:r>
      </w:ins>
      <w:commentRangeStart w:id="214"/>
      <w:r>
        <w:t>often limited to dominant canopy individuals</w:t>
      </w:r>
      <w:ins w:id="215" w:author="Paolo Cherubini" w:date="2021-02-18T13:40:00Z">
        <w:r w:rsidR="00DD0B61">
          <w:t xml:space="preserve"> </w:t>
        </w:r>
      </w:ins>
      <w:commentRangeEnd w:id="214"/>
      <w:r w:rsidR="00875764">
        <w:rPr>
          <w:rStyle w:val="CommentReference"/>
        </w:rPr>
        <w:commentReference w:id="214"/>
      </w:r>
      <w:r>
        <w:t>–</w:t>
      </w:r>
      <w:ins w:id="216" w:author="Paolo Cherubini" w:date="2021-02-18T13:40:00Z">
        <w:r w:rsidR="00DD0B61">
          <w:t xml:space="preserve"> </w:t>
        </w:r>
        <w:r w:rsidR="00DD0B61" w:rsidRPr="00DD0B61">
          <w:rPr>
            <w:highlight w:val="green"/>
            <w:rPrChange w:id="217" w:author="Paolo Cherubini" w:date="2021-02-18T13:40:00Z">
              <w:rPr/>
            </w:rPrChange>
          </w:rPr>
          <w:t>I</w:t>
        </w:r>
      </w:ins>
      <w:ins w:id="218" w:author="Paolo Cherubini" w:date="2021-02-18T13:41:00Z">
        <w:r w:rsidR="00DD0B61">
          <w:rPr>
            <w:highlight w:val="green"/>
          </w:rPr>
          <w:t xml:space="preserve"> know, I'm a punctilious editor, but spaces before and after the dash</w:t>
        </w:r>
      </w:ins>
      <w:ins w:id="219" w:author="Paolo Cherubini" w:date="2021-02-18T15:28:00Z">
        <w:r w:rsidR="004B71AC">
          <w:rPr>
            <w:highlight w:val="green"/>
          </w:rPr>
          <w:t xml:space="preserve"> are needed</w:t>
        </w:r>
      </w:ins>
      <w:ins w:id="220" w:author="Paolo Cherubini" w:date="2021-02-18T13:41:00Z">
        <w:r w:rsidR="00DD0B61">
          <w:rPr>
            <w:highlight w:val="green"/>
          </w:rPr>
          <w:t>. I</w:t>
        </w:r>
      </w:ins>
      <w:ins w:id="221" w:author="Paolo Cherubini" w:date="2021-02-18T13:40:00Z">
        <w:r w:rsidR="00DD0B61" w:rsidRPr="00DD0B61">
          <w:rPr>
            <w:highlight w:val="green"/>
            <w:rPrChange w:id="222" w:author="Paolo Cherubini" w:date="2021-02-18T13:40:00Z">
              <w:rPr/>
            </w:rPrChange>
          </w:rPr>
          <w:t>'d prefer bracket</w:t>
        </w:r>
      </w:ins>
      <w:ins w:id="223" w:author="Paolo Cherubini" w:date="2021-02-18T15:28:00Z">
        <w:r w:rsidR="004B71AC">
          <w:rPr>
            <w:highlight w:val="green"/>
          </w:rPr>
          <w:t>s</w:t>
        </w:r>
      </w:ins>
      <w:ins w:id="224" w:author="Paolo Cherubini" w:date="2021-02-18T13:40:00Z">
        <w:r w:rsidR="00DD0B61" w:rsidRPr="00DD0B61">
          <w:rPr>
            <w:highlight w:val="green"/>
            <w:rPrChange w:id="225" w:author="Paolo Cherubini" w:date="2021-02-18T13:40:00Z">
              <w:rPr/>
            </w:rPrChange>
          </w:rPr>
          <w:t>, though</w:t>
        </w:r>
      </w:ins>
      <w:r>
        <w:t xml:space="preserve">into </w:t>
      </w:r>
      <w:ins w:id="226" w:author="Paolo Cherubini" w:date="2021-02-18T13:42:00Z">
        <w:r w:rsidR="006D5B2A">
          <w:t xml:space="preserve">standardised or </w:t>
        </w:r>
      </w:ins>
      <w:r>
        <w:t>residual chronologies, and therefore cannot simultaneously account for the effects of climate</w:t>
      </w:r>
      <w:del w:id="227" w:author="Paolo Cherubini" w:date="2021-02-18T13:42:00Z">
        <w:r w:rsidDel="006D5B2A">
          <w:delText>, tree size</w:delText>
        </w:r>
      </w:del>
      <w:r>
        <w:t>,</w:t>
      </w:r>
      <w:del w:id="228" w:author="Paolo Cherubini" w:date="2021-02-18T13:42:00Z">
        <w:r w:rsidDel="006D5B2A">
          <w:delText xml:space="preserve"> and</w:delText>
        </w:r>
      </w:del>
      <w:r>
        <w:t xml:space="preserve"> </w:t>
      </w:r>
      <w:ins w:id="229" w:author="Sabrina Russo" w:date="2021-03-01T12:15:00Z">
        <w:r w:rsidR="00DA33E4">
          <w:t xml:space="preserve">other </w:t>
        </w:r>
      </w:ins>
      <w:commentRangeStart w:id="230"/>
      <w:r>
        <w:t>slowly changing</w:t>
      </w:r>
      <w:commentRangeEnd w:id="230"/>
      <w:r w:rsidR="00DA33E4">
        <w:rPr>
          <w:rStyle w:val="CommentReference"/>
        </w:rPr>
        <w:commentReference w:id="230"/>
      </w:r>
      <w:r>
        <w:t xml:space="preserve"> environmental drivers</w:t>
      </w:r>
      <w:ins w:id="231" w:author="Paolo Cherubini" w:date="2021-02-18T13:42:00Z">
        <w:r w:rsidR="006D5B2A">
          <w:t xml:space="preserve">, </w:t>
        </w:r>
      </w:ins>
      <w:ins w:id="232" w:author="Sabrina Russo" w:date="2021-03-01T12:16:00Z">
        <w:r w:rsidR="00DA33E4">
          <w:t xml:space="preserve">and </w:t>
        </w:r>
        <w:commentRangeStart w:id="233"/>
        <w:r w:rsidR="00DA33E4">
          <w:t>tree</w:t>
        </w:r>
      </w:ins>
      <w:ins w:id="234" w:author="Sabrina Russo" w:date="2021-03-01T12:33:00Z">
        <w:r w:rsidR="003A590A">
          <w:t>-level properties, such as</w:t>
        </w:r>
      </w:ins>
      <w:ins w:id="235" w:author="Sabrina Russo" w:date="2021-03-01T12:16:00Z">
        <w:r w:rsidR="00DA33E4">
          <w:t xml:space="preserve"> </w:t>
        </w:r>
      </w:ins>
      <w:ins w:id="236" w:author="Paolo Cherubini" w:date="2021-02-18T13:42:00Z">
        <w:r w:rsidR="006D5B2A">
          <w:t>a</w:t>
        </w:r>
      </w:ins>
      <w:ins w:id="237" w:author="Paolo Cherubini" w:date="2021-02-18T13:43:00Z">
        <w:r w:rsidR="006D5B2A">
          <w:t xml:space="preserve">ge and </w:t>
        </w:r>
      </w:ins>
      <w:ins w:id="238" w:author="Paolo Cherubini" w:date="2021-02-18T13:42:00Z">
        <w:del w:id="239" w:author="Sabrina Russo" w:date="2021-03-01T12:16:00Z">
          <w:r w:rsidR="006D5B2A" w:rsidDel="00DA33E4">
            <w:delText xml:space="preserve">tree </w:delText>
          </w:r>
        </w:del>
        <w:r w:rsidR="006D5B2A">
          <w:t>size</w:t>
        </w:r>
      </w:ins>
      <w:commentRangeEnd w:id="233"/>
      <w:r w:rsidR="00DA33E4">
        <w:rPr>
          <w:rStyle w:val="CommentReference"/>
        </w:rPr>
        <w:commentReference w:id="233"/>
      </w:r>
      <w:ins w:id="240" w:author="Sabrina Russo" w:date="2021-03-01T12:33:00Z">
        <w:r w:rsidR="003A590A">
          <w:t xml:space="preserve">, or </w:t>
        </w:r>
        <w:r w:rsidR="00875764">
          <w:t>interactions among these effects</w:t>
        </w:r>
      </w:ins>
      <w:r>
        <w:t xml:space="preserve">. </w:t>
      </w:r>
      <w:commentRangeStart w:id="241"/>
      <w:del w:id="242" w:author="Sabrina Russo" w:date="2021-03-01T12:18:00Z">
        <w:r w:rsidDel="00DA33E4">
          <w:delText xml:space="preserve">This </w:delText>
        </w:r>
      </w:del>
      <w:commentRangeEnd w:id="241"/>
      <w:r w:rsidR="00DA33E4">
        <w:rPr>
          <w:rStyle w:val="CommentReference"/>
        </w:rPr>
        <w:commentReference w:id="241"/>
      </w:r>
      <w:ins w:id="243" w:author="Sabrina Russo" w:date="2021-03-01T12:18:00Z">
        <w:r w:rsidR="00DA33E4">
          <w:t xml:space="preserve">Taking a population-level approach to tree-ring analysis </w:t>
        </w:r>
      </w:ins>
      <w:r>
        <w:t xml:space="preserve">has </w:t>
      </w:r>
      <w:ins w:id="244" w:author="Sabrina Russo" w:date="2021-03-01T12:27:00Z">
        <w:r w:rsidR="003A590A">
          <w:t xml:space="preserve">therefore </w:t>
        </w:r>
      </w:ins>
      <w:r>
        <w:t>limited the potential to use tree</w:t>
      </w:r>
      <w:ins w:id="245" w:author="Paolo Cherubini" w:date="2021-02-18T15:29:00Z">
        <w:r w:rsidR="004B71AC">
          <w:t xml:space="preserve"> </w:t>
        </w:r>
      </w:ins>
      <w:del w:id="246" w:author="Paolo Cherubini" w:date="2021-02-18T15:29:00Z">
        <w:r w:rsidDel="004B71AC">
          <w:delText>-</w:delText>
        </w:r>
      </w:del>
      <w:r>
        <w:t xml:space="preserve">rings to understand </w:t>
      </w:r>
      <w:commentRangeStart w:id="247"/>
      <w:r>
        <w:t>forest productivity, its climate sensitivity, and its global change responses</w:t>
      </w:r>
      <w:commentRangeEnd w:id="247"/>
      <w:r w:rsidR="00DA33E4">
        <w:rPr>
          <w:rStyle w:val="CommentReference"/>
        </w:rPr>
        <w:commentReference w:id="247"/>
      </w:r>
      <w:r>
        <w:t xml:space="preserve">. Here, we </w:t>
      </w:r>
      <w:del w:id="248" w:author="Sabrina Russo" w:date="2021-03-01T12:29:00Z">
        <w:r w:rsidDel="003A590A">
          <w:delText xml:space="preserve">develop </w:delText>
        </w:r>
      </w:del>
      <w:ins w:id="249" w:author="Sabrina Russo" w:date="2021-03-01T12:29:00Z">
        <w:r w:rsidR="003A590A">
          <w:t xml:space="preserve">present </w:t>
        </w:r>
      </w:ins>
      <w:r>
        <w:t xml:space="preserve">a new method to simultaneously model non-linear effects of </w:t>
      </w:r>
      <w:commentRangeStart w:id="250"/>
      <w:r>
        <w:t>objectively determined principle</w:t>
      </w:r>
      <w:ins w:id="251" w:author="Paolo Cherubini" w:date="2021-02-19T18:34:00Z">
        <w:r w:rsidR="00A25120">
          <w:t xml:space="preserve"> </w:t>
        </w:r>
        <w:r w:rsidR="00A25120" w:rsidRPr="00A77B43">
          <w:rPr>
            <w:highlight w:val="green"/>
            <w:rPrChange w:id="252" w:author="Paolo Cherubini" w:date="2021-02-19T18:35:00Z">
              <w:rPr/>
            </w:rPrChange>
          </w:rPr>
          <w:t>do you mean "main</w:t>
        </w:r>
        <w:r w:rsidR="00A77B43" w:rsidRPr="00A77B43">
          <w:rPr>
            <w:highlight w:val="green"/>
            <w:rPrChange w:id="253" w:author="Paolo Cherubini" w:date="2021-02-19T18:35:00Z">
              <w:rPr/>
            </w:rPrChange>
          </w:rPr>
          <w:t>"</w:t>
        </w:r>
      </w:ins>
      <w:ins w:id="254" w:author="Paolo Cherubini" w:date="2021-02-19T18:35:00Z">
        <w:r w:rsidR="00687B85">
          <w:rPr>
            <w:highlight w:val="green"/>
          </w:rPr>
          <w:t>, "principal"</w:t>
        </w:r>
        <w:r w:rsidR="00A77B43" w:rsidRPr="00A77B43">
          <w:rPr>
            <w:highlight w:val="green"/>
            <w:rPrChange w:id="255" w:author="Paolo Cherubini" w:date="2021-02-19T18:35:00Z">
              <w:rPr/>
            </w:rPrChange>
          </w:rPr>
          <w:t>?</w:t>
        </w:r>
      </w:ins>
      <w:r>
        <w:t xml:space="preserve"> climate drivers</w:t>
      </w:r>
      <w:commentRangeEnd w:id="250"/>
      <w:r w:rsidR="003A590A">
        <w:rPr>
          <w:rStyle w:val="CommentReference"/>
        </w:rPr>
        <w:commentReference w:id="250"/>
      </w:r>
      <w:r>
        <w:t>, reconstructed tree diameter (</w:t>
      </w:r>
      <m:oMath>
        <m:r>
          <w:rPr>
            <w:rFonts w:ascii="Cambria Math" w:hAnsi="Cambria Math"/>
          </w:rPr>
          <m:t>DBH</m:t>
        </m:r>
        <m:r>
          <w:ins w:id="256" w:author="Paolo Cherubini" w:date="2021-02-19T18:43:00Z">
            <w:rPr>
              <w:rFonts w:ascii="Cambria Math" w:hAnsi="Cambria Math"/>
              <w:highlight w:val="green"/>
              <w:rPrChange w:id="257" w:author="Paolo Cherubini" w:date="2021-02-19T18:44:00Z">
                <w:rPr>
                  <w:rFonts w:ascii="Cambria Math" w:hAnsi="Cambria Math"/>
                </w:rPr>
              </w:rPrChange>
            </w:rPr>
            <m:t>why italics? throughout txt</m:t>
          </w:ins>
        </m:r>
      </m:oMath>
      <w:r>
        <w:t>)</w:t>
      </w:r>
      <w:ins w:id="258" w:author="Paolo Cherubini" w:date="2021-02-18T13:44:00Z">
        <w:r w:rsidR="006D5B2A">
          <w:t xml:space="preserve"> </w:t>
        </w:r>
        <w:r w:rsidR="006D5B2A" w:rsidRPr="006D5B2A">
          <w:rPr>
            <w:highlight w:val="green"/>
            <w:rPrChange w:id="259" w:author="Paolo Cherubini" w:date="2021-02-18T13:44:00Z">
              <w:rPr/>
            </w:rPrChange>
          </w:rPr>
          <w:t>using tree rings?</w:t>
        </w:r>
      </w:ins>
      <w:r>
        <w:t xml:space="preserve">, and </w:t>
      </w:r>
      <w:commentRangeStart w:id="260"/>
      <w:r>
        <w:t xml:space="preserve">year </w:t>
      </w:r>
      <w:commentRangeEnd w:id="260"/>
      <w:r w:rsidR="003A590A">
        <w:rPr>
          <w:rStyle w:val="CommentReference"/>
        </w:rPr>
        <w:commentReference w:id="260"/>
      </w:r>
      <w:r>
        <w:t>in generalized least squares models that account for the temporal autocorrelation inherent to each individual tree’s growth. We appl</w:t>
      </w:r>
      <w:ins w:id="261" w:author="Paolo Cherubini" w:date="2021-02-19T18:36:00Z">
        <w:r w:rsidR="00687B85">
          <w:t>ied</w:t>
        </w:r>
      </w:ins>
      <w:del w:id="262" w:author="Paolo Cherubini" w:date="2021-02-19T18:36:00Z">
        <w:r w:rsidDel="00687B85">
          <w:delText>y</w:delText>
        </w:r>
      </w:del>
      <w:r>
        <w:t xml:space="preserve"> this method to tree-ring data from 3811 trees representing 40 species</w:t>
      </w:r>
      <w:ins w:id="263" w:author="Sabrina Russo" w:date="2021-03-01T12:29:00Z">
        <w:r w:rsidR="003A590A">
          <w:t xml:space="preserve"> o</w:t>
        </w:r>
      </w:ins>
      <w:ins w:id="264" w:author="Sabrina Russo" w:date="2021-03-01T12:30:00Z">
        <w:r w:rsidR="003A590A">
          <w:t>f</w:t>
        </w:r>
      </w:ins>
      <w:ins w:id="265" w:author="Sabrina Russo" w:date="2021-03-01T12:29:00Z">
        <w:r w:rsidR="003A590A">
          <w:t xml:space="preserve"> contrast</w:t>
        </w:r>
      </w:ins>
      <w:ins w:id="266" w:author="Sabrina Russo" w:date="2021-03-01T12:30:00Z">
        <w:r w:rsidR="003A590A">
          <w:t>ing life histories and</w:t>
        </w:r>
      </w:ins>
      <w:r>
        <w:t xml:space="preserve"> </w:t>
      </w:r>
      <w:ins w:id="267" w:author="Tala Awada" w:date="2021-02-28T15:11:00Z">
        <w:r w:rsidR="003923A3">
          <w:t>from multiple forests</w:t>
        </w:r>
        <w:del w:id="268" w:author="Sabrina Russo" w:date="2021-03-01T12:30:00Z">
          <w:r w:rsidR="003923A3" w:rsidDel="003A590A">
            <w:delText xml:space="preserve"> and </w:delText>
          </w:r>
        </w:del>
        <w:del w:id="269" w:author="Sabrina Russo" w:date="2021-03-01T12:29:00Z">
          <w:r w:rsidR="003923A3" w:rsidDel="003A590A">
            <w:delText>tree types</w:delText>
          </w:r>
        </w:del>
        <w:del w:id="270" w:author="Sabrina Russo" w:date="2021-03-01T12:30:00Z">
          <w:r w:rsidR="003923A3" w:rsidDel="003A590A">
            <w:delText>,</w:delText>
          </w:r>
        </w:del>
        <w:r w:rsidR="003923A3">
          <w:t xml:space="preserve"> </w:t>
        </w:r>
      </w:ins>
      <w:r>
        <w:t xml:space="preserve">at ten globally distributed sites. </w:t>
      </w:r>
      <w:commentRangeStart w:id="271"/>
      <w:r>
        <w:t>Our analysis identified similar climate drivers to those obtained via traditional methods.</w:t>
      </w:r>
      <w:commentRangeEnd w:id="271"/>
      <w:r w:rsidR="003A590A">
        <w:rPr>
          <w:rStyle w:val="CommentReference"/>
        </w:rPr>
        <w:commentReference w:id="271"/>
      </w:r>
      <w:r>
        <w:t xml:space="preserve"> Growth responses were predominantly </w:t>
      </w:r>
      <w:r w:rsidRPr="00687B85">
        <w:rPr>
          <w:highlight w:val="cyan"/>
          <w:rPrChange w:id="272" w:author="Paolo Cherubini" w:date="2021-02-19T18:37:00Z">
            <w:rPr/>
          </w:rPrChange>
        </w:rPr>
        <w:t xml:space="preserve">positive to precipitation and </w:t>
      </w:r>
      <w:commentRangeStart w:id="273"/>
      <w:r w:rsidRPr="00687B85">
        <w:rPr>
          <w:highlight w:val="cyan"/>
          <w:rPrChange w:id="274" w:author="Paolo Cherubini" w:date="2021-02-19T18:37:00Z">
            <w:rPr/>
          </w:rPrChange>
        </w:rPr>
        <w:t>negative to temperature</w:t>
      </w:r>
      <w:ins w:id="275" w:author="Paolo Cherubini" w:date="2021-02-18T13:45:00Z">
        <w:r w:rsidR="006D5B2A">
          <w:t xml:space="preserve"> </w:t>
        </w:r>
      </w:ins>
      <w:commentRangeEnd w:id="273"/>
      <w:r w:rsidR="00F00063">
        <w:rPr>
          <w:rStyle w:val="CommentReference"/>
        </w:rPr>
        <w:commentReference w:id="273"/>
      </w:r>
      <w:ins w:id="276" w:author="Paolo Cherubini" w:date="2021-02-18T13:45:00Z">
        <w:r w:rsidR="006D5B2A" w:rsidRPr="006D5B2A">
          <w:rPr>
            <w:highlight w:val="green"/>
            <w:rPrChange w:id="277" w:author="Paolo Cherubini" w:date="2021-02-18T13:46:00Z">
              <w:rPr/>
            </w:rPrChange>
          </w:rPr>
          <w:t>doesn'</w:t>
        </w:r>
      </w:ins>
      <w:ins w:id="278" w:author="Paolo Cherubini" w:date="2021-02-18T13:46:00Z">
        <w:r w:rsidR="006D5B2A" w:rsidRPr="006D5B2A">
          <w:rPr>
            <w:highlight w:val="green"/>
            <w:rPrChange w:id="279" w:author="Paolo Cherubini" w:date="2021-02-18T13:46:00Z">
              <w:rPr/>
            </w:rPrChange>
          </w:rPr>
          <w:t>t depend on the limiting factor at each site?</w:t>
        </w:r>
      </w:ins>
      <w:r>
        <w:t>, with both included in 78% of top models, and with non-linear responses prevalent (</w:t>
      </w:r>
      <w:r>
        <w:rPr>
          <w:i/>
        </w:rPr>
        <w:t>&gt;50%</w:t>
      </w:r>
      <w:r>
        <w:t xml:space="preserve"> of relationships). Growth rates</w:t>
      </w:r>
      <w:ins w:id="280" w:author="Paolo Cherubini" w:date="2021-02-18T13:46:00Z">
        <w:r w:rsidR="006D5B2A">
          <w:t xml:space="preserve"> </w:t>
        </w:r>
      </w:ins>
      <w:r>
        <w:t>–</w:t>
      </w:r>
      <w:ins w:id="281" w:author="Paolo Cherubini" w:date="2021-02-18T13:46:00Z">
        <w:r w:rsidR="006D5B2A">
          <w:t xml:space="preserve"> </w:t>
        </w:r>
      </w:ins>
      <w:del w:id="282" w:author="Paolo Cherubini" w:date="2021-02-18T13:46:00Z">
        <w:r w:rsidDel="006D5B2A">
          <w:delText>expressed as</w:delText>
        </w:r>
      </w:del>
      <w:ins w:id="283" w:author="Paolo Cherubini" w:date="2021-02-18T13:46:00Z">
        <w:r w:rsidR="006D5B2A">
          <w:t>indicated by</w:t>
        </w:r>
      </w:ins>
      <w:r>
        <w:t xml:space="preserve"> ring widths, basal area increments, or biomass </w:t>
      </w:r>
      <w:r>
        <w:lastRenderedPageBreak/>
        <w:t>increments</w:t>
      </w:r>
      <w:ins w:id="284" w:author="Paolo Cherubini" w:date="2021-02-18T13:46:00Z">
        <w:r w:rsidR="006D5B2A">
          <w:t xml:space="preserve"> </w:t>
        </w:r>
      </w:ins>
      <w:r>
        <w:t>–</w:t>
      </w:r>
      <w:ins w:id="285"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86" w:author="Paolo Cherubini" w:date="2021-02-19T18:38:00Z">
        <w:r w:rsidR="00687B85" w:rsidRPr="00687B85">
          <w:rPr>
            <w:highlight w:val="green"/>
            <w:rPrChange w:id="287" w:author="Paolo Cherubini" w:date="2021-02-19T18:39:00Z">
              <w:rPr/>
            </w:rPrChange>
          </w:rPr>
          <w:t>may be should we be more pre</w:t>
        </w:r>
      </w:ins>
      <w:ins w:id="288" w:author="Paolo Cherubini" w:date="2021-02-19T18:39:00Z">
        <w:r w:rsidR="00687B85" w:rsidRPr="00687B85">
          <w:rPr>
            <w:highlight w:val="green"/>
            <w:rPrChange w:id="289" w:author="Paolo Cherubini" w:date="2021-02-19T18:39:00Z">
              <w:rPr/>
            </w:rPrChange>
          </w:rPr>
          <w:t>cise</w:t>
        </w:r>
        <w:r w:rsidR="00687B85">
          <w:rPr>
            <w:highlight w:val="green"/>
          </w:rPr>
          <w:t>? What meteorological parameters</w:t>
        </w:r>
        <w:r w:rsidR="00687B85" w:rsidRPr="00687B85">
          <w:rPr>
            <w:highlight w:val="green"/>
            <w:rPrChange w:id="290" w:author="Paolo Cherubini" w:date="2021-02-19T18:39:00Z">
              <w:rPr/>
            </w:rPrChange>
          </w:rPr>
          <w:t>?</w:t>
        </w:r>
      </w:ins>
      <w:r>
        <w:t xml:space="preserve">were common (44% of cases tested). </w:t>
      </w:r>
      <w:commentRangeStart w:id="291"/>
      <w:r>
        <w:t xml:space="preserve">Accounting for </w:t>
      </w:r>
      <m:oMath>
        <m:r>
          <w:rPr>
            <w:rFonts w:ascii="Cambria Math" w:hAnsi="Cambria Math"/>
          </w:rPr>
          <m:t>DBH</m:t>
        </m:r>
      </m:oMath>
      <w:r>
        <w:t>, growth rate</w:t>
      </w:r>
      <w:ins w:id="292" w:author="Paolo Cherubini" w:date="2021-02-18T13:47:00Z">
        <w:r w:rsidR="008C27EA">
          <w:t>s</w:t>
        </w:r>
      </w:ins>
      <w:r>
        <w:t xml:space="preserve"> varied directionally over time in most species</w:t>
      </w:r>
      <w:ins w:id="293" w:author="Paolo Cherubini" w:date="2021-02-18T13:47:00Z">
        <w:r w:rsidR="008C27EA">
          <w:t xml:space="preserve"> </w:t>
        </w:r>
      </w:ins>
      <w:r>
        <w:t>– declining in 90%</w:t>
      </w:r>
      <w:ins w:id="294" w:author="Paolo Cherubini" w:date="2021-02-18T13:48:00Z">
        <w:r w:rsidR="008C27EA">
          <w:t xml:space="preserve"> </w:t>
        </w:r>
      </w:ins>
      <w:commentRangeEnd w:id="291"/>
      <w:r w:rsidR="00875764">
        <w:rPr>
          <w:rStyle w:val="CommentReference"/>
        </w:rPr>
        <w:commentReference w:id="291"/>
      </w:r>
      <w:ins w:id="295" w:author="Paolo Cherubini" w:date="2021-02-18T13:48:00Z">
        <w:r w:rsidR="008C27EA" w:rsidRPr="008C27EA">
          <w:rPr>
            <w:highlight w:val="green"/>
            <w:rPrChange w:id="296" w:author="Paolo Cherubini" w:date="2021-02-18T13:48:00Z">
              <w:rPr/>
            </w:rPrChange>
          </w:rPr>
          <w:t>not clear</w:t>
        </w:r>
        <w:r w:rsidR="008C27EA">
          <w:t xml:space="preserve"> </w:t>
        </w:r>
        <w:r w:rsidR="008C27EA" w:rsidRPr="008C27EA">
          <w:rPr>
            <w:highlight w:val="green"/>
            <w:rPrChange w:id="297" w:author="Paolo Cherubini" w:date="2021-02-18T13:48:00Z">
              <w:rPr/>
            </w:rPrChange>
          </w:rPr>
          <w:t>of what?</w:t>
        </w:r>
      </w:ins>
      <w:r>
        <w:t>. These trends were largely attributable to successional stand dynamics</w:t>
      </w:r>
      <w:ins w:id="298" w:author="Tala Awada" w:date="2021-02-28T14:35:00Z">
        <w:r w:rsidR="00F00063">
          <w:t xml:space="preserve"> </w:t>
        </w:r>
      </w:ins>
      <w:ins w:id="299" w:author="Tala Awada" w:date="2021-02-28T14:36:00Z">
        <w:r w:rsidR="00F00063">
          <w:t>over time?</w:t>
        </w:r>
      </w:ins>
      <w:ins w:id="300" w:author="Paolo Cherubini" w:date="2021-02-18T13:48:00Z">
        <w:r w:rsidR="00277E0E">
          <w:t xml:space="preserve"> </w:t>
        </w:r>
        <w:r w:rsidR="00277E0E" w:rsidRPr="00277E0E">
          <w:rPr>
            <w:highlight w:val="green"/>
            <w:rPrChange w:id="301" w:author="Paolo Cherubini" w:date="2021-02-18T13:49:00Z">
              <w:rPr/>
            </w:rPrChange>
          </w:rPr>
          <w:t xml:space="preserve">not clear: </w:t>
        </w:r>
      </w:ins>
      <w:ins w:id="302" w:author="Paolo Cherubini" w:date="2021-02-19T18:40:00Z">
        <w:r w:rsidR="00687B85">
          <w:rPr>
            <w:highlight w:val="green"/>
          </w:rPr>
          <w:t>what is that? do you mean a "</w:t>
        </w:r>
      </w:ins>
      <w:ins w:id="303" w:author="Paolo Cherubini" w:date="2021-02-18T13:48:00Z">
        <w:r w:rsidR="00277E0E" w:rsidRPr="00277E0E">
          <w:rPr>
            <w:highlight w:val="green"/>
            <w:rPrChange w:id="304" w:author="Paolo Cherubini" w:date="2021-02-18T13:49:00Z">
              <w:rPr/>
            </w:rPrChange>
          </w:rPr>
          <w:t>succ</w:t>
        </w:r>
      </w:ins>
      <w:ins w:id="305" w:author="Paolo Cherubini" w:date="2021-02-18T13:49:00Z">
        <w:r w:rsidR="00277E0E" w:rsidRPr="00277E0E">
          <w:rPr>
            <w:highlight w:val="green"/>
            <w:rPrChange w:id="306" w:author="Paolo Cherubini" w:date="2021-02-18T13:49:00Z">
              <w:rPr/>
            </w:rPrChange>
          </w:rPr>
          <w:t>essional step</w:t>
        </w:r>
      </w:ins>
      <w:ins w:id="307" w:author="Paolo Cherubini" w:date="2021-02-19T18:40:00Z">
        <w:r w:rsidR="00687B85">
          <w:rPr>
            <w:highlight w:val="green"/>
          </w:rPr>
          <w:t>"</w:t>
        </w:r>
      </w:ins>
      <w:ins w:id="308" w:author="Paolo Cherubini" w:date="2021-02-18T13:49:00Z">
        <w:r w:rsidR="00277E0E" w:rsidRPr="00277E0E">
          <w:rPr>
            <w:highlight w:val="green"/>
            <w:rPrChange w:id="309" w:author="Paolo Cherubini" w:date="2021-02-18T13:49:00Z">
              <w:rPr/>
            </w:rPrChange>
          </w:rPr>
          <w:t>?</w:t>
        </w:r>
      </w:ins>
      <w:r>
        <w:t xml:space="preserve"> as cohorts and stands</w:t>
      </w:r>
      <w:ins w:id="310" w:author="Paolo Cherubini" w:date="2021-02-18T13:49:00Z">
        <w:r w:rsidR="00277E0E">
          <w:t>'</w:t>
        </w:r>
      </w:ins>
      <w:r>
        <w:t xml:space="preserve"> age</w:t>
      </w:r>
      <w:ins w:id="311" w:author="Paolo Cherubini" w:date="2021-02-18T13:49:00Z">
        <w:r w:rsidR="00277E0E" w:rsidRPr="00277E0E">
          <w:rPr>
            <w:highlight w:val="green"/>
            <w:rPrChange w:id="312" w:author="Paolo Cherubini" w:date="2021-02-18T13:49:00Z">
              <w:rPr/>
            </w:rPrChange>
          </w:rPr>
          <w:t>?</w:t>
        </w:r>
      </w:ins>
      <w:r>
        <w:t>, which remain challenging to parse from global change drivers</w:t>
      </w:r>
      <w:ins w:id="313" w:author="Paolo Cherubini" w:date="2021-02-18T13:49:00Z">
        <w:r w:rsidR="00277E0E">
          <w:t xml:space="preserve"> </w:t>
        </w:r>
        <w:r w:rsidR="00277E0E" w:rsidRPr="00277E0E">
          <w:rPr>
            <w:highlight w:val="green"/>
            <w:rPrChange w:id="314" w:author="Paolo Cherubini" w:date="2021-02-18T13:49:00Z">
              <w:rPr/>
            </w:rPrChange>
          </w:rPr>
          <w:t>not so clear</w:t>
        </w:r>
      </w:ins>
      <w:r>
        <w:t xml:space="preserve">. </w:t>
      </w:r>
      <w:ins w:id="315" w:author="Paolo Cherubini" w:date="2021-02-19T18:41:00Z">
        <w:r w:rsidR="00687B85">
          <w:t xml:space="preserve">Our method </w:t>
        </w:r>
        <w:r w:rsidR="00687B85" w:rsidRPr="00687B85">
          <w:rPr>
            <w:highlight w:val="cyan"/>
            <w:rPrChange w:id="316" w:author="Paolo Cherubini" w:date="2021-02-19T18:42:00Z">
              <w:rPr/>
            </w:rPrChange>
          </w:rPr>
          <w:t>i</w:t>
        </w:r>
      </w:ins>
      <w:del w:id="317" w:author="Paolo Cherubini" w:date="2021-02-19T18:41:00Z">
        <w:r w:rsidRPr="00687B85" w:rsidDel="00687B85">
          <w:rPr>
            <w:highlight w:val="cyan"/>
            <w:rPrChange w:id="318" w:author="Paolo Cherubini" w:date="2021-02-19T18:42:00Z">
              <w:rPr/>
            </w:rPrChange>
          </w:rPr>
          <w:delText>A</w:delText>
        </w:r>
      </w:del>
      <w:r w:rsidRPr="00687B85">
        <w:rPr>
          <w:highlight w:val="cyan"/>
          <w:rPrChange w:id="319" w:author="Paolo Cherubini" w:date="2021-02-19T18:42:00Z">
            <w:rPr/>
          </w:rPrChange>
        </w:rPr>
        <w:t>s a rigorous analytical framework</w:t>
      </w:r>
      <w:ins w:id="320" w:author="Paolo Cherubini" w:date="2021-02-19T18:42:00Z">
        <w:r w:rsidR="00687B85" w:rsidRPr="00687B85">
          <w:rPr>
            <w:highlight w:val="green"/>
            <w:rPrChange w:id="321" w:author="Paolo Cherubini" w:date="2021-02-19T18:42:00Z">
              <w:rPr>
                <w:highlight w:val="cyan"/>
              </w:rPr>
            </w:rPrChange>
          </w:rPr>
          <w:t>is it  a method really</w:t>
        </w:r>
      </w:ins>
      <w:ins w:id="322" w:author="Paolo Cherubini" w:date="2021-02-19T18:43:00Z">
        <w:r w:rsidR="00687B85">
          <w:rPr>
            <w:highlight w:val="green"/>
          </w:rPr>
          <w:t xml:space="preserve"> a framework?</w:t>
        </w:r>
      </w:ins>
      <w:ins w:id="323" w:author="Paolo Cherubini" w:date="2021-02-19T18:42:00Z">
        <w:r w:rsidR="00687B85" w:rsidRPr="00687B85">
          <w:rPr>
            <w:rPrChange w:id="324" w:author="Paolo Cherubini" w:date="2021-02-19T18:42:00Z">
              <w:rPr>
                <w:highlight w:val="cyan"/>
              </w:rPr>
            </w:rPrChange>
          </w:rPr>
          <w:t xml:space="preserve"> </w:t>
        </w:r>
      </w:ins>
      <w:r>
        <w:t xml:space="preserve"> for statistically modeling tree</w:t>
      </w:r>
      <w:ins w:id="325" w:author="Paolo Cherubini" w:date="2021-02-18T13:50:00Z">
        <w:r w:rsidR="00277E0E">
          <w:t>-</w:t>
        </w:r>
      </w:ins>
      <w:del w:id="326"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27" w:author="Sabrina Russo" w:date="2021-03-01T12:38:00Z">
        <w:r w:rsidDel="00703926">
          <w:delText>and year in nonlinear models</w:delText>
        </w:r>
      </w:del>
      <w:ins w:id="328" w:author="Sabrina Russo" w:date="2021-03-01T12:38:00Z">
        <w:r w:rsidR="00703926">
          <w:t>while accounting for temporal variation and nonlinear responses</w:t>
        </w:r>
      </w:ins>
      <w:r>
        <w:t xml:space="preserve">, </w:t>
      </w:r>
      <w:del w:id="329" w:author="Paolo Cherubini" w:date="2021-02-19T18:41:00Z">
        <w:r w:rsidDel="00687B85">
          <w:delText xml:space="preserve">our method </w:delText>
        </w:r>
      </w:del>
      <w:ins w:id="330" w:author="Paolo Cherubini" w:date="2021-02-19T18:41:00Z">
        <w:r w:rsidR="00687B85">
          <w:t xml:space="preserve">and </w:t>
        </w:r>
      </w:ins>
      <w:r>
        <w:t xml:space="preserve">provides a parsimonious approach for characterizing multiple interacting </w:t>
      </w:r>
      <w:commentRangeStart w:id="331"/>
      <w:ins w:id="332" w:author="Tala Awada" w:date="2021-02-28T14:36:00Z">
        <w:r w:rsidR="00F00063">
          <w:t xml:space="preserve">abiotic </w:t>
        </w:r>
      </w:ins>
      <w:commentRangeEnd w:id="331"/>
      <w:r w:rsidR="00703926">
        <w:rPr>
          <w:rStyle w:val="CommentReference"/>
        </w:rPr>
        <w:commentReference w:id="331"/>
      </w:r>
      <w:r>
        <w:t xml:space="preserve">drivers of tree growth, </w:t>
      </w:r>
      <w:del w:id="333" w:author="Tala Awada" w:date="2021-02-28T14:39:00Z">
        <w:r w:rsidRPr="005A1BAF" w:rsidDel="0034427E">
          <w:rPr>
            <w:highlight w:val="cyan"/>
            <w:rPrChange w:id="334" w:author="Paolo Cherubini" w:date="2021-02-19T18:45:00Z">
              <w:rPr/>
            </w:rPrChange>
          </w:rPr>
          <w:delText>opening the door for</w:delText>
        </w:r>
      </w:del>
      <w:ins w:id="335" w:author="Tala Awada" w:date="2021-02-28T14:39:00Z">
        <w:r w:rsidR="0034427E">
          <w:rPr>
            <w:highlight w:val="cyan"/>
          </w:rPr>
          <w:t>introducing</w:t>
        </w:r>
      </w:ins>
      <w:r w:rsidRPr="005A1BAF">
        <w:rPr>
          <w:highlight w:val="cyan"/>
          <w:rPrChange w:id="336" w:author="Paolo Cherubini" w:date="2021-02-19T18:45:00Z">
            <w:rPr/>
          </w:rPrChange>
        </w:rPr>
        <w:t xml:space="preserve"> novel </w:t>
      </w:r>
      <w:ins w:id="337" w:author="Tala Awada" w:date="2021-02-28T14:39:00Z">
        <w:r w:rsidR="0034427E">
          <w:rPr>
            <w:highlight w:val="cyan"/>
          </w:rPr>
          <w:t>approach</w:t>
        </w:r>
      </w:ins>
      <w:del w:id="338" w:author="Tala Awada" w:date="2021-02-28T14:39:00Z">
        <w:r w:rsidRPr="005A1BAF" w:rsidDel="0034427E">
          <w:rPr>
            <w:highlight w:val="cyan"/>
            <w:rPrChange w:id="339" w:author="Paolo Cherubini" w:date="2021-02-19T18:45:00Z">
              <w:rPr/>
            </w:rPrChange>
          </w:rPr>
          <w:delText>analyses</w:delText>
        </w:r>
      </w:del>
      <w:r w:rsidRPr="005A1BAF">
        <w:rPr>
          <w:highlight w:val="cyan"/>
          <w:rPrChange w:id="340" w:author="Paolo Cherubini" w:date="2021-02-19T18:45:00Z">
            <w:rPr/>
          </w:rPrChange>
        </w:rPr>
        <w:t xml:space="preserve"> using tree</w:t>
      </w:r>
      <w:ins w:id="341" w:author="Paolo Cherubini" w:date="2021-02-18T15:27:00Z">
        <w:r w:rsidR="000B1B8D" w:rsidRPr="005A1BAF">
          <w:rPr>
            <w:highlight w:val="cyan"/>
            <w:rPrChange w:id="342" w:author="Paolo Cherubini" w:date="2021-02-19T18:45:00Z">
              <w:rPr/>
            </w:rPrChange>
          </w:rPr>
          <w:t xml:space="preserve"> </w:t>
        </w:r>
      </w:ins>
      <w:del w:id="343" w:author="Paolo Cherubini" w:date="2021-02-18T15:27:00Z">
        <w:r w:rsidRPr="005A1BAF" w:rsidDel="000B1B8D">
          <w:rPr>
            <w:highlight w:val="cyan"/>
            <w:rPrChange w:id="344" w:author="Paolo Cherubini" w:date="2021-02-19T18:45:00Z">
              <w:rPr/>
            </w:rPrChange>
          </w:rPr>
          <w:delText>-</w:delText>
        </w:r>
      </w:del>
      <w:r w:rsidRPr="005A1BAF">
        <w:rPr>
          <w:highlight w:val="cyan"/>
          <w:rPrChange w:id="345" w:author="Paolo Cherubini" w:date="2021-02-19T18:45:00Z">
            <w:rPr/>
          </w:rPrChange>
        </w:rPr>
        <w:t xml:space="preserve">rings to </w:t>
      </w:r>
      <w:del w:id="346" w:author="Tala Awada" w:date="2021-02-28T14:39:00Z">
        <w:r w:rsidRPr="005A1BAF" w:rsidDel="0034427E">
          <w:rPr>
            <w:highlight w:val="cyan"/>
            <w:rPrChange w:id="347" w:author="Paolo Cherubini" w:date="2021-02-19T18:45:00Z">
              <w:rPr/>
            </w:rPrChange>
          </w:rPr>
          <w:delText xml:space="preserve">improve </w:delText>
        </w:r>
      </w:del>
      <w:ins w:id="348" w:author="Tala Awada" w:date="2021-02-28T14:39:00Z">
        <w:r w:rsidR="0034427E">
          <w:rPr>
            <w:highlight w:val="cyan"/>
          </w:rPr>
          <w:t>enhance</w:t>
        </w:r>
        <w:r w:rsidR="0034427E" w:rsidRPr="005A1BAF">
          <w:rPr>
            <w:highlight w:val="cyan"/>
            <w:rPrChange w:id="349" w:author="Paolo Cherubini" w:date="2021-02-19T18:45:00Z">
              <w:rPr/>
            </w:rPrChange>
          </w:rPr>
          <w:t xml:space="preserve"> </w:t>
        </w:r>
      </w:ins>
      <w:r w:rsidRPr="005A1BAF">
        <w:rPr>
          <w:highlight w:val="cyan"/>
          <w:rPrChange w:id="350" w:author="Paolo Cherubini" w:date="2021-02-19T18:45:00Z">
            <w:rPr/>
          </w:rPrChange>
        </w:rPr>
        <w:t xml:space="preserve">our understanding of forest responses to global </w:t>
      </w:r>
      <w:commentRangeStart w:id="351"/>
      <w:r w:rsidRPr="005A1BAF">
        <w:rPr>
          <w:highlight w:val="cyan"/>
          <w:rPrChange w:id="352" w:author="Paolo Cherubini" w:date="2021-02-19T18:45:00Z">
            <w:rPr/>
          </w:rPrChange>
        </w:rPr>
        <w:t>change</w:t>
      </w:r>
      <w:ins w:id="353" w:author="Paolo Cherubini" w:date="2021-02-19T18:45:00Z">
        <w:r w:rsidR="005A1BAF" w:rsidRPr="005A1BAF">
          <w:rPr>
            <w:highlight w:val="green"/>
            <w:rPrChange w:id="354" w:author="Paolo Cherubini" w:date="2021-02-19T18:45:00Z">
              <w:rPr>
                <w:highlight w:val="cyan"/>
              </w:rPr>
            </w:rPrChange>
          </w:rPr>
          <w:t>maybe more concrete final statement</w:t>
        </w:r>
      </w:ins>
      <w:commentRangeEnd w:id="351"/>
      <w:r w:rsidR="00703926">
        <w:rPr>
          <w:rStyle w:val="CommentReference"/>
        </w:rPr>
        <w:commentReference w:id="351"/>
      </w:r>
      <w:ins w:id="355" w:author="Paolo Cherubini" w:date="2021-02-19T18:45:00Z">
        <w:r w:rsidR="005A1BAF" w:rsidRPr="005A1BAF">
          <w:rPr>
            <w:highlight w:val="green"/>
            <w:rPrChange w:id="356" w:author="Paolo Cherubini" w:date="2021-02-19T18:45:00Z">
              <w:rPr>
                <w:highlight w:val="cyan"/>
              </w:rPr>
            </w:rPrChange>
          </w:rPr>
          <w:t>?</w:t>
        </w:r>
      </w:ins>
      <w:r>
        <w:t>.</w:t>
      </w:r>
    </w:p>
    <w:p w14:paraId="1DB46774" w14:textId="77777777" w:rsidR="003F2ACD" w:rsidRDefault="00DA0D81">
      <w:pPr>
        <w:pStyle w:val="BodyText"/>
        <w:spacing w:line="480" w:lineRule="auto"/>
        <w:pPrChange w:id="357" w:author="Paolo Cherubini" w:date="2021-02-19T18:49:00Z">
          <w:pPr>
            <w:pStyle w:val="BodyText"/>
          </w:pPr>
        </w:pPrChange>
      </w:pPr>
      <w:r>
        <w:rPr>
          <w:b/>
        </w:rPr>
        <w:t>Keywords</w:t>
      </w:r>
      <w:r>
        <w:t>:</w:t>
      </w:r>
      <w:ins w:id="358" w:author="Paolo Cherubini" w:date="2021-02-19T18:46:00Z">
        <w:r w:rsidR="00CE4C63">
          <w:t xml:space="preserve"> tree</w:t>
        </w:r>
      </w:ins>
      <w:ins w:id="359" w:author="Paolo Cherubini" w:date="2021-02-19T18:47:00Z">
        <w:r w:rsidR="00CE4C63">
          <w:t xml:space="preserve"> </w:t>
        </w:r>
      </w:ins>
      <w:ins w:id="360" w:author="Paolo Cherubini" w:date="2021-02-19T18:46:00Z">
        <w:r w:rsidR="00CE4C63">
          <w:t>ring</w:t>
        </w:r>
      </w:ins>
      <w:ins w:id="361" w:author="Paolo Cherubini" w:date="2021-02-19T18:47:00Z">
        <w:r w:rsidR="00CE4C63">
          <w:t xml:space="preserve">s; </w:t>
        </w:r>
      </w:ins>
      <w:del w:id="362" w:author="Paolo Cherubini" w:date="2021-02-19T18:46:00Z">
        <w:r w:rsidDel="00CE4C63">
          <w:delText xml:space="preserve"> climate sensitivity;</w:delText>
        </w:r>
      </w:del>
      <w:r>
        <w:t xml:space="preserve"> </w:t>
      </w:r>
      <w:ins w:id="363" w:author="Paolo Cherubini" w:date="2021-02-19T18:46:00Z">
        <w:r w:rsidR="00CE4C63">
          <w:t xml:space="preserve">tree </w:t>
        </w:r>
      </w:ins>
      <w:r>
        <w:t>diameter; environmental change;</w:t>
      </w:r>
      <w:ins w:id="364" w:author="Paolo Cherubini" w:date="2021-02-19T18:46:00Z">
        <w:r w:rsidR="00CE4C63">
          <w:t xml:space="preserve"> climate sensitivity; </w:t>
        </w:r>
      </w:ins>
      <w:r>
        <w:t xml:space="preserve"> Forest Global Earth Observatory (ForestGEO); generalized least squares (GLS); nonlinear</w:t>
      </w:r>
      <w:del w:id="365" w:author="Paolo Cherubini" w:date="2021-02-19T18:46:00Z">
        <w:r w:rsidDel="00CE4C63">
          <w:delText>; tree-ring</w:delText>
        </w:r>
      </w:del>
    </w:p>
    <w:p w14:paraId="2CF1A0E9" w14:textId="77777777" w:rsidR="003F2ACD" w:rsidRDefault="00DA0D81">
      <w:pPr>
        <w:spacing w:line="480" w:lineRule="auto"/>
        <w:pPrChange w:id="366" w:author="Paolo Cherubini" w:date="2021-02-19T18:49:00Z">
          <w:pPr/>
        </w:pPrChange>
      </w:pPr>
      <w:r>
        <w:br w:type="page"/>
      </w:r>
    </w:p>
    <w:p w14:paraId="4CB6E755" w14:textId="77777777" w:rsidR="003F2ACD" w:rsidRDefault="00DA0D81">
      <w:pPr>
        <w:pStyle w:val="Heading1"/>
        <w:spacing w:line="480" w:lineRule="auto"/>
        <w:pPrChange w:id="367" w:author="Paolo Cherubini" w:date="2021-02-19T18:49:00Z">
          <w:pPr>
            <w:pStyle w:val="Heading1"/>
          </w:pPr>
        </w:pPrChange>
      </w:pPr>
      <w:bookmarkStart w:id="368" w:name="Introduction"/>
      <w:bookmarkEnd w:id="206"/>
      <w:r>
        <w:lastRenderedPageBreak/>
        <w:t>Introduction</w:t>
      </w:r>
    </w:p>
    <w:p w14:paraId="1E698351" w14:textId="77777777" w:rsidR="00910100" w:rsidRDefault="00DA0D81">
      <w:pPr>
        <w:pStyle w:val="FirstParagraph"/>
        <w:spacing w:line="480" w:lineRule="auto"/>
        <w:rPr>
          <w:ins w:id="369" w:author="Sabrina Russo" w:date="2021-03-01T14:21:00Z"/>
        </w:rPr>
      </w:pPr>
      <w:r>
        <w:t>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w:t>
      </w:r>
      <w:ins w:id="370" w:author="Paolo Cherubini" w:date="2021-02-22T12:04:00Z">
        <w:r w:rsidR="00424840">
          <w:t xml:space="preserve"> long-term</w:t>
        </w:r>
      </w:ins>
      <w:r>
        <w:t xml:space="preserve"> interannual climate sensitivity of tree growth (Bräker, 2002; Fritts, 1976) and how it </w:t>
      </w:r>
      <w:del w:id="371" w:author="Sabrina Russo" w:date="2021-03-01T13:02:00Z">
        <w:r w:rsidDel="00970311">
          <w:delText xml:space="preserve">is </w:delText>
        </w:r>
      </w:del>
      <w:r>
        <w:t>changing</w:t>
      </w:r>
      <w:ins w:id="372" w:author="Sabrina Russo" w:date="2021-03-01T13:02:00Z">
        <w:r w:rsidR="00970311">
          <w:t xml:space="preserve"> through time</w:t>
        </w:r>
      </w:ins>
      <w:r>
        <w:t xml:space="preserve"> (Babst et al., 2019; Maxwell et al., 2016; Sniderhan &amp; Baltzer, 2016; Wilmking et al., 2020). Combined with forest censuses</w:t>
      </w:r>
      <w:ins w:id="373" w:author="Paolo Cherubini" w:date="2021-02-22T12:05:00Z">
        <w:r w:rsidR="00424840" w:rsidRPr="00424840">
          <w:rPr>
            <w:highlight w:val="green"/>
            <w:rPrChange w:id="374" w:author="Paolo Cherubini" w:date="2021-02-22T12:05:00Z">
              <w:rPr/>
            </w:rPrChange>
          </w:rPr>
          <w:t>surveys</w:t>
        </w:r>
        <w:r w:rsidR="00424840">
          <w:rPr>
            <w:highlight w:val="green"/>
          </w:rPr>
          <w:t xml:space="preserve"> ?maybe better?</w:t>
        </w:r>
      </w:ins>
      <w:r>
        <w:t xml:space="preserve">, they can be used to estimate forest woody productivity (Davis et al., 2009; Dye et al., 2016; </w:t>
      </w:r>
      <w:commentRangeStart w:id="375"/>
      <m:oMath>
        <m:r>
          <w:rPr>
            <w:rFonts w:ascii="Cambria Math" w:hAnsi="Cambria Math"/>
          </w:rPr>
          <m:t>ANP</m:t>
        </m:r>
        <w:commentRangeEnd w:id="375"/>
        <m:r>
          <m:rPr>
            <m:sty m:val="p"/>
          </m:rPr>
          <w:rPr>
            <w:rStyle w:val="CommentReference"/>
          </w:rPr>
          <w:commentReference w:id="375"/>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376" w:author="Sabrina Russo" w:date="2021-03-01T13:01:00Z">
        <w:r w:rsidDel="00970311">
          <w:delText xml:space="preserve">They </w:delText>
        </w:r>
      </w:del>
      <w:ins w:id="377" w:author="Sabrina Russo" w:date="2021-03-01T13:01:00Z">
        <w:r w:rsidR="00970311">
          <w:t>T</w:t>
        </w:r>
      </w:ins>
      <w:ins w:id="378" w:author="Sabrina Russo" w:date="2021-03-01T13:02:00Z">
        <w:r w:rsidR="00970311">
          <w:t>ree rings</w:t>
        </w:r>
      </w:ins>
      <w:ins w:id="379" w:author="Sabrina Russo" w:date="2021-03-01T13:01:00Z">
        <w:r w:rsidR="00970311">
          <w:t xml:space="preserve"> </w:t>
        </w:r>
      </w:ins>
      <w:r>
        <w:t>also provide the long-term perspective critical to understanding how slowly changing environmental drivers</w:t>
      </w:r>
      <w:ins w:id="380" w:author="Sabrina Russo" w:date="2021-03-01T13:03:00Z">
        <w:r w:rsidR="00970311">
          <w:t>,</w:t>
        </w:r>
      </w:ins>
      <w:r>
        <w:t xml:space="preserve"> including rising atmospheric carbon dioxide (CO</w:t>
      </w:r>
      <w:r>
        <w:rPr>
          <w:vertAlign w:val="subscript"/>
        </w:rPr>
        <w:t>2</w:t>
      </w:r>
      <w:r>
        <w:t xml:space="preserve">) and </w:t>
      </w:r>
      <w:commentRangeStart w:id="381"/>
      <w:del w:id="382" w:author="Sabrina Russo" w:date="2021-03-01T13:03:00Z">
        <w:r w:rsidDel="00970311">
          <w:delText xml:space="preserve">directional </w:delText>
        </w:r>
        <w:commentRangeEnd w:id="381"/>
        <w:r w:rsidR="00970311" w:rsidDel="00970311">
          <w:rPr>
            <w:rStyle w:val="CommentReference"/>
          </w:rPr>
          <w:commentReference w:id="381"/>
        </w:r>
        <w:r w:rsidDel="00970311">
          <w:delText>climate</w:delText>
        </w:r>
      </w:del>
      <w:ins w:id="383" w:author="Sabrina Russo" w:date="2021-03-01T13:03:00Z">
        <w:r w:rsidR="00970311">
          <w:t xml:space="preserve">other </w:t>
        </w:r>
        <w:commentRangeStart w:id="384"/>
        <w:r w:rsidR="00970311">
          <w:t>anthropogenic and natural</w:t>
        </w:r>
      </w:ins>
      <w:r>
        <w:t xml:space="preserve"> </w:t>
      </w:r>
      <w:commentRangeEnd w:id="384"/>
      <w:r w:rsidR="00970311">
        <w:rPr>
          <w:rStyle w:val="CommentReference"/>
        </w:rPr>
        <w:commentReference w:id="384"/>
      </w:r>
      <w:r>
        <w:t>change</w:t>
      </w:r>
      <w:ins w:id="385"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386" w:author="Sabrina Russo" w:date="2021-03-01T13:04:00Z">
        <w:r w:rsidDel="00970311">
          <w:delText xml:space="preserve">climate </w:delText>
        </w:r>
      </w:del>
      <w:commentRangeStart w:id="387"/>
      <w:ins w:id="388" w:author="Sabrina Russo" w:date="2021-03-01T13:04:00Z">
        <w:r w:rsidR="00970311">
          <w:t xml:space="preserve">anthropogenic </w:t>
        </w:r>
        <w:commentRangeEnd w:id="387"/>
        <w:r w:rsidR="00970311">
          <w:rPr>
            <w:rStyle w:val="CommentReference"/>
          </w:rPr>
          <w:commentReference w:id="387"/>
        </w:r>
      </w:ins>
      <w:r>
        <w:t xml:space="preserve">change, </w:t>
      </w:r>
      <w:del w:id="389" w:author="Sabrina Russo" w:date="2021-03-01T13:05:00Z">
        <w:r w:rsidDel="00970311">
          <w:delText xml:space="preserve">and </w:delText>
        </w:r>
      </w:del>
      <w:ins w:id="390" w:author="Sabrina Russo" w:date="2021-03-01T13:05:00Z">
        <w:r w:rsidR="00970311">
          <w:t>particularly to climate change, which would help</w:t>
        </w:r>
      </w:ins>
      <w:del w:id="391" w:author="Sabrina Russo" w:date="2021-03-01T13:05:00Z">
        <w:r w:rsidDel="00970311">
          <w:delText>thereby</w:delText>
        </w:r>
      </w:del>
      <w:r>
        <w:t xml:space="preserve"> reduc</w:t>
      </w:r>
      <w:ins w:id="392" w:author="Sabrina Russo" w:date="2021-03-01T13:05:00Z">
        <w:r w:rsidR="00970311">
          <w:t>e</w:t>
        </w:r>
      </w:ins>
      <w:del w:id="393" w:author="Sabrina Russo" w:date="2021-03-01T13:05:00Z">
        <w:r w:rsidDel="00970311">
          <w:delText>ing</w:delText>
        </w:r>
      </w:del>
      <w:r>
        <w:t xml:space="preserve"> the enormous uncertainty surrounding future contributions of Earth’s forests to the global carbon cycle (Friedlingstein et al., 2006). </w:t>
      </w:r>
    </w:p>
    <w:p w14:paraId="1FD575CE" w14:textId="3D91E2F9" w:rsidR="003F2ACD" w:rsidDel="00910100" w:rsidRDefault="00DA0D81">
      <w:pPr>
        <w:pStyle w:val="FirstParagraph"/>
        <w:spacing w:line="480" w:lineRule="auto"/>
        <w:ind w:firstLine="720"/>
        <w:rPr>
          <w:del w:id="394" w:author="Sabrina Russo" w:date="2021-03-01T14:23:00Z"/>
        </w:rPr>
        <w:pPrChange w:id="395" w:author="Sabrina Russo" w:date="2021-03-01T14:21:00Z">
          <w:pPr>
            <w:pStyle w:val="FirstParagraph"/>
          </w:pPr>
        </w:pPrChange>
      </w:pPr>
      <w:commentRangeStart w:id="396"/>
      <w:del w:id="397" w:author="Sabrina Russo" w:date="2021-03-01T14:24:00Z">
        <w:r w:rsidDel="00910100">
          <w:delText>Yet, c</w:delText>
        </w:r>
      </w:del>
      <w:ins w:id="398" w:author="Sabrina Russo" w:date="2021-03-01T14:24:00Z">
        <w:r w:rsidR="00910100">
          <w:t>C</w:t>
        </w:r>
      </w:ins>
      <w:r>
        <w:t xml:space="preserve">ollection and analysis of dendrochronological records has traditionally been optimized to detect climate signals rather than to </w:t>
      </w:r>
      <w:commentRangeStart w:id="399"/>
      <w:r>
        <w:t xml:space="preserve">predict forest productivity, its climate sensitivity, and how it may be changing </w:t>
      </w:r>
      <w:commentRangeEnd w:id="399"/>
      <w:r w:rsidR="00970311">
        <w:rPr>
          <w:rStyle w:val="CommentReference"/>
        </w:rPr>
        <w:commentReference w:id="399"/>
      </w:r>
      <w:r>
        <w:t xml:space="preserve">(Babst et al., 2018; Cherubini et al., 1998; Klesse et al., 2018; Nehrbass-Ahles et al., 2014; Wilmking et al., 2020). As a result, prevailing approaches hold a number of </w:t>
      </w:r>
      <w:r>
        <w:lastRenderedPageBreak/>
        <w:t>limitations for using tree</w:t>
      </w:r>
      <w:ins w:id="400" w:author="Paolo Cherubini" w:date="2021-02-18T15:34:00Z">
        <w:r w:rsidR="004B71AC">
          <w:t xml:space="preserve"> </w:t>
        </w:r>
      </w:ins>
      <w:del w:id="401" w:author="Paolo Cherubini" w:date="2021-02-18T15:34:00Z">
        <w:r w:rsidDel="004B71AC">
          <w:delText>-</w:delText>
        </w:r>
      </w:del>
      <w:r>
        <w:t>rings to address pressing questions concerning forest productivity in the current era of rapid environmental change.</w:t>
      </w:r>
      <w:ins w:id="402" w:author="Paolo Cherubini" w:date="2021-02-22T12:07:00Z">
        <w:r w:rsidR="00590887">
          <w:t xml:space="preserve"> </w:t>
        </w:r>
      </w:ins>
      <w:commentRangeEnd w:id="396"/>
      <w:r w:rsidR="00970311">
        <w:rPr>
          <w:rStyle w:val="CommentReference"/>
        </w:rPr>
        <w:commentReference w:id="396"/>
      </w:r>
      <w:ins w:id="403" w:author="Paolo Cherubini" w:date="2021-02-22T12:07:00Z">
        <w:r w:rsidR="00590887" w:rsidRPr="00590887">
          <w:rPr>
            <w:highlight w:val="green"/>
            <w:rPrChange w:id="404" w:author="Paolo Cherubini" w:date="2021-02-22T12:07:00Z">
              <w:rPr/>
            </w:rPrChange>
          </w:rPr>
          <w:t>absolutely right!</w:t>
        </w:r>
      </w:ins>
      <w:ins w:id="405"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06" w:author="Paolo Cherubini" w:date="2021-02-22T12:11:00Z">
            <w:rPr/>
          </w:rPrChange>
        </w:rPr>
        <w:pPrChange w:id="407" w:author="Sabrina Russo" w:date="2021-03-01T14:23:00Z">
          <w:pPr>
            <w:pStyle w:val="BodyText"/>
          </w:pPr>
        </w:pPrChange>
      </w:pPr>
      <w:ins w:id="408" w:author="Sabrina Russo" w:date="2021-03-01T14:20:00Z">
        <w:r>
          <w:t>A</w:t>
        </w:r>
      </w:ins>
      <w:ins w:id="409" w:author="Sabrina Russo" w:date="2021-03-01T13:13:00Z">
        <w:r w:rsidR="0019106C">
          <w:t xml:space="preserve"> goal of traditional d</w:t>
        </w:r>
      </w:ins>
      <w:del w:id="410" w:author="Sabrina Russo" w:date="2021-03-01T13:13:00Z">
        <w:r w:rsidR="00DA0D81" w:rsidDel="0019106C">
          <w:delText>D</w:delText>
        </w:r>
      </w:del>
      <w:r w:rsidR="00DA0D81">
        <w:t xml:space="preserve">endrochronological methods to characterize the climate sensitivity of tree growth </w:t>
      </w:r>
      <w:ins w:id="411" w:author="Sabrina Russo" w:date="2021-03-01T13:13:00Z">
        <w:r w:rsidR="0019106C">
          <w:t xml:space="preserve">has </w:t>
        </w:r>
      </w:ins>
      <w:del w:id="412" w:author="Sabrina Russo" w:date="2021-03-01T13:13:00Z">
        <w:r w:rsidR="00DA0D81" w:rsidDel="0019106C">
          <w:delText xml:space="preserve">have </w:delText>
        </w:r>
      </w:del>
      <w:commentRangeStart w:id="413"/>
      <w:r w:rsidR="00DA0D81">
        <w:t xml:space="preserve">been </w:t>
      </w:r>
      <w:del w:id="414" w:author="Sabrina Russo" w:date="2021-03-01T13:13:00Z">
        <w:r w:rsidR="00DA0D81" w:rsidDel="0019106C">
          <w:delText xml:space="preserve">optimized </w:delText>
        </w:r>
      </w:del>
      <w:r w:rsidR="00DA0D81">
        <w:t xml:space="preserve">to obtain the strongest possible climate signal </w:t>
      </w:r>
      <w:commentRangeEnd w:id="413"/>
      <w:r>
        <w:rPr>
          <w:rStyle w:val="CommentReference"/>
        </w:rPr>
        <w:commentReference w:id="413"/>
      </w:r>
      <w:r w:rsidR="00DA0D81">
        <w:t>for climate reconstructions</w:t>
      </w:r>
      <w:commentRangeStart w:id="415"/>
      <w:commentRangeEnd w:id="415"/>
      <w:ins w:id="416" w:author="Sabrina Russo" w:date="2021-03-01T13:13:00Z">
        <w:r w:rsidR="0019106C">
          <w:rPr>
            <w:rStyle w:val="CommentReference"/>
          </w:rPr>
          <w:commentReference w:id="415"/>
        </w:r>
        <w:r w:rsidR="0019106C">
          <w:t>.</w:t>
        </w:r>
      </w:ins>
      <w:r w:rsidR="00DA0D81">
        <w:t xml:space="preserve">, </w:t>
      </w:r>
      <w:del w:id="417" w:author="Sabrina Russo" w:date="2021-03-01T14:43:00Z">
        <w:r w:rsidR="00DA0D81" w:rsidDel="00500840">
          <w:delText xml:space="preserve">but </w:delText>
        </w:r>
        <w:commentRangeStart w:id="418"/>
        <w:r w:rsidR="00DA0D81" w:rsidDel="00500840">
          <w:delText xml:space="preserve">face limitations when it comes to characterizing the climate sensitivity of individual trees or </w:delText>
        </w:r>
      </w:del>
      <w:ins w:id="419" w:author="Tala Awada" w:date="2021-02-28T14:46:00Z">
        <w:del w:id="420"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21" w:author="Sabrina Russo" w:date="2021-03-01T14:43:00Z">
            <w:rPr>
              <w:rFonts w:ascii="Cambria Math" w:hAnsi="Cambria Math"/>
            </w:rPr>
            <m:t>ANP</m:t>
          </w:del>
        </m:r>
        <m:sSub>
          <m:sSubPr>
            <m:ctrlPr>
              <w:del w:id="422" w:author="Sabrina Russo" w:date="2021-03-01T14:43:00Z">
                <w:rPr>
                  <w:rFonts w:ascii="Cambria Math" w:hAnsi="Cambria Math"/>
                </w:rPr>
              </w:del>
            </m:ctrlPr>
          </m:sSubPr>
          <m:e>
            <m:r>
              <w:del w:id="423" w:author="Sabrina Russo" w:date="2021-03-01T14:43:00Z">
                <w:rPr>
                  <w:rFonts w:ascii="Cambria Math" w:hAnsi="Cambria Math"/>
                </w:rPr>
                <m:t>P</m:t>
              </w:del>
            </m:r>
          </m:e>
          <m:sub>
            <m:r>
              <w:del w:id="424" w:author="Sabrina Russo" w:date="2021-03-01T14:43:00Z">
                <w:rPr>
                  <w:rFonts w:ascii="Cambria Math" w:hAnsi="Cambria Math"/>
                </w:rPr>
                <m:t>woody</m:t>
              </w:del>
            </m:r>
          </m:sub>
        </m:sSub>
        <m:r>
          <w:ins w:id="425" w:author="Tala Awada" w:date="2021-02-28T14:46:00Z">
            <w:del w:id="426" w:author="Sabrina Russo" w:date="2021-03-01T14:43:00Z">
              <w:rPr>
                <w:rFonts w:ascii="Cambria Math" w:hAnsi="Cambria Math"/>
              </w:rPr>
              <m:t>)</m:t>
            </w:del>
          </w:ins>
        </m:r>
      </m:oMath>
      <w:del w:id="427" w:author="Sabrina Russo" w:date="2021-03-01T14:43:00Z">
        <w:r w:rsidR="00DA0D81" w:rsidDel="00500840">
          <w:delText xml:space="preserve">. </w:delText>
        </w:r>
      </w:del>
      <w:commentRangeEnd w:id="418"/>
      <w:r>
        <w:rPr>
          <w:rStyle w:val="CommentReference"/>
        </w:rPr>
        <w:commentReference w:id="418"/>
      </w:r>
      <w:ins w:id="428" w:author="Paolo Cherubini" w:date="2021-02-22T12:08:00Z">
        <w:r w:rsidR="00590887" w:rsidRPr="00590887">
          <w:rPr>
            <w:highlight w:val="green"/>
            <w:rPrChange w:id="429" w:author="Paolo Cherubini" w:date="2021-02-22T12:08:00Z">
              <w:rPr/>
            </w:rPrChange>
          </w:rPr>
          <w:t>not defined previously, right? What is it?</w:t>
        </w:r>
      </w:ins>
      <w:r w:rsidR="00DA0D81">
        <w:t xml:space="preserve">Traditional methods begin by fitting a function (commonly a spline) to the </w:t>
      </w:r>
      <w:ins w:id="430" w:author="Sabrina Russo" w:date="2021-03-01T14:27:00Z">
        <w:r>
          <w:t xml:space="preserve">long-term </w:t>
        </w:r>
      </w:ins>
      <w:r w:rsidR="00DA0D81">
        <w:t xml:space="preserve">growth record captured by each core, extracting </w:t>
      </w:r>
      <w:ins w:id="431" w:author="Sabrina Russo" w:date="2021-03-01T14:27:00Z">
        <w:r>
          <w:t xml:space="preserve">the </w:t>
        </w:r>
      </w:ins>
      <w:r w:rsidR="00DA0D81">
        <w:t xml:space="preserve">residuals around the </w:t>
      </w:r>
      <w:del w:id="432" w:author="Sabrina Russo" w:date="2021-03-01T14:27:00Z">
        <w:r w:rsidR="00DA0D81" w:rsidDel="00910100">
          <w:delText>long-term</w:delText>
        </w:r>
      </w:del>
      <w:r w:rsidR="00DA0D81">
        <w:t xml:space="preserve"> trends, and then standardizing</w:t>
      </w:r>
      <w:ins w:id="433" w:author="Sabrina Russo" w:date="2021-03-01T14:28:00Z">
        <w:r>
          <w:t xml:space="preserve"> the residuals with respect to </w:t>
        </w:r>
        <w:commentRangeStart w:id="434"/>
        <w:r>
          <w:t>XXX</w:t>
        </w:r>
        <w:commentRangeEnd w:id="434"/>
        <w:r>
          <w:rPr>
            <w:rStyle w:val="CommentReference"/>
          </w:rPr>
          <w:commentReference w:id="434"/>
        </w:r>
        <w:r>
          <w:t>,</w:t>
        </w:r>
      </w:ins>
      <w:r w:rsidR="00DA0D81">
        <w:t xml:space="preserve"> and averaging the residuals across cores to </w:t>
      </w:r>
      <w:del w:id="435" w:author="Sabrina Russo" w:date="2021-03-01T14:28:00Z">
        <w:r w:rsidR="00DA0D81" w:rsidDel="00910100">
          <w:delText xml:space="preserve">form </w:delText>
        </w:r>
      </w:del>
      <w:ins w:id="436"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37" w:author="Sabrina Russo" w:date="2021-03-01T14:29:00Z">
        <w:r>
          <w:t xml:space="preserve">and/or previous </w:t>
        </w:r>
      </w:ins>
      <w:r w:rsidR="00DA0D81">
        <w:t>year</w:t>
      </w:r>
      <w:ins w:id="438" w:author="Sabrina Russo" w:date="2021-03-01T14:29:00Z">
        <w:r>
          <w:t>s</w:t>
        </w:r>
      </w:ins>
      <w:r w:rsidR="00DA0D81">
        <w:t xml:space="preserve"> </w:t>
      </w:r>
      <w:del w:id="439"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40" w:author="Sabrina Russo" w:date="2021-03-01T14:30:00Z">
        <w:r w:rsidR="009A65BE">
          <w:t>,</w:t>
        </w:r>
      </w:ins>
      <w:r w:rsidR="00DA0D81">
        <w:t xml:space="preserve"> such as climate reconstruction (e.g., Buntgen et al., 2011) or projection of tree growth responses to </w:t>
      </w:r>
      <w:ins w:id="441" w:author="Sabrina Russo" w:date="2021-03-01T14:30:00Z">
        <w:r w:rsidR="009A65BE">
          <w:t xml:space="preserve">future </w:t>
        </w:r>
      </w:ins>
      <w:r w:rsidR="00DA0D81">
        <w:t>climate</w:t>
      </w:r>
      <w:ins w:id="442" w:author="Sabrina Russo" w:date="2021-03-01T14:30:00Z">
        <w:r w:rsidR="009A65BE">
          <w:t>s</w:t>
        </w:r>
      </w:ins>
      <w:del w:id="443" w:author="Sabrina Russo" w:date="2021-03-01T14:30:00Z">
        <w:r w:rsidR="00DA0D81" w:rsidDel="009A65BE">
          <w:delText xml:space="preserve"> chan</w:delText>
        </w:r>
      </w:del>
      <w:del w:id="444"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45" w:author="Sabrina Russo" w:date="2021-03-01T14:31:00Z">
        <w:r w:rsidR="00DA0D81" w:rsidDel="009A65BE">
          <w:delText xml:space="preserve">identical </w:delText>
        </w:r>
      </w:del>
      <w:ins w:id="446" w:author="Sabrina Russo" w:date="2021-03-01T14:31:00Z">
        <w:r w:rsidR="009A65BE">
          <w:t xml:space="preserve">necessarily good </w:t>
        </w:r>
        <w:commentRangeStart w:id="447"/>
        <w:r w:rsidR="009A65BE">
          <w:t xml:space="preserve">estimates </w:t>
        </w:r>
      </w:ins>
      <w:commentRangeEnd w:id="447"/>
      <w:ins w:id="448" w:author="Sabrina Russo" w:date="2021-03-01T14:32:00Z">
        <w:r w:rsidR="009A65BE">
          <w:rPr>
            <w:rStyle w:val="CommentReference"/>
          </w:rPr>
          <w:commentReference w:id="447"/>
        </w:r>
      </w:ins>
      <w:ins w:id="449" w:author="Sabrina Russo" w:date="2021-03-01T14:31:00Z">
        <w:r w:rsidR="009A65BE">
          <w:t xml:space="preserve">of </w:t>
        </w:r>
      </w:ins>
      <w:del w:id="450" w:author="Sabrina Russo" w:date="2021-03-01T14:32:00Z">
        <w:r w:rsidR="00DA0D81" w:rsidDel="009A65BE">
          <w:delText xml:space="preserve">to </w:delText>
        </w:r>
      </w:del>
      <w:r w:rsidR="00DA0D81">
        <w:t xml:space="preserve">the mean </w:t>
      </w:r>
      <w:ins w:id="451" w:author="Sabrina Russo" w:date="2021-03-01T14:33:00Z">
        <w:r w:rsidR="009A65BE">
          <w:t xml:space="preserve">climate </w:t>
        </w:r>
      </w:ins>
      <w:r w:rsidR="00DA0D81">
        <w:t xml:space="preserve">sensitivity </w:t>
      </w:r>
      <w:ins w:id="452" w:author="Sabrina Russo" w:date="2021-03-01T14:33:00Z">
        <w:r w:rsidR="009A65BE">
          <w:t>of growth for</w:t>
        </w:r>
      </w:ins>
      <w:del w:id="453" w:author="Sabrina Russo" w:date="2021-03-01T14:33:00Z">
        <w:r w:rsidR="00DA0D81" w:rsidDel="009A65BE">
          <w:delText>of</w:delText>
        </w:r>
      </w:del>
      <w:r w:rsidR="00DA0D81">
        <w:t xml:space="preserve"> individuals within the population, as the process of building species chronologies fundamentally </w:t>
      </w:r>
      <w:del w:id="454" w:author="Sabrina Russo" w:date="2021-03-01T14:34:00Z">
        <w:r w:rsidR="00DA0D81" w:rsidDel="009A65BE">
          <w:delText>alters and obfuscates</w:delText>
        </w:r>
      </w:del>
      <w:ins w:id="455" w:author="Sabrina Russo" w:date="2021-03-01T14:34:00Z">
        <w:r w:rsidR="009A65BE">
          <w:t>obscures</w:t>
        </w:r>
      </w:ins>
      <w:r w:rsidR="00DA0D81">
        <w:t xml:space="preserve"> </w:t>
      </w:r>
      <w:commentRangeStart w:id="456"/>
      <w:ins w:id="457" w:author="Sabrina Russo" w:date="2021-03-01T14:34:00Z">
        <w:r w:rsidR="009A65BE">
          <w:t>va</w:t>
        </w:r>
      </w:ins>
      <w:ins w:id="458" w:author="Sabrina Russo" w:date="2021-03-01T14:35:00Z">
        <w:r w:rsidR="009A65BE">
          <w:t xml:space="preserve">riation in </w:t>
        </w:r>
      </w:ins>
      <w:r w:rsidR="00DA0D81">
        <w:t xml:space="preserve">individual-level responses </w:t>
      </w:r>
      <w:commentRangeEnd w:id="456"/>
      <w:r w:rsidR="00500840">
        <w:rPr>
          <w:rStyle w:val="CommentReference"/>
        </w:rPr>
        <w:commentReference w:id="456"/>
      </w:r>
      <w:r w:rsidR="00DA0D81">
        <w:t xml:space="preserve">(Pederson et al., 2020). Although population-level climate responses have been approximated based on </w:t>
      </w:r>
      <w:del w:id="459" w:author="Sabrina Russo" w:date="2021-03-01T14:37:00Z">
        <w:r w:rsidR="00DA0D81" w:rsidDel="009A65BE">
          <w:delText xml:space="preserve">climate sensitives derived from </w:delText>
        </w:r>
      </w:del>
      <w:r w:rsidR="00DA0D81">
        <w:t xml:space="preserve">species chronologies (e.g., Charney et al., 2016; Helcoski et al., 2019), the removal of individual-level variation </w:t>
      </w:r>
      <w:commentRangeStart w:id="460"/>
      <w:ins w:id="461" w:author="Sabrina Russo" w:date="2021-03-01T14:37:00Z">
        <w:r w:rsidR="009A65BE">
          <w:t>through detrending</w:t>
        </w:r>
        <w:commentRangeEnd w:id="460"/>
        <w:r w:rsidR="009A65BE">
          <w:rPr>
            <w:rStyle w:val="CommentReference"/>
          </w:rPr>
          <w:commentReference w:id="460"/>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462" w:author="Sabrina Russo" w:date="2021-03-01T14:38:00Z">
        <w:r w:rsidR="00DA0D81" w:rsidDel="009A65BE">
          <w:delText>.</w:delText>
        </w:r>
      </w:del>
      <w:r w:rsidR="00DA0D81">
        <w:t xml:space="preserve"> </w:t>
      </w:r>
      <w:ins w:id="463" w:author="Sabrina Russo" w:date="2021-03-01T14:38:00Z">
        <w:r w:rsidR="009A65BE">
          <w:t xml:space="preserve">because </w:t>
        </w:r>
      </w:ins>
      <w:del w:id="464" w:author="Sabrina Russo" w:date="2021-03-01T14:39:00Z">
        <w:r w:rsidR="00DA0D81" w:rsidDel="009A65BE">
          <w:delText xml:space="preserve">In particular, analysis of species-level chronologies does not allow </w:delText>
        </w:r>
      </w:del>
      <w:ins w:id="465" w:author="Tala Awada" w:date="2021-02-28T14:47:00Z">
        <w:del w:id="466" w:author="Sabrina Russo" w:date="2021-03-01T14:39:00Z">
          <w:r w:rsidR="003A2116" w:rsidDel="009A65BE">
            <w:delText xml:space="preserve">the </w:delText>
          </w:r>
        </w:del>
      </w:ins>
      <w:del w:id="467"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468"/>
      <w:ins w:id="469" w:author="Sabrina Russo" w:date="2021-03-01T14:39:00Z">
        <w:r w:rsidR="009A65BE">
          <w:t xml:space="preserve">is not </w:t>
        </w:r>
      </w:ins>
      <w:ins w:id="470" w:author="Sabrina Russo" w:date="2021-03-01T14:48:00Z">
        <w:r w:rsidR="00500840">
          <w:t>estimated</w:t>
        </w:r>
      </w:ins>
      <w:ins w:id="471" w:author="Sabrina Russo" w:date="2021-03-01T14:39:00Z">
        <w:r w:rsidR="009A65BE">
          <w:t xml:space="preserve"> while accounting for variation </w:t>
        </w:r>
      </w:ins>
      <w:r w:rsidR="00DA0D81">
        <w:t>in</w:t>
      </w:r>
      <w:ins w:id="472" w:author="Sabrina Russo" w:date="2021-03-01T14:39:00Z">
        <w:r w:rsidR="009A65BE">
          <w:t xml:space="preserve"> individual-level properties that affect tree growth, such as</w:t>
        </w:r>
      </w:ins>
      <w:r w:rsidR="00DA0D81">
        <w:t xml:space="preserve"> </w:t>
      </w:r>
      <w:del w:id="473" w:author="Sabrina Russo" w:date="2021-03-01T14:39:00Z">
        <w:r w:rsidR="00DA0D81" w:rsidDel="009A65BE">
          <w:delText xml:space="preserve">relation to tree </w:delText>
        </w:r>
      </w:del>
      <w:r w:rsidR="00DA0D81">
        <w:t xml:space="preserve">size, canopy position, or </w:t>
      </w:r>
      <w:del w:id="474" w:author="Sabrina Russo" w:date="2021-03-01T14:40:00Z">
        <w:r w:rsidR="00DA0D81" w:rsidDel="009A65BE">
          <w:delText>microhabitat</w:delText>
        </w:r>
      </w:del>
      <w:ins w:id="475" w:author="Paolo Cherubini" w:date="2021-02-22T12:11:00Z">
        <w:del w:id="476" w:author="Sabrina Russo" w:date="2021-03-01T14:40:00Z">
          <w:r w:rsidR="00590887" w:rsidDel="009A65BE">
            <w:delText xml:space="preserve"> </w:delText>
          </w:r>
        </w:del>
      </w:ins>
      <w:ins w:id="477" w:author="Sabrina Russo" w:date="2021-03-01T14:40:00Z">
        <w:r w:rsidR="009A65BE">
          <w:t xml:space="preserve">local environmental conditions, which also precludes examination of interactions between these factors </w:t>
        </w:r>
        <w:commentRangeEnd w:id="468"/>
        <w:r w:rsidR="009A65BE">
          <w:rPr>
            <w:rStyle w:val="CommentReference"/>
          </w:rPr>
          <w:commentReference w:id="468"/>
        </w:r>
      </w:ins>
      <w:ins w:id="478" w:author="Paolo Cherubini" w:date="2021-02-22T12:11:00Z">
        <w:r w:rsidR="00590887" w:rsidRPr="00590887">
          <w:rPr>
            <w:highlight w:val="green"/>
            <w:rPrChange w:id="479" w:author="Paolo Cherubini" w:date="2021-02-22T12:11:00Z">
              <w:rPr/>
            </w:rPrChange>
          </w:rPr>
          <w:t>what do you mean with? what scale?</w:t>
        </w:r>
      </w:ins>
      <w:r w:rsidR="00DA0D81">
        <w:t xml:space="preserve"> </w:t>
      </w:r>
      <w:r w:rsidR="00DA0D81" w:rsidRPr="00590887">
        <w:rPr>
          <w:lang w:val="de-CH"/>
          <w:rPrChange w:id="480"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481" w:author="Sabrina Russo" w:date="2021-03-01T14:41:00Z">
          <w:pPr>
            <w:pStyle w:val="BodyText"/>
          </w:pPr>
        </w:pPrChange>
      </w:pPr>
      <w:commentRangeStart w:id="482"/>
      <w:r>
        <w:t>Dendrochronological</w:t>
      </w:r>
      <w:commentRangeEnd w:id="482"/>
      <w:r w:rsidR="00500840">
        <w:rPr>
          <w:rStyle w:val="CommentReference"/>
        </w:rPr>
        <w:commentReference w:id="482"/>
      </w:r>
      <w:r>
        <w:t xml:space="preserve"> studies </w:t>
      </w:r>
      <w:ins w:id="483" w:author="Sabrina Russo" w:date="2021-03-01T14:44:00Z">
        <w:r w:rsidR="00500840">
          <w:t xml:space="preserve">using species chronologies </w:t>
        </w:r>
      </w:ins>
      <w:r>
        <w:t xml:space="preserve">most commonly focus on </w:t>
      </w:r>
      <w:commentRangeStart w:id="484"/>
      <w:r>
        <w:t xml:space="preserve">linear </w:t>
      </w:r>
      <w:commentRangeEnd w:id="484"/>
      <w:r w:rsidR="00500840">
        <w:rPr>
          <w:rStyle w:val="CommentReference"/>
        </w:rPr>
        <w:commentReference w:id="484"/>
      </w:r>
      <w:r>
        <w:t xml:space="preserve">climate responses to </w:t>
      </w:r>
      <w:commentRangeStart w:id="485"/>
      <w:r>
        <w:t xml:space="preserve">single </w:t>
      </w:r>
      <w:commentRangeEnd w:id="485"/>
      <w:r w:rsidR="00500840">
        <w:rPr>
          <w:rStyle w:val="CommentReference"/>
        </w:rPr>
        <w:commentReference w:id="485"/>
      </w:r>
      <w:r>
        <w:t xml:space="preserve">climate drivers </w:t>
      </w:r>
      <w:commentRangeStart w:id="486"/>
      <w:r>
        <w:t>and the settings in which these occur</w:t>
      </w:r>
      <w:commentRangeEnd w:id="486"/>
      <w:r w:rsidR="00500840">
        <w:rPr>
          <w:rStyle w:val="CommentReference"/>
        </w:rPr>
        <w:commentReference w:id="486"/>
      </w:r>
      <w:r>
        <w:t>,</w:t>
      </w:r>
      <w:ins w:id="487" w:author="Sabrina Russo" w:date="2021-03-01T14:46:00Z">
        <w:r w:rsidR="00500840">
          <w:t xml:space="preserve"> and are thus not able to account for</w:t>
        </w:r>
      </w:ins>
      <w:r>
        <w:t xml:space="preserve"> </w:t>
      </w:r>
      <w:del w:id="488" w:author="Sabrina Russo" w:date="2021-03-01T14:46:00Z">
        <w:r w:rsidDel="00500840">
          <w:delText xml:space="preserve">thereby missing </w:delText>
        </w:r>
      </w:del>
      <w:r>
        <w:t>nonlinear</w:t>
      </w:r>
      <w:ins w:id="489" w:author="Sabrina Russo" w:date="2021-03-01T14:45:00Z">
        <w:r w:rsidR="00500840">
          <w:t>,</w:t>
        </w:r>
      </w:ins>
      <w:del w:id="490" w:author="Sabrina Russo" w:date="2021-03-01T14:45:00Z">
        <w:r w:rsidDel="00500840">
          <w:delText>ities</w:delText>
        </w:r>
      </w:del>
      <w:r>
        <w:t xml:space="preserve"> </w:t>
      </w:r>
      <w:del w:id="491" w:author="Sabrina Russo" w:date="2021-03-01T14:45:00Z">
        <w:r w:rsidDel="00500840">
          <w:delText xml:space="preserve">and </w:delText>
        </w:r>
      </w:del>
      <w:r>
        <w:t>additive</w:t>
      </w:r>
      <w:ins w:id="492" w:author="Sabrina Russo" w:date="2021-03-01T14:45:00Z">
        <w:r w:rsidR="00500840">
          <w:t>,</w:t>
        </w:r>
      </w:ins>
      <w:r>
        <w:t xml:space="preserve"> or interactive </w:t>
      </w:r>
      <w:del w:id="493" w:author="Sabrina Russo" w:date="2021-03-01T14:45:00Z">
        <w:r w:rsidDel="00500840">
          <w:delText xml:space="preserve">climate </w:delText>
        </w:r>
      </w:del>
      <w:r>
        <w:t>effects</w:t>
      </w:r>
      <w:ins w:id="494" w:author="Sabrina Russo" w:date="2021-03-01T14:45:00Z">
        <w:r w:rsidR="00500840">
          <w:t xml:space="preserve"> of climate variables with other factors, which are</w:t>
        </w:r>
      </w:ins>
      <w:r>
        <w:t xml:space="preserve"> known to be widespread </w:t>
      </w:r>
      <w:del w:id="495" w:author="Sabrina Russo" w:date="2021-03-01T14:45:00Z">
        <w:r w:rsidDel="00500840">
          <w:delText xml:space="preserve">within </w:delText>
        </w:r>
      </w:del>
      <w:ins w:id="496" w:author="Sabrina Russo" w:date="2021-03-01T14:45:00Z">
        <w:r w:rsidR="00500840">
          <w:t xml:space="preserve">in </w:t>
        </w:r>
      </w:ins>
      <w:r>
        <w:t>forest</w:t>
      </w:r>
      <w:ins w:id="497" w:author="Sabrina Russo" w:date="2021-03-01T14:45:00Z">
        <w:r w:rsidR="00500840">
          <w:t>s</w:t>
        </w:r>
      </w:ins>
      <w:r>
        <w:t xml:space="preserve"> </w:t>
      </w:r>
      <w:del w:id="498" w:author="Sabrina Russo" w:date="2021-03-01T14:45:00Z">
        <w:r w:rsidDel="00500840">
          <w:delText xml:space="preserve">settings </w:delText>
        </w:r>
      </w:del>
      <w:r>
        <w:t>(Wilmking et al., 2020). Nonlinearities in climate sensitivities of tree metabolism and growth have been observed across a wide range spatio-temporal scales</w:t>
      </w:r>
      <w:ins w:id="499" w:author="Paolo Cherubini" w:date="2021-02-22T12:11:00Z">
        <w:r w:rsidR="00590887">
          <w:t xml:space="preserve"> </w:t>
        </w:r>
        <w:r w:rsidR="00590887" w:rsidRPr="00590887">
          <w:rPr>
            <w:highlight w:val="green"/>
            <w:rPrChange w:id="500" w:author="Paolo Cherubini" w:date="2021-02-22T12:11:00Z">
              <w:rPr/>
            </w:rPrChange>
          </w:rPr>
          <w:t xml:space="preserve">any </w:t>
        </w:r>
        <w:commentRangeStart w:id="501"/>
        <w:r w:rsidR="00590887" w:rsidRPr="00590887">
          <w:rPr>
            <w:highlight w:val="green"/>
            <w:rPrChange w:id="502" w:author="Paolo Cherubini" w:date="2021-02-22T12:11:00Z">
              <w:rPr/>
            </w:rPrChange>
          </w:rPr>
          <w:t>refs</w:t>
        </w:r>
      </w:ins>
      <w:commentRangeEnd w:id="501"/>
      <w:r w:rsidR="00500840">
        <w:rPr>
          <w:rStyle w:val="CommentReference"/>
        </w:rPr>
        <w:commentReference w:id="501"/>
      </w:r>
      <w:ins w:id="503" w:author="Paolo Cherubini" w:date="2021-02-22T12:11:00Z">
        <w:r w:rsidR="00590887" w:rsidRPr="00590887">
          <w:rPr>
            <w:highlight w:val="green"/>
            <w:rPrChange w:id="504" w:author="Paolo Cherubini" w:date="2021-02-22T12:11:00Z">
              <w:rPr/>
            </w:rPrChange>
          </w:rPr>
          <w:t>?</w:t>
        </w:r>
      </w:ins>
      <w:r>
        <w:t xml:space="preserve">. </w:t>
      </w:r>
      <w:ins w:id="505" w:author="Sabrina Russo" w:date="2021-03-01T16:15:00Z">
        <w:r w:rsidR="00326415">
          <w:t>A</w:t>
        </w:r>
      </w:ins>
      <w:ins w:id="506" w:author="Sabrina Russo" w:date="2021-03-01T14:50:00Z">
        <w:r w:rsidR="00500840">
          <w:t xml:space="preserve">veraging over individual-level variation can be especially problematic for </w:t>
        </w:r>
      </w:ins>
      <w:ins w:id="507" w:author="Sabrina Russo" w:date="2021-03-01T14:51:00Z">
        <w:r w:rsidR="00500840">
          <w:t>estimation and prediction when responses are nonlinear (</w:t>
        </w:r>
      </w:ins>
      <w:ins w:id="508" w:author="Sabrina Russo" w:date="2021-03-01T14:52:00Z">
        <w:r w:rsidR="00500840">
          <w:t xml:space="preserve">Ruel and Ayers </w:t>
        </w:r>
        <w:commentRangeStart w:id="509"/>
        <w:r w:rsidR="00500840">
          <w:t>1999</w:t>
        </w:r>
        <w:commentRangeEnd w:id="509"/>
        <w:r w:rsidR="00500840">
          <w:rPr>
            <w:rStyle w:val="CommentReference"/>
          </w:rPr>
          <w:commentReference w:id="509"/>
        </w:r>
      </w:ins>
      <w:ins w:id="510" w:author="Sabrina Russo" w:date="2021-03-01T14:51:00Z">
        <w:r w:rsidR="00500840">
          <w:t xml:space="preserve">). </w:t>
        </w:r>
      </w:ins>
      <w:commentRangeStart w:id="511"/>
      <w:r>
        <w:t xml:space="preserve">Over time frames of seconds to days, photosynthesis and respiration display </w:t>
      </w:r>
      <w:del w:id="512" w:author="Sabrina Russo" w:date="2021-03-01T14:56:00Z">
        <w:r w:rsidDel="00EC561E">
          <w:delText xml:space="preserve">a </w:delText>
        </w:r>
      </w:del>
      <w:r>
        <w:t xml:space="preserve">unimodal relationships to temporal variation in temperature, typically peaking at temperatures reflective of the environment to which the plant is adapted and acclimated (Kumarathunge et al., 2019). </w:t>
      </w:r>
      <w:ins w:id="513" w:author="Sabrina Russo" w:date="2021-03-01T14:57:00Z">
        <w:r w:rsidR="00EC561E">
          <w:t xml:space="preserve">Likewise, at larger scales of </w:t>
        </w:r>
      </w:ins>
      <w:del w:id="514" w:author="Sabrina Russo" w:date="2021-03-01T14:56:00Z">
        <w:r w:rsidDel="00EC561E">
          <w:delText>A</w:delText>
        </w:r>
      </w:del>
      <w:del w:id="515" w:author="Sabrina Russo" w:date="2021-03-01T14:57:00Z">
        <w:r w:rsidDel="00EC561E">
          <w:delText xml:space="preserve">cross broad </w:delText>
        </w:r>
      </w:del>
      <w:r>
        <w:t xml:space="preserve">geographical climate gradients, annual forest productivity </w:t>
      </w:r>
      <w:ins w:id="516" w:author="Sabrina Russo" w:date="2021-03-01T14:57:00Z">
        <w:r w:rsidR="00EC561E">
          <w:t xml:space="preserve">also shows a unimodal response to </w:t>
        </w:r>
      </w:ins>
      <w:del w:id="517"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18" w:author="Sabrina Russo" w:date="2021-03-01T14:58:00Z">
        <w:r w:rsidDel="00EC561E">
          <w:delText xml:space="preserve">up to a point, after which it plateaus or decreases </w:delText>
        </w:r>
      </w:del>
      <w:r>
        <w:t xml:space="preserve">(Banbury Morgan et al., in press; M. J. P. Sullivan et al., 2020). </w:t>
      </w:r>
      <w:ins w:id="519" w:author="Sabrina Russo" w:date="2021-03-01T14:59:00Z">
        <w:r w:rsidR="00EC561E">
          <w:t>The annual growth records of t</w:t>
        </w:r>
      </w:ins>
      <w:ins w:id="520" w:author="Sabrina Russo" w:date="2021-03-01T14:58:00Z">
        <w:r w:rsidR="00EC561E">
          <w:t xml:space="preserve">ree rings fill </w:t>
        </w:r>
      </w:ins>
      <w:del w:id="521"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22" w:author="Sabrina Russo" w:date="2021-03-01T14:59:00Z">
        <w:r w:rsidR="00EC561E">
          <w:t xml:space="preserve"> </w:t>
        </w:r>
      </w:ins>
      <w:del w:id="523" w:author="Sabrina Russo" w:date="2021-03-01T14:59:00Z">
        <w:r w:rsidDel="00EC561E">
          <w:delText>, the annual growth records of tree-rings</w:delText>
        </w:r>
      </w:del>
      <w:ins w:id="524" w:author="Sabrina Russo" w:date="2021-03-01T14:59:00Z">
        <w:r w:rsidR="00EC561E">
          <w:t>by</w:t>
        </w:r>
      </w:ins>
      <w:r>
        <w:t xml:space="preserve"> captur</w:t>
      </w:r>
      <w:ins w:id="525" w:author="Sabrina Russo" w:date="2021-03-01T14:59:00Z">
        <w:r w:rsidR="00EC561E">
          <w:t>ing</w:t>
        </w:r>
      </w:ins>
      <w:del w:id="526" w:author="Sabrina Russo" w:date="2021-03-01T14:59:00Z">
        <w:r w:rsidDel="00EC561E">
          <w:delText>e</w:delText>
        </w:r>
      </w:del>
      <w:r>
        <w:t xml:space="preserve"> tree growth responses to interannual climatic variation. Yet, because </w:t>
      </w:r>
      <w:ins w:id="527" w:author="Sabrina Russo" w:date="2021-03-01T15:01:00Z">
        <w:r w:rsidR="00EC561E">
          <w:t xml:space="preserve">in traditional dendrochronological approaches, </w:t>
        </w:r>
      </w:ins>
      <w:r>
        <w:t xml:space="preserve">non-linearities are </w:t>
      </w:r>
      <w:del w:id="528" w:author="Sabrina Russo" w:date="2021-03-01T15:03:00Z">
        <w:r w:rsidDel="001C1417">
          <w:delText xml:space="preserve">very </w:delText>
        </w:r>
      </w:del>
      <w:r>
        <w:t>problematic for reconstructing</w:t>
      </w:r>
      <w:ins w:id="529" w:author="Sabrina Russo" w:date="2021-03-01T14:54:00Z">
        <w:r w:rsidR="00EC561E">
          <w:t xml:space="preserve"> tree growth responses to</w:t>
        </w:r>
      </w:ins>
      <w:r>
        <w:t xml:space="preserve"> climate variables (Esper &amp; Frank, 2009), systems exhibiting these are typically </w:t>
      </w:r>
      <w:r>
        <w:lastRenderedPageBreak/>
        <w:t>avoided</w:t>
      </w:r>
      <w:ins w:id="530" w:author="Sabrina Russo" w:date="2021-03-01T14:54:00Z">
        <w:r w:rsidR="00EC561E">
          <w:t xml:space="preserve">, such as </w:t>
        </w:r>
      </w:ins>
      <w:ins w:id="531" w:author="Paolo Cherubini" w:date="2021-02-22T12:13:00Z">
        <w:del w:id="532" w:author="Sabrina Russo" w:date="2021-03-01T14:55:00Z">
          <w:r w:rsidR="00100F04" w:rsidDel="00EC561E">
            <w:delText xml:space="preserve"> </w:delText>
          </w:r>
        </w:del>
      </w:ins>
      <w:del w:id="533" w:author="Sabrina Russo" w:date="2021-03-01T14:55:00Z">
        <w:r w:rsidDel="00EC561E">
          <w:delText>–</w:delText>
        </w:r>
      </w:del>
      <w:ins w:id="534" w:author="Paolo Cherubini" w:date="2021-02-22T12:13:00Z">
        <w:del w:id="535" w:author="Sabrina Russo" w:date="2021-03-01T14:55:00Z">
          <w:r w:rsidR="00100F04" w:rsidDel="00EC561E">
            <w:delText xml:space="preserve"> </w:delText>
          </w:r>
        </w:del>
      </w:ins>
      <w:del w:id="536" w:author="Sabrina Russo" w:date="2021-03-01T14:55:00Z">
        <w:r w:rsidDel="00EC561E">
          <w:delText>e.g.,</w:delText>
        </w:r>
      </w:del>
      <w:r>
        <w:t xml:space="preserve"> by sampling climate-limited forest boundaries</w:t>
      </w:r>
      <w:ins w:id="537" w:author="Sabrina Russo" w:date="2021-03-01T14:55:00Z">
        <w:r w:rsidR="00EC561E">
          <w:t xml:space="preserve"> where responses are expected to be monotonic</w:t>
        </w:r>
        <w:commentRangeEnd w:id="511"/>
        <w:r w:rsidR="00EC561E">
          <w:rPr>
            <w:rStyle w:val="CommentReference"/>
          </w:rPr>
          <w:commentReference w:id="511"/>
        </w:r>
      </w:ins>
      <w:del w:id="538" w:author="Sabrina Russo" w:date="2021-03-01T14:55:00Z">
        <w:r w:rsidDel="00EC561E">
          <w:delText xml:space="preserve">, and </w:delText>
        </w:r>
        <w:commentRangeStart w:id="539"/>
        <w:r w:rsidDel="00EC561E">
          <w:delText xml:space="preserve">traditional analysis methods are designed around first-order linear growth-climate </w:delText>
        </w:r>
      </w:del>
      <w:commentRangeEnd w:id="539"/>
      <w:r w:rsidR="00EC561E">
        <w:rPr>
          <w:rStyle w:val="CommentReference"/>
        </w:rPr>
        <w:commentReference w:id="539"/>
      </w:r>
      <w:del w:id="540" w:author="Sabrina Russo" w:date="2021-03-01T14:55:00Z">
        <w:r w:rsidDel="00EC561E">
          <w:delText>relationships</w:delText>
        </w:r>
      </w:del>
      <w:r>
        <w:t xml:space="preserve"> (Fritts, 1976 </w:t>
      </w:r>
      <w:r>
        <w:rPr>
          <w:b/>
        </w:rPr>
        <w:t>(dendro coauthors, does this ref work?</w:t>
      </w:r>
      <w:ins w:id="541" w:author="Paolo Cherubini" w:date="2021-02-22T12:13:00Z">
        <w:r w:rsidR="00B60201">
          <w:rPr>
            <w:b/>
          </w:rPr>
          <w:t xml:space="preserve"> </w:t>
        </w:r>
        <w:r w:rsidR="00B60201" w:rsidRPr="00B60201">
          <w:rPr>
            <w:b/>
            <w:highlight w:val="green"/>
            <w:rPrChange w:id="542" w:author="Paolo Cherubini" w:date="2021-02-22T12:13:00Z">
              <w:rPr>
                <w:b/>
              </w:rPr>
            </w:rPrChange>
          </w:rPr>
          <w:t>a bit</w:t>
        </w:r>
      </w:ins>
      <w:ins w:id="543" w:author="Paolo Cherubini" w:date="2021-02-22T12:16:00Z">
        <w:r w:rsidR="007C3B9C">
          <w:rPr>
            <w:b/>
            <w:highlight w:val="green"/>
          </w:rPr>
          <w:t xml:space="preserve"> stale ...</w:t>
        </w:r>
      </w:ins>
      <w:r>
        <w:rPr>
          <w:b/>
        </w:rPr>
        <w:t>)</w:t>
      </w:r>
      <w:r>
        <w:t xml:space="preserve">). </w:t>
      </w:r>
      <w:ins w:id="544" w:author="Sabrina Russo" w:date="2021-03-01T15:02:00Z">
        <w:r w:rsidR="00EC561E">
          <w:t>Approaches to d</w:t>
        </w:r>
      </w:ins>
      <w:del w:id="545" w:author="Sabrina Russo" w:date="2021-03-01T15:02:00Z">
        <w:r w:rsidDel="00EC561E">
          <w:delText>D</w:delText>
        </w:r>
      </w:del>
      <w:r>
        <w:t xml:space="preserve">endrochronological </w:t>
      </w:r>
      <w:ins w:id="546" w:author="Sabrina Russo" w:date="2021-03-01T15:02:00Z">
        <w:r w:rsidR="00EC561E">
          <w:t xml:space="preserve">analysis </w:t>
        </w:r>
      </w:ins>
      <w:del w:id="547" w:author="Sabrina Russo" w:date="2021-03-01T15:02:00Z">
        <w:r w:rsidDel="00EC561E">
          <w:delText xml:space="preserve">studies </w:delText>
        </w:r>
      </w:del>
      <w:r>
        <w:t xml:space="preserve">allowing for nonlinear or threshold responses of tree growth to climate are less </w:t>
      </w:r>
      <w:commentRangeStart w:id="548"/>
      <w:r>
        <w:t xml:space="preserve">common </w:t>
      </w:r>
      <w:commentRangeEnd w:id="548"/>
      <w:r w:rsidR="00EC561E">
        <w:rPr>
          <w:rStyle w:val="CommentReference"/>
        </w:rPr>
        <w:commentReference w:id="548"/>
      </w:r>
      <w:r>
        <w:t>(Cavin &amp; Jump, 2017; Cook &amp; Johnson, 1989; Ljungqvist et al., 2020; Rollinson et al., 2021; Tolwinski-Ward et al., 2013; Tumajer et al., 2017; Woodhouse, 1999)</w:t>
      </w:r>
      <w:ins w:id="549" w:author="Sabrina Russo" w:date="2021-03-01T15:04:00Z">
        <w:r w:rsidR="001C1417">
          <w:t xml:space="preserve">.  As a </w:t>
        </w:r>
        <w:commentRangeStart w:id="550"/>
        <w:r w:rsidR="001C1417">
          <w:t>consequence</w:t>
        </w:r>
      </w:ins>
      <w:commentRangeEnd w:id="550"/>
      <w:ins w:id="551" w:author="Sabrina Russo" w:date="2021-03-01T15:05:00Z">
        <w:r w:rsidR="001C1417">
          <w:rPr>
            <w:rStyle w:val="CommentReference"/>
          </w:rPr>
          <w:commentReference w:id="550"/>
        </w:r>
      </w:ins>
      <w:ins w:id="552" w:author="Sabrina Russo" w:date="2021-03-01T15:04:00Z">
        <w:r w:rsidR="001C1417">
          <w:t>,</w:t>
        </w:r>
      </w:ins>
      <w:del w:id="553" w:author="Sabrina Russo" w:date="2021-03-01T15:04:00Z">
        <w:r w:rsidDel="001C1417">
          <w:delText>,</w:delText>
        </w:r>
      </w:del>
      <w:r>
        <w:t xml:space="preserve"> </w:t>
      </w:r>
      <w:del w:id="554" w:author="Sabrina Russo" w:date="2021-03-01T15:05:00Z">
        <w:r w:rsidDel="001C1417">
          <w:delText xml:space="preserve">and </w:delText>
        </w:r>
      </w:del>
      <w:r>
        <w:t xml:space="preserve">we </w:t>
      </w:r>
      <w:del w:id="555" w:author="Sabrina Russo" w:date="2021-03-01T15:05:00Z">
        <w:r w:rsidDel="001C1417">
          <w:delText xml:space="preserve">therefore </w:delText>
        </w:r>
      </w:del>
      <w:r>
        <w:t xml:space="preserve">know little about the </w:t>
      </w:r>
      <w:del w:id="556" w:author="Sabrina Russo" w:date="2021-03-01T15:06:00Z">
        <w:r w:rsidDel="001C1417">
          <w:delText>nonlinearities in</w:delText>
        </w:r>
      </w:del>
      <w:ins w:id="557" w:author="Sabrina Russo" w:date="2021-03-01T15:06:00Z">
        <w:r w:rsidR="001C1417">
          <w:t xml:space="preserve">predominant shapes of </w:t>
        </w:r>
      </w:ins>
      <w:ins w:id="558" w:author="Sabrina Russo" w:date="2021-03-01T15:11:00Z">
        <w:r w:rsidR="001C1417">
          <w:t xml:space="preserve">the relationships between </w:t>
        </w:r>
      </w:ins>
      <w:ins w:id="559" w:author="Sabrina Russo" w:date="2021-03-01T15:06:00Z">
        <w:r w:rsidR="001C1417">
          <w:t>tree</w:t>
        </w:r>
      </w:ins>
      <w:r>
        <w:t xml:space="preserve"> growth </w:t>
      </w:r>
      <w:del w:id="560" w:author="Sabrina Russo" w:date="2021-03-01T15:11:00Z">
        <w:r w:rsidDel="001C1417">
          <w:delText xml:space="preserve">responses </w:delText>
        </w:r>
      </w:del>
      <w:ins w:id="561" w:author="Sabrina Russo" w:date="2021-03-01T15:11:00Z">
        <w:r w:rsidR="001C1417">
          <w:t xml:space="preserve">and </w:t>
        </w:r>
      </w:ins>
      <w:del w:id="562" w:author="Sabrina Russo" w:date="2021-03-01T15:12:00Z">
        <w:r w:rsidDel="001C1417">
          <w:delText xml:space="preserve">to </w:delText>
        </w:r>
      </w:del>
      <w:r>
        <w:t>interannual variation in climate</w:t>
      </w:r>
      <w:ins w:id="563" w:author="Sabrina Russo" w:date="2021-03-01T15:12:00Z">
        <w:r w:rsidR="001C1417">
          <w:t xml:space="preserve"> variables</w:t>
        </w:r>
      </w:ins>
      <w:del w:id="564" w:author="Sabrina Russo" w:date="2021-03-01T15:06:00Z">
        <w:r w:rsidDel="001C1417">
          <w:delText xml:space="preserve"> </w:delText>
        </w:r>
        <w:commentRangeStart w:id="565"/>
        <w:r w:rsidDel="001C1417">
          <w:delText>that occur for trees within forest settings</w:delText>
        </w:r>
      </w:del>
      <w:commentRangeEnd w:id="565"/>
      <w:r w:rsidR="001C1417">
        <w:rPr>
          <w:rStyle w:val="CommentReference"/>
        </w:rPr>
        <w:commentReference w:id="565"/>
      </w:r>
      <w:r>
        <w:t xml:space="preserve">. </w:t>
      </w:r>
      <w:commentRangeStart w:id="566"/>
      <w:r>
        <w:t xml:space="preserve">Furthermore, temperature and moisture </w:t>
      </w:r>
      <w:commentRangeStart w:id="567"/>
      <w:ins w:id="568" w:author="Tala Awada" w:date="2021-02-28T14:53:00Z">
        <w:r w:rsidR="00C0537D">
          <w:t>together with host genotype</w:t>
        </w:r>
      </w:ins>
      <w:commentRangeEnd w:id="567"/>
      <w:r w:rsidR="001C1417">
        <w:rPr>
          <w:rStyle w:val="CommentReference"/>
        </w:rPr>
        <w:commentReference w:id="567"/>
      </w:r>
      <w:ins w:id="569" w:author="Tala Awada" w:date="2021-02-28T14:53:00Z">
        <w:r w:rsidR="00C0537D">
          <w:t xml:space="preserve">, </w:t>
        </w:r>
      </w:ins>
      <w:r>
        <w:t xml:space="preserve">are known to jointly shape tree growth (Beedlow et al., 2013; Foster et al., </w:t>
      </w:r>
      <w:commentRangeStart w:id="570"/>
      <w:r>
        <w:t>2016</w:t>
      </w:r>
      <w:commentRangeEnd w:id="570"/>
      <w:r w:rsidR="00C0537D">
        <w:rPr>
          <w:rStyle w:val="CommentReference"/>
        </w:rPr>
        <w:commentReference w:id="570"/>
      </w:r>
      <w:r>
        <w:t xml:space="preserve">) and forest productivity (e.g., Alexander et al., 2018; Banbury Morgan et al., in press), yet growth sensitivity to their additive or interactive effects, potentially operating over different time windows, is not commonly considered </w:t>
      </w:r>
      <w:commentRangeEnd w:id="566"/>
      <w:r w:rsidR="001C1417">
        <w:rPr>
          <w:rStyle w:val="CommentReference"/>
        </w:rPr>
        <w:commentReference w:id="566"/>
      </w:r>
      <w:r>
        <w:t>(but see Foster et al., 2016; Meko et al., 2011; Sánchez-Salguero et al., 2015).</w:t>
      </w:r>
    </w:p>
    <w:p w14:paraId="40F2B3F4" w14:textId="22D16590" w:rsidR="003F2ACD" w:rsidRDefault="00DA0D81">
      <w:pPr>
        <w:pStyle w:val="BodyText"/>
        <w:spacing w:line="480" w:lineRule="auto"/>
        <w:pPrChange w:id="571" w:author="Paolo Cherubini" w:date="2021-02-19T18:49:00Z">
          <w:pPr>
            <w:pStyle w:val="BodyText"/>
          </w:pPr>
        </w:pPrChange>
      </w:pPr>
      <w:r>
        <w:t xml:space="preserve">Tree </w:t>
      </w:r>
      <w:ins w:id="572" w:author="Sabrina Russo" w:date="2021-03-01T15:50:00Z">
        <w:r w:rsidR="008D510D">
          <w:t xml:space="preserve">size, often measured as </w:t>
        </w:r>
      </w:ins>
      <w:r>
        <w:t>diameter at breast height (</w:t>
      </w:r>
      <m:oMath>
        <m:r>
          <w:rPr>
            <w:rFonts w:ascii="Cambria Math" w:hAnsi="Cambria Math"/>
          </w:rPr>
          <m:t>DBH</m:t>
        </m:r>
      </m:oMath>
      <w:r>
        <w:t>)</w:t>
      </w:r>
      <w:ins w:id="573" w:author="Sabrina Russo" w:date="2021-03-01T15:50:00Z">
        <w:r w:rsidR="008D510D">
          <w:t>,</w:t>
        </w:r>
      </w:ins>
      <w:r>
        <w:t xml:space="preserve"> is </w:t>
      </w:r>
      <w:del w:id="574" w:author="Sabrina Russo" w:date="2021-03-01T15:12:00Z">
        <w:r w:rsidDel="001C1417">
          <w:delText xml:space="preserve">closely </w:delText>
        </w:r>
      </w:del>
      <w:r>
        <w:t xml:space="preserve">correlated with numerous </w:t>
      </w:r>
      <w:ins w:id="575" w:author="Sabrina Russo" w:date="2021-03-01T15:13:00Z">
        <w:r w:rsidR="00EA4825">
          <w:t>individual</w:t>
        </w:r>
      </w:ins>
      <w:ins w:id="576" w:author="Sabrina Russo" w:date="2021-03-01T15:12:00Z">
        <w:r w:rsidR="001C1417">
          <w:t xml:space="preserve">-level properties </w:t>
        </w:r>
      </w:ins>
      <w:del w:id="577" w:author="Tala Awada" w:date="2021-02-28T14:56:00Z">
        <w:r w:rsidDel="009D573C">
          <w:delText xml:space="preserve">variables </w:delText>
        </w:r>
      </w:del>
      <w:commentRangeStart w:id="578"/>
      <w:ins w:id="579" w:author="Tala Awada" w:date="2021-02-28T14:56:00Z">
        <w:del w:id="580" w:author="Sabrina Russo" w:date="2021-03-01T15:12:00Z">
          <w:r w:rsidR="009D573C" w:rsidDel="001C1417">
            <w:delText xml:space="preserve">traits </w:delText>
          </w:r>
        </w:del>
      </w:ins>
      <w:commentRangeEnd w:id="578"/>
      <w:r w:rsidR="001C1417">
        <w:rPr>
          <w:rStyle w:val="CommentReference"/>
        </w:rPr>
        <w:commentReference w:id="578"/>
      </w:r>
      <w:r>
        <w:t xml:space="preserve">affecting </w:t>
      </w:r>
      <w:ins w:id="581" w:author="Sabrina Russo" w:date="2021-03-01T15:51:00Z">
        <w:r w:rsidR="008D510D">
          <w:t xml:space="preserve">access to and allocation of resources, and hence, </w:t>
        </w:r>
      </w:ins>
      <w:r>
        <w:t xml:space="preserve">tree growth rate (e.g., </w:t>
      </w:r>
      <w:commentRangeStart w:id="582"/>
      <w:r>
        <w:t>height</w:t>
      </w:r>
      <w:commentRangeEnd w:id="582"/>
      <w:r w:rsidR="00EA4825">
        <w:rPr>
          <w:rStyle w:val="CommentReference"/>
        </w:rPr>
        <w:commentReference w:id="582"/>
      </w:r>
      <w:r>
        <w:t xml:space="preserve">, crown size and position, root mass, Enquist &amp; Niklas, 2002) and therefore </w:t>
      </w:r>
      <w:del w:id="583" w:author="Sabrina Russo" w:date="2021-03-01T15:17:00Z">
        <w:r w:rsidDel="00EA4825">
          <w:delText xml:space="preserve">is one of the most important variables </w:delText>
        </w:r>
      </w:del>
      <w:commentRangeStart w:id="584"/>
      <w:ins w:id="585" w:author="Tala Awada" w:date="2021-02-28T14:56:00Z">
        <w:del w:id="586" w:author="Sabrina Russo" w:date="2021-03-01T15:17:00Z">
          <w:r w:rsidR="009D573C" w:rsidDel="00EA4825">
            <w:delText xml:space="preserve">traits </w:delText>
          </w:r>
        </w:del>
      </w:ins>
      <w:commentRangeEnd w:id="584"/>
      <w:del w:id="587" w:author="Sabrina Russo" w:date="2021-03-01T15:17:00Z">
        <w:r w:rsidR="00EA4825" w:rsidDel="00EA4825">
          <w:rPr>
            <w:rStyle w:val="CommentReference"/>
          </w:rPr>
          <w:commentReference w:id="584"/>
        </w:r>
        <w:r w:rsidDel="00EA4825">
          <w:delText>influencing</w:delText>
        </w:r>
      </w:del>
      <w:ins w:id="588" w:author="Sabrina Russo" w:date="2021-03-01T15:17:00Z">
        <w:r w:rsidR="00EA4825">
          <w:t xml:space="preserve"> strongly affects </w:t>
        </w:r>
      </w:ins>
      <w:del w:id="589" w:author="Sabrina Russo" w:date="2021-03-01T15:17:00Z">
        <w:r w:rsidDel="00EA4825">
          <w:delText xml:space="preserve"> </w:delText>
        </w:r>
      </w:del>
      <w:commentRangeStart w:id="590"/>
      <w:r>
        <w:t>growth</w:t>
      </w:r>
      <w:ins w:id="591" w:author="Sabrina Russo" w:date="2021-03-01T15:17:00Z">
        <w:r w:rsidR="00EA4825">
          <w:t xml:space="preserve"> rate</w:t>
        </w:r>
      </w:ins>
      <w:r>
        <w:t xml:space="preserve"> </w:t>
      </w:r>
      <w:commentRangeEnd w:id="590"/>
      <w:r w:rsidR="00EA4825">
        <w:rPr>
          <w:rStyle w:val="CommentReference"/>
        </w:rPr>
        <w:commentReference w:id="590"/>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592" w:author="Sabrina Russo" w:date="2021-03-01T15:18:00Z">
        <w:r w:rsidR="00EA4825">
          <w:t xml:space="preserve"> in part to avoid complications of </w:t>
        </w:r>
      </w:ins>
      <w:ins w:id="593"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 xml:space="preserve">sensitivity of forest productivity (Babst et al., 2018). Although climate correlations </w:t>
      </w:r>
      <w:ins w:id="594" w:author="Sabrina Russo" w:date="2021-03-01T15:19:00Z">
        <w:r w:rsidR="00EA4825">
          <w:t xml:space="preserve">based on species chronologies </w:t>
        </w:r>
      </w:ins>
      <w:r>
        <w:t xml:space="preserve">can be transformed to </w:t>
      </w:r>
      <w:ins w:id="595" w:author="Sabrina Russo" w:date="2021-03-01T15:20:00Z">
        <w:r w:rsidR="00EA4825">
          <w:t xml:space="preserve">estimates of </w:t>
        </w:r>
      </w:ins>
      <w:r>
        <w:t>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596" w:author="Paolo Cherubini" w:date="2021-02-22T12:17:00Z">
        <w:r w:rsidR="00950C7F">
          <w:t xml:space="preserve"> ring width </w:t>
        </w:r>
      </w:ins>
      <m:oMath>
        <m:r>
          <w:ins w:id="597" w:author="Paolo Cherubini" w:date="2021-02-22T12:17:00Z">
            <w:rPr>
              <w:rFonts w:ascii="Cambria Math" w:hAnsi="Cambria Math"/>
            </w:rPr>
            <m:t>(</m:t>
          </w:ins>
        </m:r>
      </m:oMath>
      <w:del w:id="598" w:author="Paolo Cherubini" w:date="2021-02-22T12:17:00Z">
        <w:r w:rsidDel="00950C7F">
          <w:delText xml:space="preserve"> </w:delText>
        </w:r>
      </w:del>
      <m:oMath>
        <m:r>
          <w:rPr>
            <w:rFonts w:ascii="Cambria Math" w:hAnsi="Cambria Math"/>
          </w:rPr>
          <m:t>RW</m:t>
        </m:r>
      </m:oMath>
      <w:ins w:id="599" w:author="Paolo Cherubini" w:date="2021-02-22T12:18:00Z">
        <w:r w:rsidR="00950C7F">
          <w:rPr>
            <w:rFonts w:eastAsiaTheme="minorEastAsia"/>
          </w:rPr>
          <w:t>)</w:t>
        </w:r>
      </w:ins>
      <w:r>
        <w:t xml:space="preserve"> with</w:t>
      </w:r>
      <w:del w:id="600" w:author="Tala Awada" w:date="2021-02-28T14:57:00Z">
        <w:r w:rsidDel="003E3E14">
          <w:delText xml:space="preserve"> </w:delText>
        </w:r>
      </w:del>
      <w:ins w:id="601" w:author="Paolo Cherubini" w:date="2021-02-22T12:18:00Z">
        <w:r w:rsidR="00950C7F">
          <w:t xml:space="preserve"> diam</w:t>
        </w:r>
      </w:ins>
      <w:ins w:id="602" w:author="Sabrina Russo" w:date="2021-03-01T15:20:00Z">
        <w:r w:rsidR="00EA4825">
          <w:t>e</w:t>
        </w:r>
      </w:ins>
      <w:ins w:id="603" w:author="Paolo Cherubini" w:date="2021-02-22T12:18:00Z">
        <w:r w:rsidR="00950C7F">
          <w:t>ter at breast height (</w:t>
        </w:r>
      </w:ins>
      <m:oMath>
        <m:r>
          <w:rPr>
            <w:rFonts w:ascii="Cambria Math" w:hAnsi="Cambria Math"/>
          </w:rPr>
          <m:t>DBH</m:t>
        </m:r>
      </m:oMath>
      <w:ins w:id="604" w:author="Paolo Cherubini" w:date="2021-02-22T12:18:00Z">
        <w:r w:rsidR="00950C7F">
          <w:rPr>
            <w:rFonts w:eastAsiaTheme="minorEastAsia"/>
          </w:rPr>
          <w:t>)</w:t>
        </w:r>
      </w:ins>
      <w:r>
        <w:t xml:space="preserve"> (Helcoski et al., 2019), the</w:t>
      </w:r>
      <w:ins w:id="605" w:author="Sabrina Russo" w:date="2021-03-01T15:20:00Z">
        <w:r w:rsidR="00EA4825">
          <w:t>se indirect approaches</w:t>
        </w:r>
      </w:ins>
      <w:del w:id="606" w:author="Sabrina Russo" w:date="2021-03-01T15:20:00Z">
        <w:r w:rsidDel="00EA4825">
          <w:delText>y</w:delText>
        </w:r>
      </w:del>
      <w:r>
        <w:t xml:space="preserve"> cannot </w:t>
      </w:r>
      <w:del w:id="607" w:author="Sabrina Russo" w:date="2021-03-01T15:20:00Z">
        <w:r w:rsidDel="00EA4825">
          <w:delText xml:space="preserve">be used to </w:delText>
        </w:r>
      </w:del>
      <w:r>
        <w:t xml:space="preserve">directly model </w:t>
      </w:r>
      <w:ins w:id="608" w:author="Sabrina Russo" w:date="2021-03-01T15:22:00Z">
        <w:r w:rsidR="00EA4825">
          <w:t xml:space="preserve">the </w:t>
        </w:r>
      </w:ins>
      <w:r>
        <w:t xml:space="preserve">known </w:t>
      </w:r>
      <w:del w:id="609" w:author="Sabrina Russo" w:date="2021-03-01T15:21:00Z">
        <w:r w:rsidDel="00EA4825">
          <w:delText xml:space="preserve">interactive </w:delText>
        </w:r>
      </w:del>
      <w:r>
        <w:t xml:space="preserve">effects of </w:t>
      </w:r>
      <m:oMath>
        <m:r>
          <w:rPr>
            <w:rFonts w:ascii="Cambria Math" w:hAnsi="Cambria Math"/>
          </w:rPr>
          <m:t>DBH</m:t>
        </m:r>
      </m:oMath>
      <w:r>
        <w:t xml:space="preserve"> </w:t>
      </w:r>
      <w:ins w:id="610" w:author="Sabrina Russo" w:date="2021-03-01T15:21:00Z">
        <w:r w:rsidR="00EA4825">
          <w:t xml:space="preserve">and DBH-climate </w:t>
        </w:r>
      </w:ins>
      <w:del w:id="611" w:author="Sabrina Russo" w:date="2021-03-01T15:21:00Z">
        <w:r w:rsidDel="00EA4825">
          <w:delText>and climate</w:delText>
        </w:r>
      </w:del>
      <w:ins w:id="612" w:author="Sabrina Russo" w:date="2021-03-01T15:21:00Z">
        <w:r w:rsidR="00EA4825">
          <w:t>interactions</w:t>
        </w:r>
      </w:ins>
      <w:r>
        <w:t xml:space="preserve"> on tree growth (Trouillier et al., 2019). For example,</w:t>
      </w:r>
      <w:ins w:id="613" w:author="Sabrina Russo" w:date="2021-03-01T15:23:00Z">
        <w:r w:rsidR="00EA4825">
          <w:t xml:space="preserve"> the survival and growth of</w:t>
        </w:r>
      </w:ins>
      <w:r>
        <w:t xml:space="preserve"> larger trees tend to be relatively more sensitive </w:t>
      </w:r>
      <w:ins w:id="614" w:author="Sabrina Russo" w:date="2021-03-01T15:23:00Z">
        <w:r w:rsidR="0082483C">
          <w:t xml:space="preserve">than smaller trees </w:t>
        </w:r>
      </w:ins>
      <w:r>
        <w:t xml:space="preserve">to </w:t>
      </w:r>
      <w:commentRangeStart w:id="615"/>
      <w:r>
        <w:t>drought</w:t>
      </w:r>
      <w:commentRangeEnd w:id="615"/>
      <w:r w:rsidR="003E3E14">
        <w:rPr>
          <w:rStyle w:val="CommentReference"/>
        </w:rPr>
        <w:commentReference w:id="615"/>
      </w:r>
      <w:r>
        <w:t xml:space="preserve"> (Bennett et al., 2015; Gillerot et al., 2020; McGregor et al., 2020), and </w:t>
      </w:r>
      <w:commentRangeStart w:id="616"/>
      <w:ins w:id="617" w:author="Sabrina Russo" w:date="2021-03-01T15:23:00Z">
        <w:r w:rsidR="00EA4825">
          <w:t>growth</w:t>
        </w:r>
        <w:commentRangeEnd w:id="616"/>
        <w:r w:rsidR="00EA4825">
          <w:rPr>
            <w:rStyle w:val="CommentReference"/>
          </w:rPr>
          <w:commentReference w:id="616"/>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18" w:author="Sabrina Russo" w:date="2021-03-01T15:24:00Z">
        <w:r w:rsidR="0082483C">
          <w:t xml:space="preserve">, which are important for </w:t>
        </w:r>
      </w:ins>
      <w:ins w:id="619" w:author="Sabrina Russo" w:date="2021-03-01T15:25:00Z">
        <w:r w:rsidR="0082483C">
          <w:t>quantifying</w:t>
        </w:r>
      </w:ins>
      <w:ins w:id="620" w:author="Sabrina Russo" w:date="2021-03-01T15:24:00Z">
        <w:r w:rsidR="0082483C">
          <w:t xml:space="preserve"> recruitment dynamics in a changing climate</w:t>
        </w:r>
      </w:ins>
      <w:del w:id="621" w:author="Sabrina Russo" w:date="2021-03-01T15:25:00Z">
        <w:r w:rsidDel="0082483C">
          <w:delText xml:space="preserve"> in climate sensitivity in a systematic, integrative way</w:delText>
        </w:r>
      </w:del>
      <w:r>
        <w:t xml:space="preserve">. </w:t>
      </w:r>
      <w:commentRangeStart w:id="622"/>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22"/>
      <w:r w:rsidR="0082483C">
        <w:rPr>
          <w:rStyle w:val="CommentReference"/>
        </w:rPr>
        <w:commentReference w:id="622"/>
      </w:r>
    </w:p>
    <w:p w14:paraId="39EE7A3F" w14:textId="577A1EA2" w:rsidR="003F2ACD" w:rsidRDefault="0082483C">
      <w:pPr>
        <w:pStyle w:val="BodyText"/>
        <w:spacing w:line="480" w:lineRule="auto"/>
        <w:pPrChange w:id="623" w:author="Paolo Cherubini" w:date="2021-02-19T18:49:00Z">
          <w:pPr>
            <w:pStyle w:val="BodyText"/>
          </w:pPr>
        </w:pPrChange>
      </w:pPr>
      <w:ins w:id="624" w:author="Sabrina Russo" w:date="2021-03-01T15:28:00Z">
        <w:r>
          <w:t>B</w:t>
        </w:r>
      </w:ins>
      <w:ins w:id="625" w:author="Sabrina Russo" w:date="2021-03-01T15:29:00Z">
        <w:r>
          <w:t>eyond interannual variation, c</w:t>
        </w:r>
      </w:ins>
      <w:del w:id="626" w:author="Sabrina Russo" w:date="2021-03-01T15:29:00Z">
        <w:r w:rsidR="00DA0D81" w:rsidDel="0082483C">
          <w:delText>C</w:delText>
        </w:r>
      </w:del>
      <w:r w:rsidR="00DA0D81">
        <w:t>haracterizing how tree growth and forest productivity are responding to slowly-changing environmental drivers is very challenging</w:t>
      </w:r>
      <w:ins w:id="627" w:author="Sabrina Russo" w:date="2021-03-01T15:27:00Z">
        <w:r>
          <w:t xml:space="preserve">, but </w:t>
        </w:r>
      </w:ins>
      <w:ins w:id="628" w:author="Sabrina Russo" w:date="2021-03-01T15:28:00Z">
        <w:r>
          <w:t xml:space="preserve">can be addressed using appropriate analytical approaches of the </w:t>
        </w:r>
      </w:ins>
      <w:ins w:id="629" w:author="Sabrina Russo" w:date="2021-03-01T15:27:00Z">
        <w:r>
          <w:t>growth records obtained from tree rings</w:t>
        </w:r>
      </w:ins>
      <w:ins w:id="630" w:author="Sabrina Russo" w:date="2021-03-01T15:28:00Z">
        <w:r>
          <w:t>.</w:t>
        </w:r>
      </w:ins>
      <w:del w:id="631" w:author="Sabrina Russo" w:date="2021-03-01T15:27:00Z">
        <w:r w:rsidR="00DA0D81" w:rsidDel="0082483C">
          <w:delText xml:space="preserve"> and uncertain</w:delText>
        </w:r>
      </w:del>
      <w:r w:rsidR="00DA0D81">
        <w:t xml:space="preserve">. Directional </w:t>
      </w:r>
      <w:del w:id="632" w:author="Sabrina Russo" w:date="2021-03-01T15:29:00Z">
        <w:r w:rsidR="00DA0D81" w:rsidDel="0082483C">
          <w:delText xml:space="preserve">climate </w:delText>
        </w:r>
      </w:del>
      <w:r w:rsidR="00DA0D81">
        <w:t>change</w:t>
      </w:r>
      <w:ins w:id="633" w:author="Sabrina Russo" w:date="2021-03-01T15:29:00Z">
        <w:r>
          <w:t xml:space="preserve"> in </w:t>
        </w:r>
        <w:commentRangeStart w:id="634"/>
        <w:r>
          <w:t xml:space="preserve">environmental </w:t>
        </w:r>
      </w:ins>
      <w:commentRangeEnd w:id="634"/>
      <w:ins w:id="635" w:author="Sabrina Russo" w:date="2021-03-01T15:31:00Z">
        <w:r>
          <w:rPr>
            <w:rStyle w:val="CommentReference"/>
          </w:rPr>
          <w:commentReference w:id="634"/>
        </w:r>
      </w:ins>
      <w:ins w:id="636" w:author="Sabrina Russo" w:date="2021-03-01T15:29:00Z">
        <w:r>
          <w:t>factors</w:t>
        </w:r>
      </w:ins>
      <w:ins w:id="637" w:author="Sabrina Russo" w:date="2021-03-01T15:31:00Z">
        <w:r>
          <w:t xml:space="preserve"> affecting tree growth</w:t>
        </w:r>
      </w:ins>
      <w:ins w:id="638" w:author="Sabrina Russo" w:date="2021-03-01T15:29:00Z">
        <w:r>
          <w:t xml:space="preserve">, </w:t>
        </w:r>
      </w:ins>
      <w:del w:id="639" w:author="Sabrina Russo" w:date="2021-03-01T15:29:00Z">
        <w:r w:rsidR="00DA0D81" w:rsidDel="0082483C">
          <w:delText xml:space="preserve"> (as opposed to interannual variation),</w:delText>
        </w:r>
      </w:del>
      <w:ins w:id="640" w:author="Sabrina Russo" w:date="2021-03-01T15:30:00Z">
        <w:r>
          <w:t>such as</w:t>
        </w:r>
      </w:ins>
      <w:r w:rsidR="00DA0D81">
        <w:t xml:space="preserve"> rising atmospheric CO</w:t>
      </w:r>
      <w:r w:rsidR="00DA0D81">
        <w:rPr>
          <w:vertAlign w:val="subscript"/>
        </w:rPr>
        <w:t>2</w:t>
      </w:r>
      <w:r w:rsidR="00DA0D81">
        <w:t>,</w:t>
      </w:r>
      <w:ins w:id="641" w:author="Sabrina Russo" w:date="2021-03-01T15:30:00Z">
        <w:r>
          <w:t xml:space="preserve"> canopy closure during forest succession, </w:t>
        </w:r>
      </w:ins>
      <w:del w:id="642"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43" w:author="Paolo Cherubini" w:date="2021-02-22T12:19:00Z">
        <w:r w:rsidR="00562F0B" w:rsidRPr="00562F0B">
          <w:rPr>
            <w:highlight w:val="green"/>
            <w:rPrChange w:id="644" w:author="Paolo Cherubini" w:date="2021-02-22T12:19:00Z">
              <w:rPr/>
            </w:rPrChange>
          </w:rPr>
          <w:t>not really longer a problem, I'd say</w:t>
        </w:r>
        <w:r w:rsidR="00562F0B">
          <w:rPr>
            <w:highlight w:val="green"/>
          </w:rPr>
          <w:t>, if not at very particular sites</w:t>
        </w:r>
      </w:ins>
      <w:r w:rsidR="00DA0D81">
        <w:t>and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45" w:author="Sabrina Russo" w:date="2021-03-01T15:32:00Z">
        <w:r w:rsidR="00DA0D81" w:rsidDel="0082483C">
          <w:delText>At the same time, s</w:delText>
        </w:r>
      </w:del>
      <w:ins w:id="646" w:author="Sabrina Russo" w:date="2021-03-01T15:32:00Z">
        <w:r>
          <w:t>S</w:t>
        </w:r>
      </w:ins>
      <w:r w:rsidR="00DA0D81">
        <w:t xml:space="preserve">tand dynamics influence growth: tree growth rates are sensitive to </w:t>
      </w:r>
      <w:commentRangeStart w:id="647"/>
      <w:r w:rsidR="00DA0D81">
        <w:t>competition</w:t>
      </w:r>
      <w:commentRangeEnd w:id="647"/>
      <w:r>
        <w:rPr>
          <w:rStyle w:val="CommentReference"/>
        </w:rPr>
        <w:commentReference w:id="647"/>
      </w:r>
      <w:r w:rsidR="00DA0D81">
        <w:t>, the intensity of which tends to increase</w:t>
      </w:r>
      <w:ins w:id="648" w:author="Sabrina Russo" w:date="2021-03-01T15:49:00Z">
        <w:r w:rsidR="008D510D">
          <w:t>, particularly</w:t>
        </w:r>
      </w:ins>
      <w:r w:rsidR="00DA0D81">
        <w:t xml:space="preserve"> </w:t>
      </w:r>
      <w:ins w:id="649" w:author="Sabrina Russo" w:date="2021-03-01T15:45:00Z">
        <w:r w:rsidR="00F372D1">
          <w:t>for smaller trees</w:t>
        </w:r>
      </w:ins>
      <w:ins w:id="650" w:author="Sabrina Russo" w:date="2021-03-01T15:49:00Z">
        <w:r w:rsidR="008D510D">
          <w:t>,</w:t>
        </w:r>
      </w:ins>
      <w:ins w:id="651" w:author="Sabrina Russo" w:date="2021-03-01T15:45:00Z">
        <w:r w:rsidR="00F372D1">
          <w:t xml:space="preserve"> </w:t>
        </w:r>
      </w:ins>
      <w:r w:rsidR="00DA0D81">
        <w:t xml:space="preserve">as forests </w:t>
      </w:r>
      <w:commentRangeStart w:id="652"/>
      <w:r w:rsidR="00DA0D81">
        <w:t>mature</w:t>
      </w:r>
      <w:commentRangeEnd w:id="652"/>
      <w:r w:rsidR="00F372D1">
        <w:rPr>
          <w:rStyle w:val="CommentReference"/>
        </w:rPr>
        <w:commentReference w:id="652"/>
      </w:r>
      <w:r w:rsidR="00DA0D81">
        <w:t>, and to canopy position</w:t>
      </w:r>
      <w:ins w:id="653" w:author="Sabrina Russo" w:date="2021-03-01T15:50:00Z">
        <w:r w:rsidR="008D510D">
          <w:t xml:space="preserve"> affecting access to light</w:t>
        </w:r>
      </w:ins>
      <w:r w:rsidR="00DA0D81">
        <w:t xml:space="preserve">, which can change directionally as trees </w:t>
      </w:r>
      <w:ins w:id="654" w:author="Sabrina Russo" w:date="2021-03-01T15:32:00Z">
        <w:r>
          <w:t xml:space="preserve">grow in height and either </w:t>
        </w:r>
      </w:ins>
      <w:r w:rsidR="00DA0D81">
        <w:t xml:space="preserve">overtop or </w:t>
      </w:r>
      <w:del w:id="655" w:author="Sabrina Russo" w:date="2021-03-01T15:32:00Z">
        <w:r w:rsidR="00DA0D81" w:rsidDel="0082483C">
          <w:delText xml:space="preserve">are </w:delText>
        </w:r>
      </w:del>
      <w:ins w:id="656" w:author="Sabrina Russo" w:date="2021-03-01T15:32:00Z">
        <w:r>
          <w:t xml:space="preserve">become </w:t>
        </w:r>
      </w:ins>
      <w:r w:rsidR="00DA0D81">
        <w:t xml:space="preserve">overtopped by their neighbors. Moreover, </w:t>
      </w:r>
      <w:commentRangeStart w:id="657"/>
      <w:r w:rsidR="00DA0D81">
        <w:t xml:space="preserve">carbon allocation to </w:t>
      </w:r>
      <w:ins w:id="658" w:author="Paolo Cherubini" w:date="2021-02-22T12:20:00Z">
        <w:r w:rsidR="00562F0B">
          <w:t xml:space="preserve">stem </w:t>
        </w:r>
      </w:ins>
      <w:r w:rsidR="00DA0D81">
        <w:t>woody growth</w:t>
      </w:r>
      <w:commentRangeEnd w:id="657"/>
      <w:r w:rsidR="00662CAE">
        <w:rPr>
          <w:rStyle w:val="CommentReference"/>
        </w:rPr>
        <w:commentReference w:id="657"/>
      </w:r>
      <w:r w:rsidR="00DA0D81">
        <w:t xml:space="preserve"> – as opposed to leaf or root</w:t>
      </w:r>
      <w:ins w:id="659" w:author="Paolo Cherubini" w:date="2021-02-22T12:20:00Z">
        <w:r w:rsidR="00562F0B">
          <w:t xml:space="preserve"> </w:t>
        </w:r>
        <w:r w:rsidR="00562F0B" w:rsidRPr="00562F0B">
          <w:rPr>
            <w:highlight w:val="green"/>
            <w:rPrChange w:id="660" w:author="Paolo Cherubini" w:date="2021-02-22T12:20:00Z">
              <w:rPr/>
            </w:rPrChange>
          </w:rPr>
          <w:t>are woody too</w:t>
        </w:r>
      </w:ins>
      <w:r w:rsidR="00DA0D81">
        <w:t xml:space="preserve"> production, reproduction, defenses, etc. – is known to decline as individual trees and forest stands </w:t>
      </w:r>
      <w:del w:id="661" w:author="Sabrina Russo" w:date="2021-03-01T15:53:00Z">
        <w:r w:rsidR="00DA0D81" w:rsidDel="00662CAE">
          <w:delText xml:space="preserve">stands </w:delText>
        </w:r>
      </w:del>
      <w:r w:rsidR="00DA0D81">
        <w:t xml:space="preserve">age (Goulden et al., 2011; Pregitzer &amp; Euskirchen, 2004; Thomas, 2011). However, tree </w:t>
      </w:r>
      <w:commentRangeStart w:id="662"/>
      <w:del w:id="663" w:author="Sabrina Russo" w:date="2021-03-01T15:54:00Z">
        <w:r w:rsidR="00DA0D81" w:rsidDel="00662CAE">
          <w:delText xml:space="preserve">size </w:delText>
        </w:r>
      </w:del>
      <w:commentRangeEnd w:id="662"/>
      <w:r w:rsidR="00662CAE">
        <w:rPr>
          <w:rStyle w:val="CommentReference"/>
        </w:rPr>
        <w:commentReference w:id="662"/>
      </w:r>
      <w:ins w:id="664" w:author="Sabrina Russo" w:date="2021-03-01T15:54:00Z">
        <w:r w:rsidR="00662CAE">
          <w:t xml:space="preserve">DBH </w:t>
        </w:r>
      </w:ins>
      <w:r w:rsidR="00DA0D81">
        <w:t xml:space="preserve">and time are almost inextricably linked </w:t>
      </w:r>
      <w:del w:id="665" w:author="Sabrina Russo" w:date="2021-03-01T15:54:00Z">
        <w:r w:rsidR="00DA0D81" w:rsidDel="00662CAE">
          <w:delText xml:space="preserve">(because each individual core increases in </w:delText>
        </w:r>
      </w:del>
      <m:oMath>
        <m:r>
          <w:del w:id="666" w:author="Sabrina Russo" w:date="2021-03-01T15:54:00Z">
            <w:rPr>
              <w:rFonts w:ascii="Cambria Math" w:hAnsi="Cambria Math"/>
            </w:rPr>
            <m:t>DBH</m:t>
          </w:del>
        </m:r>
      </m:oMath>
      <w:del w:id="667" w:author="Sabrina Russo" w:date="2021-03-01T15:54:00Z">
        <w:r w:rsidR="00DA0D81" w:rsidDel="00662CAE">
          <w:delText xml:space="preserve"> through time)</w:delText>
        </w:r>
      </w:del>
      <w:r w:rsidR="00DA0D81">
        <w:t xml:space="preserve"> and therefore difficult to disentangle</w:t>
      </w:r>
      <w:ins w:id="668" w:author="Sabrina Russo" w:date="2021-03-01T15:55:00Z">
        <w:r w:rsidR="00662CAE">
          <w:t xml:space="preserve"> </w:t>
        </w:r>
      </w:ins>
      <w:del w:id="669" w:author="Sabrina Russo" w:date="2021-03-01T15:55:00Z">
        <w:r w:rsidR="00DA0D81" w:rsidDel="00662CAE">
          <w:delText xml:space="preserve">, being subject to various sampling and analysis </w:delText>
        </w:r>
        <w:commentRangeStart w:id="670"/>
        <w:r w:rsidR="00DA0D81" w:rsidDel="00662CAE">
          <w:delText xml:space="preserve">biases </w:delText>
        </w:r>
      </w:del>
      <w:commentRangeEnd w:id="670"/>
      <w:r w:rsidR="00662CAE">
        <w:rPr>
          <w:rStyle w:val="CommentReference"/>
        </w:rPr>
        <w:commentReference w:id="670"/>
      </w:r>
      <w:r w:rsidR="00DA0D81">
        <w:t xml:space="preserve">(Bowman et al., 2013; Brienen et al., 2017, 2012; Cherubini et al., 1998; Hember et al., 2019; Nehrbass-Ahles et al., 2014; Peters et al., 2015; P. F. Sullivan et al., 2016). </w:t>
      </w:r>
      <w:del w:id="671" w:author="Sabrina Russo" w:date="2021-03-01T15:56:00Z">
        <w:r w:rsidR="00DA0D81" w:rsidDel="00662CAE">
          <w:delText>Continued improvement of analytical methods, in combination with sampling approaches that minimize potential biases, will be important to d</w:delText>
        </w:r>
      </w:del>
      <w:ins w:id="672" w:author="Sabrina Russo" w:date="2021-03-01T15:56:00Z">
        <w:r w:rsidR="00662CAE">
          <w:t xml:space="preserve">However, </w:t>
        </w:r>
      </w:ins>
      <w:del w:id="673" w:author="Sabrina Russo" w:date="2021-03-01T15:56:00Z">
        <w:r w:rsidR="00DA0D81" w:rsidDel="00662CAE">
          <w:delText xml:space="preserve">isentangling </w:delText>
        </w:r>
      </w:del>
      <w:ins w:id="674" w:author="Sabrina Russo" w:date="2021-03-01T15:56:00Z">
        <w:r w:rsidR="00662CAE">
          <w:t xml:space="preserve">separating the effects of </w:t>
        </w:r>
      </w:ins>
      <m:oMath>
        <m:r>
          <w:rPr>
            <w:rFonts w:ascii="Cambria Math" w:hAnsi="Cambria Math"/>
          </w:rPr>
          <m:t>DBH</m:t>
        </m:r>
      </m:oMath>
      <w:r w:rsidR="00DA0D81">
        <w:t xml:space="preserve"> from </w:t>
      </w:r>
      <w:del w:id="675" w:author="Sabrina Russo" w:date="2021-03-01T15:56:00Z">
        <w:r w:rsidR="00DA0D81" w:rsidDel="00662CAE">
          <w:delText xml:space="preserve">time </w:delText>
        </w:r>
      </w:del>
      <w:ins w:id="676" w:author="Sabrina Russo" w:date="2021-03-01T15:56:00Z">
        <w:r w:rsidR="00662CAE">
          <w:t>a</w:t>
        </w:r>
      </w:ins>
      <w:ins w:id="677" w:author="Sabrina Russo" w:date="2021-03-01T15:57:00Z">
        <w:r w:rsidR="00662CAE">
          <w:t>ge and other time-varying covariates like climate is critical for a thoro</w:t>
        </w:r>
      </w:ins>
      <w:ins w:id="678" w:author="Sabrina Russo" w:date="2021-03-01T15:58:00Z">
        <w:r w:rsidR="00662CAE">
          <w:t>u</w:t>
        </w:r>
      </w:ins>
      <w:ins w:id="679" w:author="Sabrina Russo" w:date="2021-03-01T15:57:00Z">
        <w:r w:rsidR="00662CAE">
          <w:t xml:space="preserve">gh understanding of the drivers of long-term tree growth and predicting the responses of </w:t>
        </w:r>
      </w:ins>
      <w:ins w:id="680" w:author="Sabrina Russo" w:date="2021-03-01T15:58:00Z">
        <w:r w:rsidR="00662CAE">
          <w:t>forests to anthropogenic changes</w:t>
        </w:r>
      </w:ins>
      <w:del w:id="681"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682" w:author="Paolo Cherubini" w:date="2021-02-22T12:21:00Z"/>
        </w:rPr>
      </w:pPr>
      <w:r>
        <w:t xml:space="preserve">Here, we </w:t>
      </w:r>
      <w:del w:id="683" w:author="Tala Awada" w:date="2021-02-28T15:05:00Z">
        <w:r w:rsidDel="00140577">
          <w:delText xml:space="preserve">develop </w:delText>
        </w:r>
      </w:del>
      <w:ins w:id="684" w:author="Tala Awada" w:date="2021-02-28T15:05:00Z">
        <w:del w:id="685" w:author="Sabrina Russo" w:date="2021-03-01T16:01:00Z">
          <w:r w:rsidR="00140577" w:rsidDel="00ED6E12">
            <w:delText>propose</w:delText>
          </w:r>
        </w:del>
      </w:ins>
      <w:ins w:id="686" w:author="Sabrina Russo" w:date="2021-03-01T16:01:00Z">
        <w:r w:rsidR="00ED6E12">
          <w:t>present</w:t>
        </w:r>
      </w:ins>
      <w:ins w:id="687" w:author="Tala Awada" w:date="2021-02-28T15:05:00Z">
        <w:r w:rsidR="00140577">
          <w:t xml:space="preserve"> </w:t>
        </w:r>
      </w:ins>
      <w:r>
        <w:t xml:space="preserve">a </w:t>
      </w:r>
      <w:del w:id="688" w:author="Tala Awada" w:date="2021-02-28T15:01:00Z">
        <w:r w:rsidDel="003E3E14">
          <w:delText xml:space="preserve">new </w:delText>
        </w:r>
      </w:del>
      <w:ins w:id="689" w:author="Tala Awada" w:date="2021-02-28T15:01:00Z">
        <w:r w:rsidR="003E3E14">
          <w:t>novel approach</w:t>
        </w:r>
      </w:ins>
      <w:ins w:id="690" w:author="Sabrina Russo" w:date="2021-03-01T15:58:00Z">
        <w:r w:rsidR="008A1FD2">
          <w:t xml:space="preserve"> to addressing these analytical challenges to tree ring analysis </w:t>
        </w:r>
      </w:ins>
      <w:del w:id="691" w:author="Tala Awada" w:date="2021-02-28T15:01:00Z">
        <w:r w:rsidDel="003E3E14">
          <w:delText>method</w:delText>
        </w:r>
      </w:del>
      <w:r>
        <w:t xml:space="preserve"> that </w:t>
      </w:r>
      <w:del w:id="692" w:author="Tala Awada" w:date="2021-02-28T15:04:00Z">
        <w:r w:rsidDel="00140577">
          <w:delText xml:space="preserve">allows </w:delText>
        </w:r>
      </w:del>
      <w:r>
        <w:t>simultaneous</w:t>
      </w:r>
      <w:ins w:id="693" w:author="Tala Awada" w:date="2021-02-28T15:04:00Z">
        <w:r w:rsidR="00140577">
          <w:t>ly</w:t>
        </w:r>
      </w:ins>
      <w:r>
        <w:t xml:space="preserve"> </w:t>
      </w:r>
      <w:del w:id="694" w:author="Sabrina Russo" w:date="2021-03-01T16:01:00Z">
        <w:r w:rsidDel="00ED6E12">
          <w:delText>consider</w:delText>
        </w:r>
      </w:del>
      <w:ins w:id="695" w:author="Tala Awada" w:date="2021-02-28T15:04:00Z">
        <w:del w:id="696" w:author="Sabrina Russo" w:date="2021-03-01T16:01:00Z">
          <w:r w:rsidR="00140577" w:rsidDel="00ED6E12">
            <w:delText>s</w:delText>
          </w:r>
        </w:del>
      </w:ins>
      <w:del w:id="697" w:author="Sabrina Russo" w:date="2021-03-01T16:01:00Z">
        <w:r w:rsidDel="00ED6E12">
          <w:delText xml:space="preserve">ation </w:delText>
        </w:r>
      </w:del>
      <w:ins w:id="698" w:author="Tala Awada" w:date="2021-02-28T15:04:00Z">
        <w:del w:id="699" w:author="Sabrina Russo" w:date="2021-03-01T16:01:00Z">
          <w:r w:rsidR="00140577" w:rsidDel="00ED6E12">
            <w:delText>t</w:delText>
          </w:r>
        </w:del>
      </w:ins>
      <w:del w:id="700" w:author="Sabrina Russo" w:date="2021-03-01T16:01:00Z">
        <w:r w:rsidDel="00ED6E12">
          <w:delText>of t</w:delText>
        </w:r>
      </w:del>
      <w:ins w:id="701" w:author="Sabrina Russo" w:date="2021-03-01T16:01:00Z">
        <w:r w:rsidR="00ED6E12">
          <w:t>takes into account t</w:t>
        </w:r>
      </w:ins>
      <w:r>
        <w:t xml:space="preserve">he effects of principle climate drivers (pre-selected in an objective manner), tree size, and </w:t>
      </w:r>
      <w:ins w:id="702" w:author="Sabrina Russo" w:date="2021-03-01T16:02:00Z">
        <w:r w:rsidR="00ED6E12">
          <w:t xml:space="preserve">calendar </w:t>
        </w:r>
      </w:ins>
      <w:r>
        <w:t>year</w:t>
      </w:r>
      <w:ins w:id="703" w:author="Sabrina Russo" w:date="2021-03-01T16:02:00Z">
        <w:r w:rsidR="00ED6E12">
          <w:t>, and their interactions,</w:t>
        </w:r>
      </w:ins>
      <w:r>
        <w:t xml:space="preserve"> on annual tree growth. This approach </w:t>
      </w:r>
      <w:del w:id="704" w:author="Tala Awada" w:date="2021-02-28T15:06:00Z">
        <w:r w:rsidDel="00140577">
          <w:delText xml:space="preserve">allows </w:delText>
        </w:r>
      </w:del>
      <w:ins w:id="705" w:author="Tala Awada" w:date="2021-02-28T15:06:00Z">
        <w:r w:rsidR="00140577">
          <w:t xml:space="preserve">enables </w:t>
        </w:r>
      </w:ins>
      <w:r>
        <w:t xml:space="preserve">us to </w:t>
      </w:r>
      <w:ins w:id="706" w:author="Tala Awada" w:date="2021-02-28T15:07:00Z">
        <w:r w:rsidR="003923A3">
          <w:t>identify</w:t>
        </w:r>
      </w:ins>
      <w:del w:id="707" w:author="Tala Awada" w:date="2021-02-28T15:05:00Z">
        <w:r w:rsidDel="00140577">
          <w:delText>ask</w:delText>
        </w:r>
      </w:del>
      <w:r>
        <w:t xml:space="preserve">: (1) </w:t>
      </w:r>
      <w:del w:id="708" w:author="Tala Awada" w:date="2021-02-28T15:07:00Z">
        <w:r w:rsidDel="003923A3">
          <w:delText xml:space="preserve">What are </w:delText>
        </w:r>
      </w:del>
      <w:ins w:id="709" w:author="Tala Awada" w:date="2021-02-28T15:07:00Z">
        <w:r w:rsidR="003923A3">
          <w:t>T</w:t>
        </w:r>
      </w:ins>
      <w:del w:id="710" w:author="Tala Awada" w:date="2021-02-28T15:07:00Z">
        <w:r w:rsidDel="003923A3">
          <w:delText>t</w:delText>
        </w:r>
      </w:del>
      <w:r>
        <w:t>he most important climate drivers (</w:t>
      </w:r>
      <w:commentRangeStart w:id="711"/>
      <w:r>
        <w:t>and their time windows</w:t>
      </w:r>
      <w:commentRangeEnd w:id="711"/>
      <w:r w:rsidR="00ED6E12">
        <w:rPr>
          <w:rStyle w:val="CommentReference"/>
        </w:rPr>
        <w:commentReference w:id="711"/>
      </w:r>
      <w:r>
        <w:t xml:space="preserve">), and </w:t>
      </w:r>
      <w:del w:id="712" w:author="Tala Awada" w:date="2021-02-28T15:07:00Z">
        <w:r w:rsidDel="003923A3">
          <w:delText xml:space="preserve">what is </w:delText>
        </w:r>
      </w:del>
      <w:r>
        <w:t xml:space="preserve">the shape of the relationship between </w:t>
      </w:r>
      <w:commentRangeStart w:id="713"/>
      <w:r>
        <w:t xml:space="preserve">annual growth </w:t>
      </w:r>
      <w:commentRangeEnd w:id="713"/>
      <w:r w:rsidR="00ED6E12">
        <w:rPr>
          <w:rStyle w:val="CommentReference"/>
        </w:rPr>
        <w:commentReference w:id="713"/>
      </w:r>
      <w:r>
        <w:t>and these drivers</w:t>
      </w:r>
      <w:ins w:id="714" w:author="Tala Awada" w:date="2021-02-28T15:08:00Z">
        <w:r w:rsidR="003923A3">
          <w:t>;</w:t>
        </w:r>
      </w:ins>
      <w:del w:id="715" w:author="Tala Awada" w:date="2021-02-28T15:07:00Z">
        <w:r w:rsidDel="003923A3">
          <w:delText>?</w:delText>
        </w:r>
      </w:del>
      <w:r>
        <w:t xml:space="preserve"> (2) How</w:t>
      </w:r>
      <w:del w:id="716" w:author="Tala Awada" w:date="2021-02-28T15:07:00Z">
        <w:r w:rsidDel="003923A3">
          <w:delText xml:space="preserve"> do</w:delText>
        </w:r>
      </w:del>
      <w:r>
        <w:t xml:space="preserve"> </w:t>
      </w:r>
      <m:oMath>
        <m:r>
          <w:rPr>
            <w:rFonts w:ascii="Cambria Math" w:hAnsi="Cambria Math"/>
          </w:rPr>
          <m:t>RW</m:t>
        </m:r>
      </m:oMath>
      <w:r>
        <w:t xml:space="preserve">, </w:t>
      </w:r>
      <w:commentRangeStart w:id="717"/>
      <m:oMath>
        <m:r>
          <w:rPr>
            <w:rFonts w:ascii="Cambria Math" w:hAnsi="Cambria Math"/>
          </w:rPr>
          <m:t>BAI</m:t>
        </m:r>
        <w:commentRangeEnd w:id="717"/>
        <m:r>
          <m:rPr>
            <m:sty m:val="p"/>
          </m:rPr>
          <w:rPr>
            <w:rStyle w:val="CommentReference"/>
          </w:rPr>
          <w:commentReference w:id="717"/>
        </m:r>
      </m:oMath>
      <w:r>
        <w:t>, and aboveground biomass increments (</w:t>
      </w:r>
      <m:oMath>
        <m:r>
          <w:rPr>
            <w:rFonts w:ascii="Cambria Math" w:hAnsi="Cambria Math"/>
          </w:rPr>
          <m:t>ΔAGB</m:t>
        </m:r>
      </m:oMath>
      <w:r>
        <w:t xml:space="preserve">) vary with </w:t>
      </w:r>
      <m:oMath>
        <m:r>
          <w:rPr>
            <w:rFonts w:ascii="Cambria Math" w:hAnsi="Cambria Math"/>
          </w:rPr>
          <m:t>DBH</m:t>
        </m:r>
      </m:oMath>
      <w:ins w:id="718" w:author="Tala Awada" w:date="2021-02-28T15:08:00Z">
        <w:r w:rsidR="003923A3">
          <w:t>;</w:t>
        </w:r>
      </w:ins>
      <w:del w:id="719" w:author="Tala Awada" w:date="2021-02-28T15:08:00Z">
        <w:r w:rsidDel="003923A3">
          <w:delText>?</w:delText>
        </w:r>
      </w:del>
      <w:r>
        <w:t xml:space="preserve"> (3) How</w:t>
      </w:r>
      <w:del w:id="720" w:author="Tala Awada" w:date="2021-02-28T15:08:00Z">
        <w:r w:rsidDel="003923A3">
          <w:delText xml:space="preserve"> do</w:delText>
        </w:r>
      </w:del>
      <w:r>
        <w:t xml:space="preserve"> </w:t>
      </w:r>
      <w:commentRangeStart w:id="721"/>
      <w:r>
        <w:t xml:space="preserve">climate </w:t>
      </w:r>
      <w:commentRangeEnd w:id="721"/>
      <w:r w:rsidR="00ED6E12">
        <w:rPr>
          <w:rStyle w:val="CommentReference"/>
        </w:rPr>
        <w:commentReference w:id="721"/>
      </w:r>
      <w:r>
        <w:t xml:space="preserve">drivers and </w:t>
      </w:r>
      <m:oMath>
        <m:r>
          <w:rPr>
            <w:rFonts w:ascii="Cambria Math" w:hAnsi="Cambria Math"/>
          </w:rPr>
          <m:t>DBH</m:t>
        </m:r>
      </m:oMath>
      <w:r>
        <w:t xml:space="preserve"> additively and interactively shape growth</w:t>
      </w:r>
      <w:ins w:id="722" w:author="Tala Awada" w:date="2021-02-28T15:09:00Z">
        <w:r w:rsidR="003923A3">
          <w:t>; and</w:t>
        </w:r>
      </w:ins>
      <w:del w:id="723" w:author="Tala Awada" w:date="2021-02-28T15:09:00Z">
        <w:r w:rsidDel="003923A3">
          <w:delText>?</w:delText>
        </w:r>
      </w:del>
      <w:r>
        <w:t xml:space="preserve"> (4) </w:t>
      </w:r>
      <w:del w:id="724" w:author="Tala Awada" w:date="2021-02-28T15:09:00Z">
        <w:r w:rsidDel="003923A3">
          <w:delText xml:space="preserve">How </w:delText>
        </w:r>
        <w:commentRangeStart w:id="725"/>
        <w:r w:rsidDel="003923A3">
          <w:delText>have</w:delText>
        </w:r>
      </w:del>
      <w:ins w:id="726" w:author="Tala Awada" w:date="2021-02-28T15:09:00Z">
        <w:r w:rsidR="003923A3">
          <w:t>Describe how</w:t>
        </w:r>
      </w:ins>
      <w:r>
        <w:t xml:space="preserve"> growth rates of contemporary cohorts of trees </w:t>
      </w:r>
      <w:ins w:id="727" w:author="Tala Awada" w:date="2021-02-28T15:09:00Z">
        <w:r w:rsidR="003923A3">
          <w:t xml:space="preserve">have </w:t>
        </w:r>
      </w:ins>
      <w:r>
        <w:t>changed through time</w:t>
      </w:r>
      <w:commentRangeEnd w:id="725"/>
      <w:r w:rsidR="00ED6E12">
        <w:rPr>
          <w:rStyle w:val="CommentReference"/>
        </w:rPr>
        <w:commentReference w:id="725"/>
      </w:r>
      <w:ins w:id="728" w:author="Tala Awada" w:date="2021-02-28T15:09:00Z">
        <w:r w:rsidR="003923A3">
          <w:t>.</w:t>
        </w:r>
      </w:ins>
      <w:del w:id="729" w:author="Tala Awada" w:date="2021-02-28T15:09:00Z">
        <w:r w:rsidDel="003923A3">
          <w:delText>?</w:delText>
        </w:r>
      </w:del>
    </w:p>
    <w:p w14:paraId="53C6DAA8" w14:textId="77777777" w:rsidR="00562F0B" w:rsidRDefault="00562F0B">
      <w:pPr>
        <w:pStyle w:val="BodyText"/>
        <w:spacing w:line="480" w:lineRule="auto"/>
        <w:pPrChange w:id="730" w:author="Paolo Cherubini" w:date="2021-02-19T18:49:00Z">
          <w:pPr>
            <w:pStyle w:val="BodyText"/>
          </w:pPr>
        </w:pPrChange>
      </w:pPr>
      <w:ins w:id="731" w:author="Paolo Cherubini" w:date="2021-02-22T12:21:00Z">
        <w:r w:rsidRPr="00562F0B">
          <w:rPr>
            <w:highlight w:val="green"/>
            <w:rPrChange w:id="732" w:author="Paolo Cherubini" w:date="2021-02-22T12:22:00Z">
              <w:rPr/>
            </w:rPrChange>
          </w:rPr>
          <w:lastRenderedPageBreak/>
          <w:t>Very good</w:t>
        </w:r>
      </w:ins>
      <w:ins w:id="733" w:author="Paolo Cherubini" w:date="2021-02-22T12:22:00Z">
        <w:r w:rsidRPr="00562F0B">
          <w:rPr>
            <w:highlight w:val="green"/>
            <w:rPrChange w:id="734" w:author="Paolo Cherubini" w:date="2021-02-22T12:22:00Z">
              <w:rPr/>
            </w:rPrChange>
          </w:rPr>
          <w:t xml:space="preserve">, but isn't too </w:t>
        </w:r>
        <w:commentRangeStart w:id="735"/>
        <w:r w:rsidRPr="00562F0B">
          <w:rPr>
            <w:highlight w:val="green"/>
            <w:rPrChange w:id="736" w:author="Paolo Cherubini" w:date="2021-02-22T12:22:00Z">
              <w:rPr/>
            </w:rPrChange>
          </w:rPr>
          <w:t>long</w:t>
        </w:r>
      </w:ins>
      <w:commentRangeEnd w:id="735"/>
      <w:r w:rsidR="00ED6E12">
        <w:rPr>
          <w:rStyle w:val="CommentReference"/>
        </w:rPr>
        <w:commentReference w:id="735"/>
      </w:r>
      <w:ins w:id="737" w:author="Paolo Cherubini" w:date="2021-02-22T12:22:00Z">
        <w:r w:rsidRPr="00562F0B">
          <w:rPr>
            <w:highlight w:val="green"/>
            <w:rPrChange w:id="738" w:author="Paolo Cherubini" w:date="2021-02-22T12:22:00Z">
              <w:rPr/>
            </w:rPrChange>
          </w:rPr>
          <w:t xml:space="preserve">? What journal would you like to submit? Wouldn't be better to condense in four </w:t>
        </w:r>
      </w:ins>
      <w:ins w:id="739" w:author="Paolo Cherubini" w:date="2021-02-22T12:23:00Z">
        <w:r w:rsidR="004F622E">
          <w:rPr>
            <w:highlight w:val="green"/>
          </w:rPr>
          <w:t>plus aims - f</w:t>
        </w:r>
      </w:ins>
      <w:ins w:id="740" w:author="Paolo Cherubini" w:date="2021-02-22T12:22:00Z">
        <w:r w:rsidRPr="00562F0B">
          <w:rPr>
            <w:highlight w:val="green"/>
            <w:rPrChange w:id="741" w:author="Paolo Cherubini" w:date="2021-02-22T12:22:00Z">
              <w:rPr/>
            </w:rPrChange>
          </w:rPr>
          <w:t>ive</w:t>
        </w:r>
      </w:ins>
      <w:ins w:id="742" w:author="Paolo Cherubini" w:date="2021-02-22T12:23:00Z">
        <w:r w:rsidR="004F622E">
          <w:rPr>
            <w:highlight w:val="green"/>
          </w:rPr>
          <w:t xml:space="preserve"> -</w:t>
        </w:r>
      </w:ins>
      <w:ins w:id="743" w:author="Paolo Cherubini" w:date="2021-02-22T12:22:00Z">
        <w:r w:rsidRPr="00562F0B">
          <w:rPr>
            <w:highlight w:val="green"/>
            <w:rPrChange w:id="744" w:author="Paolo Cherubini" w:date="2021-02-22T12:22:00Z">
              <w:rPr/>
            </w:rPrChange>
          </w:rPr>
          <w:t xml:space="preserve"> paras?</w:t>
        </w:r>
      </w:ins>
    </w:p>
    <w:p w14:paraId="0EBF32BB" w14:textId="77777777" w:rsidR="003F2ACD" w:rsidRDefault="00DA0D81">
      <w:pPr>
        <w:pStyle w:val="Heading1"/>
        <w:spacing w:line="480" w:lineRule="auto"/>
        <w:pPrChange w:id="745" w:author="Paolo Cherubini" w:date="2021-02-19T18:49:00Z">
          <w:pPr>
            <w:pStyle w:val="Heading1"/>
          </w:pPr>
        </w:pPrChange>
      </w:pPr>
      <w:bookmarkStart w:id="746" w:name="Materials"/>
      <w:bookmarkEnd w:id="368"/>
      <w:r>
        <w:t>Materials and Methods</w:t>
      </w:r>
    </w:p>
    <w:p w14:paraId="5809DF4A" w14:textId="77777777" w:rsidR="003F2ACD" w:rsidRDefault="00DA0D81">
      <w:pPr>
        <w:pStyle w:val="Heading2"/>
        <w:spacing w:line="480" w:lineRule="auto"/>
        <w:pPrChange w:id="74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4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49"/>
      <w:r>
        <w:t>tree types</w:t>
      </w:r>
      <w:commentRangeEnd w:id="749"/>
      <w:r w:rsidR="007420D6">
        <w:rPr>
          <w:rStyle w:val="CommentReference"/>
        </w:rPr>
        <w:commentReference w:id="749"/>
      </w:r>
      <w:r>
        <w:t xml:space="preserve">: tropical broadleaf deciduous and evergreen, temperate broadleaf deciduous and </w:t>
      </w:r>
      <w:r w:rsidRPr="003C7537">
        <w:rPr>
          <w:highlight w:val="cyan"/>
          <w:rPrChange w:id="750" w:author="Paolo Cherubini" w:date="2021-02-22T16:56:00Z">
            <w:rPr/>
          </w:rPrChange>
        </w:rPr>
        <w:t>needleleaf</w:t>
      </w:r>
      <w:ins w:id="751" w:author="Paolo Cherubini" w:date="2021-02-22T16:53:00Z">
        <w:r w:rsidR="00D74F86">
          <w:t xml:space="preserve"> </w:t>
        </w:r>
      </w:ins>
      <w:ins w:id="752" w:author="Tala Awada" w:date="2021-02-28T15:12:00Z">
        <w:r w:rsidR="002B0C43">
          <w:t xml:space="preserve">(perhaps use “conifers” </w:t>
        </w:r>
      </w:ins>
      <w:ins w:id="753" w:author="Paolo Cherubini" w:date="2021-02-22T16:53:00Z">
        <w:r w:rsidR="00D74F86" w:rsidRPr="00E048C7">
          <w:rPr>
            <w:highlight w:val="green"/>
            <w:rPrChange w:id="754" w:author="Paolo Cherubini" w:date="2021-02-22T16:54:00Z">
              <w:rPr/>
            </w:rPrChange>
          </w:rPr>
          <w:t xml:space="preserve">I find it good needed definition but I never </w:t>
        </w:r>
      </w:ins>
      <w:ins w:id="755" w:author="Paolo Cherubini" w:date="2021-02-22T16:54:00Z">
        <w:r w:rsidR="00E048C7" w:rsidRPr="00E048C7">
          <w:rPr>
            <w:highlight w:val="green"/>
            <w:rPrChange w:id="756" w:author="Paolo Cherubini" w:date="2021-02-22T16:54:00Z">
              <w:rPr/>
            </w:rPrChange>
          </w:rPr>
          <w:t>heard it, are you sure it exists?</w:t>
        </w:r>
      </w:ins>
      <w:r>
        <w:t xml:space="preserve"> evergreen, and boreal needleleaf evergreen </w:t>
      </w:r>
      <w:ins w:id="757" w:author="Tala Awada" w:date="2021-02-28T15:13:00Z">
        <w:r w:rsidR="002B0C43">
          <w:t>(what is the difference between needl</w:t>
        </w:r>
      </w:ins>
      <w:ins w:id="758" w:author="Tala Awada" w:date="2021-02-28T15:14:00Z">
        <w:r w:rsidR="002B0C43">
          <w:t>el</w:t>
        </w:r>
      </w:ins>
      <w:ins w:id="759" w:author="Tala Awada" w:date="2021-02-28T15:13:00Z">
        <w:r w:rsidR="002B0C43">
          <w:t>eaf and boreal need</w:t>
        </w:r>
      </w:ins>
      <w:ins w:id="760" w:author="Tala Awada" w:date="2021-02-28T15:14:00Z">
        <w:r w:rsidR="002B0C43">
          <w:t>le</w:t>
        </w:r>
      </w:ins>
      <w:ins w:id="761" w:author="Tala Awada" w:date="2021-02-28T15:13:00Z">
        <w:r w:rsidR="002B0C43">
          <w:t>leaf, other than their geographical location)</w:t>
        </w:r>
      </w:ins>
      <w:r>
        <w:t>(Tables 1, S1, S2). Nine of these sites (exception: LT) are large forest dynamics plots of the Forest Global Earth Observatory (ForestGEO, K. J. Anderson-Teixeira, Davies, et al., 2015; Davies et al., 2021). Trees of species represented within the ForestGEO plots were cored within the plot (n</w:t>
      </w:r>
      <w:commentRangeStart w:id="762"/>
      <w:r>
        <w:t>=</w:t>
      </w:r>
      <w:commentRangeEnd w:id="762"/>
      <w:r w:rsidR="007420D6">
        <w:rPr>
          <w:rStyle w:val="CommentReference"/>
        </w:rPr>
        <w:commentReference w:id="762"/>
      </w:r>
      <w:r>
        <w:t>5</w:t>
      </w:r>
      <w:ins w:id="763" w:author="Sabrina Russo" w:date="2021-03-02T12:42:00Z">
        <w:r w:rsidR="007420D6">
          <w:t xml:space="preserve"> per species</w:t>
        </w:r>
      </w:ins>
      <w:r>
        <w:t>) and/or nearby within similar forest types (n=5</w:t>
      </w:r>
      <w:ins w:id="764" w:author="Sabrina Russo" w:date="2021-03-02T12:42:00Z">
        <w:r w:rsidR="007420D6">
          <w:t xml:space="preserve"> per species</w:t>
        </w:r>
      </w:ins>
      <w:r>
        <w:t xml:space="preserve">), following a variety of sampling protocols designed to meet the varied objectives of the original studies (Tables S1, S3). There was wide variation in the distribution of </w:t>
      </w:r>
      <w:del w:id="765" w:author="Sabrina Russo" w:date="2021-03-02T12:42:00Z">
        <w:r w:rsidDel="007420D6">
          <w:delText xml:space="preserve">record </w:delText>
        </w:r>
      </w:del>
      <w:r>
        <w:t>start</w:t>
      </w:r>
      <w:ins w:id="766" w:author="Sabrina Russo" w:date="2021-03-02T12:42:00Z">
        <w:r w:rsidR="007420D6">
          <w:t>ing</w:t>
        </w:r>
      </w:ins>
      <w:r>
        <w:t xml:space="preserve"> years</w:t>
      </w:r>
      <w:ins w:id="767" w:author="Sabrina Russo" w:date="2021-03-02T12:43:00Z">
        <w:r w:rsidR="007420D6">
          <w:t xml:space="preserve"> for each tree ring record</w:t>
        </w:r>
      </w:ins>
      <w:r>
        <w:t xml:space="preserve">, which reflect–with some error–the age distribution of trees </w:t>
      </w:r>
      <w:commentRangeStart w:id="768"/>
      <w:r>
        <w:t xml:space="preserve">cored </w:t>
      </w:r>
      <w:commentRangeEnd w:id="768"/>
      <w:r w:rsidR="007420D6">
        <w:rPr>
          <w:rStyle w:val="CommentReference"/>
        </w:rPr>
        <w:commentReference w:id="768"/>
      </w:r>
      <w:r>
        <w:t xml:space="preserve">(Figs. S1-S10). </w:t>
      </w:r>
      <w:commentRangeStart w:id="769"/>
      <w:r>
        <w:t xml:space="preserve">In using this diversity of data sources, we ensured that our approach was able to </w:t>
      </w:r>
      <w:del w:id="770" w:author="Tala Awada" w:date="2021-02-28T15:15:00Z">
        <w:r w:rsidDel="002B0C43">
          <w:delText xml:space="preserve">handle </w:delText>
        </w:r>
      </w:del>
      <w:ins w:id="771" w:author="Tala Awada" w:date="2021-02-28T15:15:00Z">
        <w:r w:rsidR="002B0C43">
          <w:t xml:space="preserve">perform under </w:t>
        </w:r>
      </w:ins>
      <w:del w:id="772" w:author="Tala Awada" w:date="2021-02-28T15:15:00Z">
        <w:r w:rsidDel="002B0C43">
          <w:delText xml:space="preserve">challenges presented by </w:delText>
        </w:r>
      </w:del>
      <w:r>
        <w:t>varying methodologies and forest types.</w:t>
      </w:r>
      <w:commentRangeEnd w:id="769"/>
      <w:r w:rsidR="007420D6">
        <w:rPr>
          <w:rStyle w:val="CommentReference"/>
        </w:rPr>
        <w:commentReference w:id="769"/>
      </w:r>
    </w:p>
    <w:p w14:paraId="49B2DF54" w14:textId="77777777" w:rsidR="003F2ACD" w:rsidRDefault="00DA0D81">
      <w:pPr>
        <w:pStyle w:val="BodyText"/>
        <w:spacing w:line="480" w:lineRule="auto"/>
        <w:pPrChange w:id="773" w:author="Paolo Cherubini" w:date="2021-02-19T18:49:00Z">
          <w:pPr>
            <w:pStyle w:val="BodyText"/>
          </w:pPr>
        </w:pPrChange>
      </w:pPr>
      <w:commentRangeStart w:id="774"/>
      <w:r>
        <w:rPr>
          <w:b/>
        </w:rPr>
        <w:lastRenderedPageBreak/>
        <w:t xml:space="preserve">Table </w:t>
      </w:r>
      <w:commentRangeEnd w:id="774"/>
      <w:r w:rsidR="007420D6">
        <w:rPr>
          <w:rStyle w:val="CommentReference"/>
        </w:rPr>
        <w:commentReference w:id="774"/>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775"/>
      <w:r>
        <w:t>S3</w:t>
      </w:r>
      <w:commentRangeEnd w:id="775"/>
      <w:r w:rsidR="00630694">
        <w:rPr>
          <w:rStyle w:val="CommentReference"/>
        </w:rPr>
        <w:commentReference w:id="775"/>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776"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777"/>
      <w:r>
        <w:t>records</w:t>
      </w:r>
      <w:ins w:id="778" w:author="Sabrina Russo" w:date="2021-03-02T12:49:00Z">
        <w:r w:rsidR="00630694">
          <w:t xml:space="preserve"> and/or species</w:t>
        </w:r>
      </w:ins>
      <w:r>
        <w:t xml:space="preserve"> </w:t>
      </w:r>
      <w:commentRangeEnd w:id="777"/>
      <w:r w:rsidR="00630694">
        <w:rPr>
          <w:rStyle w:val="CommentReference"/>
        </w:rPr>
        <w:commentReference w:id="777"/>
      </w:r>
      <w:del w:id="779" w:author="Sabrina Russo" w:date="2021-03-02T12:48:00Z">
        <w:r w:rsidDel="00630694">
          <w:delText xml:space="preserve">that had to be excluded </w:delText>
        </w:r>
      </w:del>
      <w:r>
        <w:t>due to insufficient sample size</w:t>
      </w:r>
      <w:ins w:id="780" w:author="Sabrina Russo" w:date="2021-03-02T12:50:00Z">
        <w:r w:rsidR="00630694">
          <w:t>s</w:t>
        </w:r>
      </w:ins>
      <w:r>
        <w:t xml:space="preserve"> or anomalous growth patterns, including (1) species with &lt; 7 cores, (2) cores with &lt; 30 years of record, (3) contiguous portions of cores containing large outliers</w:t>
      </w:r>
      <w:ins w:id="781"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782" w:author="Sabrina Russo" w:date="2021-03-02T12:50:00Z">
        <w:r w:rsidR="00630694">
          <w:t xml:space="preserve">that were </w:t>
        </w:r>
      </w:ins>
      <w:r>
        <w:t xml:space="preserve">cored </w:t>
      </w:r>
      <w:ins w:id="783" w:author="Sabrina Russo" w:date="2021-03-02T12:50:00Z">
        <w:r w:rsidR="00630694">
          <w:t xml:space="preserve">when already </w:t>
        </w:r>
      </w:ins>
      <w:r>
        <w:t xml:space="preserve">dead. The </w:t>
      </w:r>
      <w:commentRangeStart w:id="784"/>
      <w:r>
        <w:t>final criteri</w:t>
      </w:r>
      <w:ins w:id="785" w:author="Tala Awada" w:date="2021-02-28T15:18:00Z">
        <w:r w:rsidR="00BF5859">
          <w:t>on or criteria (bot</w:t>
        </w:r>
      </w:ins>
      <w:ins w:id="786" w:author="Tala Awada" w:date="2021-02-28T15:19:00Z">
        <w:r w:rsidR="00BF5859">
          <w:t>h correct)</w:t>
        </w:r>
      </w:ins>
      <w:del w:id="787" w:author="Tala Awada" w:date="2021-02-28T15:16:00Z">
        <w:r w:rsidDel="002B0C43">
          <w:delText>a</w:delText>
        </w:r>
      </w:del>
      <w:r>
        <w:t xml:space="preserve"> was implemented to avoid periods of growth decline</w:t>
      </w:r>
      <w:commentRangeEnd w:id="784"/>
      <w:r w:rsidR="00630694">
        <w:rPr>
          <w:rStyle w:val="CommentReference"/>
        </w:rPr>
        <w:commentReference w:id="784"/>
      </w:r>
      <w:r>
        <w:t xml:space="preserve"> and potentially altered climate sensitivity prior to death (Cailleret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788"/>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788"/>
      <w:r w:rsidR="00630694">
        <w:rPr>
          <w:rStyle w:val="CommentReference"/>
        </w:rPr>
        <w:commentReference w:id="788"/>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789" w:author="Sabrina Russo" w:date="2021-03-02T12:53:00Z">
        <w:r w:rsidR="00630694">
          <w:t>s 1,</w:t>
        </w:r>
      </w:ins>
      <w:r>
        <w:t xml:space="preserve"> S3).</w:t>
      </w:r>
    </w:p>
    <w:p w14:paraId="07F7F121" w14:textId="1FC10244" w:rsidR="003F2ACD" w:rsidDel="000C6743" w:rsidRDefault="00DA0D81">
      <w:pPr>
        <w:pStyle w:val="BodyText"/>
        <w:spacing w:line="480" w:lineRule="auto"/>
        <w:rPr>
          <w:del w:id="790" w:author="Sabrina Russo" w:date="2021-03-03T13:08:00Z"/>
        </w:rPr>
        <w:pPrChange w:id="791"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ins w:id="792" w:author="Sabrina Russo" w:date="2021-03-03T13:04:00Z">
        <w:r w:rsidR="000C6743">
          <w:t xml:space="preserve">  We calculated basal area</w:t>
        </w:r>
      </w:ins>
      <w:ins w:id="793" w:author="Sabrina Russo" w:date="2021-03-03T13:07:00Z">
        <w:r w:rsidR="000C6743">
          <w:t xml:space="preserve"> (BA)</w:t>
        </w:r>
      </w:ins>
      <w:ins w:id="794" w:author="Sabrina Russo" w:date="2021-03-03T13:04:00Z">
        <w:r w:rsidR="000C6743">
          <w:t xml:space="preserve"> from diameter as pi*(DBH/2)^2</w:t>
        </w:r>
      </w:ins>
      <w:ins w:id="795" w:author="Sabrina Russo" w:date="2021-03-03T13:07:00Z">
        <w:r w:rsidR="000C6743">
          <w:t xml:space="preserve"> and basal area increment (BAI) as </w:t>
        </w:r>
      </w:ins>
      <w:ins w:id="796" w:author="Sabrina Russo" w:date="2021-03-03T13:08:00Z">
        <w:r w:rsidR="000C6743">
          <w:t>[</w:t>
        </w:r>
        <w:commentRangeStart w:id="797"/>
      </w:ins>
      <m:oMath>
        <m:r>
          <w:ins w:id="798" w:author="Sabrina Russo" w:date="2021-03-03T13:08:00Z">
            <w:rPr>
              <w:rFonts w:ascii="Cambria Math" w:hAnsi="Cambria Math"/>
            </w:rPr>
            <m:t>BA</m:t>
          </w:ins>
        </m:r>
        <w:commentRangeEnd w:id="797"/>
        <m:r>
          <w:ins w:id="799" w:author="Sabrina Russo" w:date="2021-03-03T13:08:00Z">
            <m:rPr>
              <m:sty m:val="p"/>
            </m:rPr>
            <w:rPr>
              <w:rStyle w:val="CommentReference"/>
            </w:rPr>
            <w:commentReference w:id="797"/>
          </w:ins>
        </m:r>
        <m:sSub>
          <m:sSubPr>
            <m:ctrlPr>
              <w:ins w:id="800" w:author="Sabrina Russo" w:date="2021-03-03T13:08:00Z">
                <w:rPr>
                  <w:rFonts w:ascii="Cambria Math" w:hAnsi="Cambria Math"/>
                </w:rPr>
              </w:ins>
            </m:ctrlPr>
          </m:sSubPr>
          <m:e>
            <m:r>
              <w:ins w:id="801" w:author="Sabrina Russo" w:date="2021-03-03T13:08:00Z">
                <w:rPr>
                  <w:rFonts w:ascii="Cambria Math" w:hAnsi="Cambria Math"/>
                </w:rPr>
                <m:t>I</m:t>
              </w:ins>
            </m:r>
          </m:e>
          <m:sub>
            <m:r>
              <w:ins w:id="802" w:author="Sabrina Russo" w:date="2021-03-03T13:08:00Z">
                <w:rPr>
                  <w:rFonts w:ascii="Cambria Math" w:hAnsi="Cambria Math"/>
                </w:rPr>
                <m:t>y+1</m:t>
              </w:ins>
            </m:r>
          </m:sub>
        </m:sSub>
        <m:r>
          <w:ins w:id="803" w:author="Sabrina Russo" w:date="2021-03-03T13:08:00Z">
            <w:rPr>
              <w:rFonts w:ascii="Cambria Math" w:hAnsi="Cambria Math"/>
            </w:rPr>
            <m:t>-BA</m:t>
          </w:ins>
        </m:r>
        <m:sSub>
          <m:sSubPr>
            <m:ctrlPr>
              <w:ins w:id="804" w:author="Sabrina Russo" w:date="2021-03-03T13:08:00Z">
                <w:rPr>
                  <w:rFonts w:ascii="Cambria Math" w:hAnsi="Cambria Math"/>
                </w:rPr>
              </w:ins>
            </m:ctrlPr>
          </m:sSubPr>
          <m:e>
            <m:r>
              <w:ins w:id="805" w:author="Sabrina Russo" w:date="2021-03-03T13:08:00Z">
                <w:rPr>
                  <w:rFonts w:ascii="Cambria Math" w:hAnsi="Cambria Math"/>
                </w:rPr>
                <m:t>I</m:t>
              </w:ins>
            </m:r>
          </m:e>
          <m:sub>
            <m:r>
              <w:ins w:id="806" w:author="Sabrina Russo" w:date="2021-03-03T13:08:00Z">
                <w:rPr>
                  <w:rFonts w:ascii="Cambria Math" w:hAnsi="Cambria Math"/>
                </w:rPr>
                <m:t>y</m:t>
              </w:ins>
            </m:r>
          </m:sub>
        </m:sSub>
      </m:oMath>
      <w:ins w:id="807" w:author="Sabrina Russo" w:date="2021-03-03T13:08:00Z">
        <w:r w:rsidR="000C6743">
          <w:t xml:space="preserve">].  </w:t>
        </w:r>
      </w:ins>
    </w:p>
    <w:p w14:paraId="4DEA395B" w14:textId="0668219D" w:rsidR="003F2ACD" w:rsidRDefault="00DA0D81">
      <w:pPr>
        <w:pStyle w:val="BodyText"/>
        <w:spacing w:line="480" w:lineRule="auto"/>
        <w:pPrChange w:id="808"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w:t>
      </w:r>
      <w:ins w:id="809" w:author="Sabrina Russo" w:date="2021-03-03T13:09:00Z">
        <w:r w:rsidR="000C6743">
          <w:t xml:space="preserve">, which were calculated </w:t>
        </w:r>
      </w:ins>
      <w:moveToRangeStart w:id="810" w:author="Sabrina Russo" w:date="2021-03-03T13:09:00Z" w:name="move65669375"/>
      <w:moveTo w:id="811" w:author="Sabrina Russo" w:date="2021-03-03T13:09:00Z">
        <w:r w:rsidR="000C6743">
          <w:t xml:space="preserve">for temperate and tropical species </w:t>
        </w:r>
        <w:del w:id="812" w:author="Sabrina Russo" w:date="2021-03-03T13:09:00Z">
          <w:r w:rsidR="000C6743" w:rsidDel="000C6743">
            <w:delText xml:space="preserve">were calculated </w:delText>
          </w:r>
        </w:del>
        <w:r w:rsidR="000C6743">
          <w:t xml:space="preserve">using the R packages </w:t>
        </w:r>
        <w:r w:rsidR="000C6743">
          <w:rPr>
            <w:i/>
          </w:rPr>
          <w:t>allo-db</w:t>
        </w:r>
        <w:r w:rsidR="000C6743">
          <w:t xml:space="preserve"> (Gonzalez-Akre et al. in revision) and </w:t>
        </w:r>
        <w:r w:rsidR="000C6743">
          <w:rPr>
            <w:i/>
          </w:rPr>
          <w:t>biomass</w:t>
        </w:r>
        <w:r w:rsidR="000C6743">
          <w:t xml:space="preserve"> (Réjou-Méchain et al., 2017), respectively.</w:t>
        </w:r>
      </w:moveTo>
      <w:moveToRangeEnd w:id="810"/>
      <w:del w:id="813" w:author="Sabrina Russo" w:date="2021-03-03T13:08:00Z">
        <w:r w:rsidDel="000C6743">
          <w:delText xml:space="preserve"> and diameter to area equation to get the corresponding basal area</w:delText>
        </w:r>
      </w:del>
      <w:r>
        <w:t>.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del w:id="814" w:author="Sabrina Russo" w:date="2021-03-03T13:08:00Z">
        <w:r w:rsidDel="000C6743">
          <w:delText xml:space="preserve"> and basal area increment (</w:delText>
        </w:r>
      </w:del>
      <m:oMath>
        <m:r>
          <w:del w:id="815" w:author="Sabrina Russo" w:date="2021-03-03T13:08:00Z">
            <w:rPr>
              <w:rFonts w:ascii="Cambria Math" w:hAnsi="Cambria Math"/>
            </w:rPr>
            <m:t>BAI</m:t>
          </w:del>
        </m:r>
      </m:oMath>
      <w:del w:id="816" w:author="Sabrina Russo" w:date="2021-03-03T13:08:00Z">
        <w:r w:rsidDel="000C6743">
          <w:delText>) as [</w:delText>
        </w:r>
        <w:commentRangeStart w:id="817"/>
      </w:del>
      <m:oMath>
        <m:r>
          <w:del w:id="818" w:author="Sabrina Russo" w:date="2021-03-03T13:08:00Z">
            <w:rPr>
              <w:rFonts w:ascii="Cambria Math" w:hAnsi="Cambria Math"/>
            </w:rPr>
            <m:t>BA</m:t>
          </w:del>
        </m:r>
        <w:commentRangeEnd w:id="817"/>
        <m:r>
          <w:del w:id="819" w:author="Sabrina Russo" w:date="2021-03-03T13:08:00Z">
            <m:rPr>
              <m:sty m:val="p"/>
            </m:rPr>
            <w:rPr>
              <w:rStyle w:val="CommentReference"/>
            </w:rPr>
            <w:commentReference w:id="817"/>
          </w:del>
        </m:r>
        <m:sSub>
          <m:sSubPr>
            <m:ctrlPr>
              <w:del w:id="820" w:author="Sabrina Russo" w:date="2021-03-03T13:08:00Z">
                <w:rPr>
                  <w:rFonts w:ascii="Cambria Math" w:hAnsi="Cambria Math"/>
                </w:rPr>
              </w:del>
            </m:ctrlPr>
          </m:sSubPr>
          <m:e>
            <m:r>
              <w:del w:id="821" w:author="Sabrina Russo" w:date="2021-03-03T13:08:00Z">
                <w:rPr>
                  <w:rFonts w:ascii="Cambria Math" w:hAnsi="Cambria Math"/>
                </w:rPr>
                <m:t>I</m:t>
              </w:del>
            </m:r>
          </m:e>
          <m:sub>
            <m:r>
              <w:del w:id="822" w:author="Sabrina Russo" w:date="2021-03-03T13:08:00Z">
                <w:rPr>
                  <w:rFonts w:ascii="Cambria Math" w:hAnsi="Cambria Math"/>
                </w:rPr>
                <m:t>y+1</m:t>
              </w:del>
            </m:r>
          </m:sub>
        </m:sSub>
        <m:r>
          <w:del w:id="823" w:author="Sabrina Russo" w:date="2021-03-03T13:08:00Z">
            <w:rPr>
              <w:rFonts w:ascii="Cambria Math" w:hAnsi="Cambria Math"/>
            </w:rPr>
            <m:t>-BA</m:t>
          </w:del>
        </m:r>
        <m:sSub>
          <m:sSubPr>
            <m:ctrlPr>
              <w:del w:id="824" w:author="Sabrina Russo" w:date="2021-03-03T13:08:00Z">
                <w:rPr>
                  <w:rFonts w:ascii="Cambria Math" w:hAnsi="Cambria Math"/>
                </w:rPr>
              </w:del>
            </m:ctrlPr>
          </m:sSubPr>
          <m:e>
            <m:r>
              <w:del w:id="825" w:author="Sabrina Russo" w:date="2021-03-03T13:08:00Z">
                <w:rPr>
                  <w:rFonts w:ascii="Cambria Math" w:hAnsi="Cambria Math"/>
                </w:rPr>
                <m:t>I</m:t>
              </w:del>
            </m:r>
          </m:e>
          <m:sub>
            <m:r>
              <w:del w:id="826" w:author="Sabrina Russo" w:date="2021-03-03T13:08:00Z">
                <w:rPr>
                  <w:rFonts w:ascii="Cambria Math" w:hAnsi="Cambria Math"/>
                </w:rPr>
                <m:t>y</m:t>
              </w:del>
            </m:r>
          </m:sub>
        </m:sSub>
      </m:oMath>
      <w:del w:id="827" w:author="Sabrina Russo" w:date="2021-03-03T13:08:00Z">
        <w:r w:rsidDel="000C6743">
          <w:delText>]</w:delText>
        </w:r>
      </w:del>
      <w:r>
        <w:t xml:space="preserve">. </w:t>
      </w:r>
      <w:del w:id="828" w:author="Sabrina Russo" w:date="2021-03-03T13:09:00Z">
        <w:r w:rsidDel="000C6743">
          <w:delText xml:space="preserve">Biomass allometries </w:delText>
        </w:r>
      </w:del>
      <w:moveFromRangeStart w:id="829" w:author="Sabrina Russo" w:date="2021-03-03T13:09:00Z" w:name="move65669375"/>
      <w:moveFrom w:id="830" w:author="Sabrina Russo" w:date="2021-03-03T13:09:00Z">
        <w:del w:id="831" w:author="Sabrina Russo" w:date="2021-03-03T13:09:00Z">
          <w:r w:rsidDel="000C6743">
            <w:delText xml:space="preserve">for </w:delText>
          </w:r>
        </w:del>
        <w:r w:rsidDel="000C6743">
          <w:t xml:space="preserve">temperate and tropical species were calculated using the R packages </w:t>
        </w:r>
        <w:r w:rsidDel="000C6743">
          <w:rPr>
            <w:i/>
          </w:rPr>
          <w:t>allo-db</w:t>
        </w:r>
        <w:r w:rsidDel="000C6743">
          <w:t xml:space="preserve"> (Gonzalez-Akre et al. in revision) and </w:t>
        </w:r>
        <w:r w:rsidDel="000C6743">
          <w:rPr>
            <w:i/>
          </w:rPr>
          <w:t>biomass</w:t>
        </w:r>
        <w:r w:rsidDel="000C6743">
          <w:t xml:space="preserve"> (Réjou-Méchain et al., 2017), respectively.</w:t>
        </w:r>
      </w:moveFrom>
      <w:moveFromRangeEnd w:id="829"/>
    </w:p>
    <w:p w14:paraId="2DA74501" w14:textId="77777777" w:rsidR="003F2ACD" w:rsidRDefault="00DA0D81">
      <w:pPr>
        <w:pStyle w:val="BodyText"/>
        <w:spacing w:line="480" w:lineRule="auto"/>
        <w:pPrChange w:id="832"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All ForestGEO climate records used here are archived in the ForestGEO Climate Data Portal, v1.0 (K. Anderson-Teixeira et al., 2020).</w:t>
      </w:r>
    </w:p>
    <w:p w14:paraId="050F1541" w14:textId="575A69A0" w:rsidR="003F2ACD" w:rsidRDefault="00BF5859">
      <w:pPr>
        <w:pStyle w:val="Heading2"/>
        <w:spacing w:line="480" w:lineRule="auto"/>
        <w:pPrChange w:id="833" w:author="Paolo Cherubini" w:date="2021-02-19T18:49:00Z">
          <w:pPr>
            <w:pStyle w:val="Heading2"/>
          </w:pPr>
        </w:pPrChange>
      </w:pPr>
      <w:bookmarkStart w:id="834" w:name="Analysis"/>
      <w:ins w:id="835" w:author="Tala Awada" w:date="2021-02-28T15:20:00Z">
        <w:r>
          <w:t xml:space="preserve">Data </w:t>
        </w:r>
      </w:ins>
      <w:r w:rsidR="00DA0D81">
        <w:t xml:space="preserve">Analysis </w:t>
      </w:r>
      <w:del w:id="836" w:author="Tala Awada" w:date="2021-02-28T15:19:00Z">
        <w:r w:rsidR="00DA0D81" w:rsidDel="00BF5859">
          <w:delText>methods</w:delText>
        </w:r>
      </w:del>
    </w:p>
    <w:p w14:paraId="2EAF0295" w14:textId="21436628" w:rsidR="003F2ACD" w:rsidRDefault="00BF5859">
      <w:pPr>
        <w:pStyle w:val="FirstParagraph"/>
        <w:spacing w:line="480" w:lineRule="auto"/>
        <w:pPrChange w:id="837" w:author="Paolo Cherubini" w:date="2021-02-19T18:49:00Z">
          <w:pPr>
            <w:pStyle w:val="FirstParagraph"/>
          </w:pPr>
        </w:pPrChange>
      </w:pPr>
      <w:ins w:id="838" w:author="Tala Awada" w:date="2021-02-28T15:20:00Z">
        <w:r>
          <w:t xml:space="preserve">Data </w:t>
        </w:r>
      </w:ins>
      <w:del w:id="839" w:author="Tala Awada" w:date="2021-02-28T15:20:00Z">
        <w:r w:rsidR="00DA0D81" w:rsidDel="00BF5859">
          <w:delText xml:space="preserve">Our </w:delText>
        </w:r>
      </w:del>
      <w:r w:rsidR="00DA0D81">
        <w:t>analysis consisted of two main steps: (1) identif</w:t>
      </w:r>
      <w:ins w:id="840" w:author="Tala Awada" w:date="2021-02-28T15:21:00Z">
        <w:r>
          <w:t>ying</w:t>
        </w:r>
      </w:ins>
      <w:del w:id="841" w:author="Tala Awada" w:date="2021-02-28T15:21:00Z">
        <w:r w:rsidR="00DA0D81" w:rsidDel="00BF5859">
          <w:delText>icatio</w:delText>
        </w:r>
      </w:del>
      <w:del w:id="842" w:author="Tala Awada" w:date="2021-02-28T15:20:00Z">
        <w:r w:rsidR="00DA0D81" w:rsidDel="00BF5859">
          <w:delText>n</w:delText>
        </w:r>
      </w:del>
      <w:r w:rsidR="00DA0D81">
        <w:t xml:space="preserve"> </w:t>
      </w:r>
      <w:del w:id="843" w:author="Tala Awada" w:date="2021-02-28T15:21:00Z">
        <w:r w:rsidR="00DA0D81" w:rsidDel="00BF5859">
          <w:delText xml:space="preserve">of </w:delText>
        </w:r>
      </w:del>
      <w:r w:rsidR="00DA0D81">
        <w:t xml:space="preserve">the most important climate drivers and the time window over which they </w:t>
      </w:r>
      <w:del w:id="844" w:author="Sabrina Russo" w:date="2021-03-03T13:12:00Z">
        <w:r w:rsidR="00DA0D81" w:rsidDel="00FB5D75">
          <w:delText>operate</w:delText>
        </w:r>
      </w:del>
      <w:ins w:id="845" w:author="Sabrina Russo" w:date="2021-03-03T13:12:00Z">
        <w:r w:rsidR="00FB5D75">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846" w:author="Sabrina Russo" w:date="2021-03-03T13:15:00Z">
        <w:r w:rsidR="00FB5D75">
          <w:t>estimating</w:t>
        </w:r>
      </w:ins>
      <w:ins w:id="847" w:author="Sabrina Russo" w:date="2021-03-03T13:16:00Z">
        <w:r w:rsidR="00FB5D75">
          <w:t xml:space="preserve"> different measures of tree growth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analysis we sought to identify site-level climate drivers</w:t>
      </w:r>
      <w:ins w:id="848" w:author="Sabrina Russo" w:date="2021-03-03T13:16:00Z">
        <w:r w:rsidR="00FB5D75">
          <w:t xml:space="preserve"> first</w:t>
        </w:r>
      </w:ins>
      <w:r w:rsidR="00DA0D81">
        <w:t>.</w:t>
      </w:r>
    </w:p>
    <w:p w14:paraId="0B02C8CD" w14:textId="77777777" w:rsidR="003F2ACD" w:rsidRDefault="00DA0D81">
      <w:pPr>
        <w:pStyle w:val="CaptionedFigure"/>
        <w:spacing w:line="480" w:lineRule="auto"/>
        <w:pPrChange w:id="849"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850" w:author="Paolo Cherubini" w:date="2021-02-19T18:49:00Z">
          <w:pPr>
            <w:pStyle w:val="ImageCaption"/>
          </w:pPr>
        </w:pPrChange>
      </w:pPr>
      <w:commentRangeStart w:id="851"/>
      <w:r>
        <w:rPr>
          <w:b/>
        </w:rPr>
        <w:t xml:space="preserve">Figure </w:t>
      </w:r>
      <w:commentRangeEnd w:id="851"/>
      <w:r w:rsidR="00FB5D75">
        <w:rPr>
          <w:rStyle w:val="CommentReference"/>
          <w:i w:val="0"/>
        </w:rPr>
        <w:commentReference w:id="851"/>
      </w:r>
      <w:r>
        <w:rPr>
          <w:b/>
        </w:rPr>
        <w:t>1 | Schematic illustrat</w:t>
      </w:r>
      <w:ins w:id="852" w:author="Paolo Cherubini" w:date="2021-02-22T17:03:00Z">
        <w:r w:rsidR="00E16E3F">
          <w:rPr>
            <w:b/>
          </w:rPr>
          <w:t>ion of</w:t>
        </w:r>
      </w:ins>
      <w:del w:id="853" w:author="Paolo Cherubini" w:date="2021-02-22T17:03:00Z">
        <w:r w:rsidDel="00E16E3F">
          <w:rPr>
            <w:b/>
          </w:rPr>
          <w:delText>ing</w:delText>
        </w:r>
      </w:del>
      <w:r>
        <w:rPr>
          <w:b/>
        </w:rPr>
        <w:t xml:space="preserve"> </w:t>
      </w:r>
      <w:ins w:id="854" w:author="Tala Awada" w:date="2021-02-28T15:22:00Z">
        <w:r w:rsidR="00BF5859">
          <w:rPr>
            <w:b/>
          </w:rPr>
          <w:t xml:space="preserve">the </w:t>
        </w:r>
      </w:ins>
      <w:del w:id="855" w:author="Tala Awada" w:date="2021-02-28T15:22:00Z">
        <w:r w:rsidDel="00BF5859">
          <w:rPr>
            <w:b/>
          </w:rPr>
          <w:delText xml:space="preserve">our </w:delText>
        </w:r>
      </w:del>
      <w:r>
        <w:rPr>
          <w:b/>
        </w:rPr>
        <w:t>analysis process.</w:t>
      </w:r>
      <w:r>
        <w:t xml:space="preserve"> In step 1, the R package</w:t>
      </w:r>
      <w:r w:rsidRPr="00E16E3F">
        <w:rPr>
          <w:i w:val="0"/>
          <w:rPrChange w:id="856" w:author="Paolo Cherubini" w:date="2021-02-22T17:03:00Z">
            <w:rPr/>
          </w:rPrChange>
        </w:rPr>
        <w:t xml:space="preserve"> climwin</w:t>
      </w:r>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857" w:author="Paolo Cherubini" w:date="2021-02-22T17:04:00Z">
            <w:rPr/>
          </w:rPrChange>
        </w:rPr>
        <w:t>DBH</w:t>
      </w:r>
      <w:r>
        <w:t>, and year.</w:t>
      </w:r>
    </w:p>
    <w:p w14:paraId="57FAB413" w14:textId="3D9CEA00" w:rsidR="003F2ACD" w:rsidRDefault="00EA36F7">
      <w:pPr>
        <w:pStyle w:val="Heading3"/>
        <w:spacing w:line="480" w:lineRule="auto"/>
        <w:pPrChange w:id="858" w:author="Paolo Cherubini" w:date="2021-02-19T18:49:00Z">
          <w:pPr>
            <w:pStyle w:val="Heading3"/>
          </w:pPr>
        </w:pPrChange>
      </w:pPr>
      <w:ins w:id="859" w:author="Sabrina Russo" w:date="2021-03-03T13:31:00Z">
        <w:r>
          <w:t xml:space="preserve">Step 1: </w:t>
        </w:r>
      </w:ins>
      <w:r w:rsidR="00DA0D81">
        <w:t>Climate variable selection</w:t>
      </w:r>
    </w:p>
    <w:p w14:paraId="47DB2F18" w14:textId="69422215" w:rsidR="003F2ACD" w:rsidRDefault="00DA0D81">
      <w:pPr>
        <w:pStyle w:val="FirstParagraph"/>
        <w:spacing w:line="480" w:lineRule="auto"/>
        <w:pPrChange w:id="860" w:author="Paolo Cherubini" w:date="2021-02-19T18:49:00Z">
          <w:pPr>
            <w:pStyle w:val="FirstParagraph"/>
          </w:pPr>
        </w:pPrChange>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861"/>
      <w:r>
        <w:t xml:space="preserve">low-frequency variation </w:t>
      </w:r>
      <w:commentRangeEnd w:id="861"/>
      <w:r w:rsidR="00FB5D75">
        <w:rPr>
          <w:rStyle w:val="CommentReference"/>
        </w:rPr>
        <w:commentReference w:id="861"/>
      </w:r>
      <w:r>
        <w:t>that most likely represents responses to non-climatic drivers (</w:t>
      </w:r>
      <w:r>
        <w:rPr>
          <w:i/>
        </w:rPr>
        <w:t>e.g.</w:t>
      </w:r>
      <w:r>
        <w:t xml:space="preserve">, growth and aging of the tree, change in competitive dynamics, atmospheric pollution), we </w:t>
      </w:r>
      <w:commentRangeStart w:id="862"/>
      <w:r>
        <w:t xml:space="preserve">detrended the response variables </w:t>
      </w:r>
      <w:commentRangeEnd w:id="862"/>
      <w:r w:rsidR="00367EA7">
        <w:rPr>
          <w:rStyle w:val="CommentReference"/>
        </w:rPr>
        <w:commentReference w:id="862"/>
      </w:r>
      <w:r>
        <w:t>by fi</w:t>
      </w:r>
      <w:ins w:id="863" w:author="Tala Awada" w:date="2021-02-28T15:23:00Z">
        <w:r w:rsidR="00BF5859">
          <w:t>t</w:t>
        </w:r>
      </w:ins>
      <w:r>
        <w:t xml:space="preserve">ting penalized </w:t>
      </w:r>
      <w:commentRangeStart w:id="864"/>
      <w:r>
        <w:t xml:space="preserve">thin plate regression </w:t>
      </w:r>
      <w:commentRangeEnd w:id="864"/>
      <w:r w:rsidR="00FB5D75">
        <w:rPr>
          <w:rStyle w:val="CommentReference"/>
        </w:rPr>
        <w:commentReference w:id="864"/>
      </w:r>
      <w:r>
        <w:t xml:space="preserve">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865" w:author="Sabrina Russo" w:date="2021-03-03T13:21:00Z">
        <w:r w:rsidDel="00367EA7">
          <w:delText xml:space="preserve">thereby </w:delText>
        </w:r>
      </w:del>
      <w:ins w:id="866" w:author="Sabrina Russo" w:date="2021-03-03T13:21:00Z">
        <w:r w:rsidR="00367EA7">
          <w:t xml:space="preserve">and extracted the </w:t>
        </w:r>
      </w:ins>
      <w:del w:id="867" w:author="Sabrina Russo" w:date="2021-03-03T13:21:00Z">
        <w:r w:rsidDel="00367EA7">
          <w:delText xml:space="preserve">producing </w:delText>
        </w:r>
      </w:del>
      <w:r>
        <w:t>residual</w:t>
      </w:r>
      <w:ins w:id="868" w:author="Sabrina Russo" w:date="2021-03-03T13:21:00Z">
        <w:r w:rsidR="00367EA7">
          <w:t xml:space="preserve"> variation for each observation</w:t>
        </w:r>
      </w:ins>
      <w:del w:id="869" w:author="Sabrina Russo" w:date="2021-03-03T13:21:00Z">
        <w:r w:rsidDel="00367EA7">
          <w:delText>s</w:delText>
        </w:r>
      </w:del>
      <w:r>
        <w:t>. The smoothing parameters were automatical</w:t>
      </w:r>
      <w:ins w:id="870" w:author="Sabrina Russo" w:date="2021-03-03T13:22:00Z">
        <w:r w:rsidR="00367EA7">
          <w:t>l</w:t>
        </w:r>
      </w:ins>
      <w:r>
        <w:t xml:space="preserve">y selected by the </w:t>
      </w:r>
      <w:r>
        <w:rPr>
          <w:i/>
        </w:rPr>
        <w:t>gam</w:t>
      </w:r>
      <w:r>
        <w:t xml:space="preserve"> function by </w:t>
      </w:r>
      <w:commentRangeStart w:id="871"/>
      <w:r>
        <w:t>generalized cross-validation (GCV)</w:t>
      </w:r>
      <w:commentRangeEnd w:id="871"/>
      <w:r w:rsidR="00367EA7">
        <w:rPr>
          <w:rStyle w:val="CommentReference"/>
        </w:rPr>
        <w:commentReference w:id="871"/>
      </w:r>
      <w:r>
        <w:t xml:space="preserve">. We then used </w:t>
      </w:r>
      <w:r>
        <w:rPr>
          <w:i/>
        </w:rPr>
        <w:t>climwin</w:t>
      </w:r>
      <w:r>
        <w:t xml:space="preserve"> to identify the </w:t>
      </w:r>
      <w:ins w:id="872" w:author="Sabrina Russo" w:date="2021-03-03T13:23:00Z">
        <w:r w:rsidR="00367EA7">
          <w:t xml:space="preserve">annual </w:t>
        </w:r>
      </w:ins>
      <w:r>
        <w:t xml:space="preserve">climate variables most strongly correlated </w:t>
      </w:r>
      <w:del w:id="873" w:author="Sabrina Russo" w:date="2021-03-03T13:22:00Z">
        <w:r w:rsidDel="00367EA7">
          <w:delText xml:space="preserve">to </w:delText>
        </w:r>
      </w:del>
      <w:ins w:id="874" w:author="Sabrina Russo" w:date="2021-03-03T13:22:00Z">
        <w:r w:rsidR="00367EA7">
          <w:t xml:space="preserve">with </w:t>
        </w:r>
      </w:ins>
      <w:r>
        <w:t xml:space="preserve">the </w:t>
      </w:r>
      <w:ins w:id="875" w:author="Sabrina Russo" w:date="2021-03-03T13:24:00Z">
        <w:r w:rsidR="00367EA7">
          <w:t xml:space="preserve">individual tree-level </w:t>
        </w:r>
      </w:ins>
      <w:r>
        <w:t>residuals of</w:t>
      </w:r>
      <w:ins w:id="876" w:author="Sabrina Russo" w:date="2021-03-03T13:29:00Z">
        <w:r w:rsidR="00367EA7">
          <w:t xml:space="preserve"> the growth variables,</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r w:rsidRPr="00F670E1">
        <w:rPr>
          <w:i/>
        </w:rPr>
        <w:t>climwin</w:t>
      </w:r>
      <w:r w:rsidRPr="00F670E1">
        <w:t>, we specified a mixed</w:t>
      </w:r>
      <w:ins w:id="877" w:author="Sabrina Russo" w:date="2021-03-03T13:23:00Z">
        <w:r w:rsidR="00367EA7">
          <w:t>-</w:t>
        </w:r>
      </w:ins>
      <w:del w:id="878" w:author="Sabrina Russo" w:date="2021-03-03T13:23:00Z">
        <w:r w:rsidRPr="00F670E1" w:rsidDel="00367EA7">
          <w:delText xml:space="preserve"> </w:delText>
        </w:r>
      </w:del>
      <w:r w:rsidRPr="00F670E1">
        <w:t xml:space="preserve">effects model </w:t>
      </w:r>
      <w:ins w:id="879" w:author="Sabrina Russo" w:date="2021-03-03T13:25:00Z">
        <w:r w:rsidR="00367EA7">
          <w:t xml:space="preserve">in which the fixed effects were the climate variables and the random intercepts were </w:t>
        </w:r>
      </w:ins>
      <w:del w:id="880" w:author="Sabrina Russo" w:date="2021-03-03T13:25:00Z">
        <w:r w:rsidRPr="00F670E1" w:rsidDel="00367EA7">
          <w:delText xml:space="preserve">using </w:delText>
        </w:r>
      </w:del>
      <w:r w:rsidRPr="00F670E1">
        <w:t xml:space="preserve">species (when </w:t>
      </w:r>
      <m:oMath>
        <m:r>
          <w:rPr>
            <w:rFonts w:ascii="Cambria Math" w:hAnsi="Cambria Math"/>
          </w:rPr>
          <m:t>n≥3</m:t>
        </m:r>
      </m:oMath>
      <w:r w:rsidRPr="00F670E1">
        <w:t xml:space="preserve">) and core identity </w:t>
      </w:r>
      <w:del w:id="881" w:author="Sabrina Russo" w:date="2021-03-03T13:26:00Z">
        <w:r w:rsidRPr="00F670E1" w:rsidDel="00367EA7">
          <w:delText xml:space="preserve">as random </w:delText>
        </w:r>
      </w:del>
      <w:del w:id="882" w:author="Sabrina Russo" w:date="2021-03-03T13:23:00Z">
        <w:r w:rsidRPr="00F670E1" w:rsidDel="00367EA7">
          <w:delText xml:space="preserve">effects </w:delText>
        </w:r>
      </w:del>
      <w:r w:rsidRPr="00F670E1">
        <w:t xml:space="preserve">(noting that </w:t>
      </w:r>
      <w:commentRangeStart w:id="883"/>
      <w:r w:rsidRPr="00F670E1">
        <w:t>these effects should be minimal given that residuals are centered around zero</w:t>
      </w:r>
      <w:commentRangeEnd w:id="883"/>
      <w:r w:rsidR="00367EA7">
        <w:rPr>
          <w:rStyle w:val="CommentReference"/>
        </w:rPr>
        <w:commentReference w:id="883"/>
      </w:r>
      <w:r w:rsidRPr="00F670E1">
        <w:t xml:space="preserve">): </w:t>
      </w:r>
      <w:commentRangeStart w:id="884"/>
      <w:r w:rsidRPr="00F670E1">
        <w:rPr>
          <w:rStyle w:val="VerbatimChar"/>
          <w:rFonts w:ascii="Palatino Linotype" w:hAnsi="Palatino Linotype"/>
          <w:rPrChange w:id="885" w:author="Paolo Cherubini" w:date="2021-02-22T17:05:00Z">
            <w:rPr>
              <w:rStyle w:val="VerbatimChar"/>
            </w:rPr>
          </w:rPrChange>
        </w:rPr>
        <w:t>residual</w:t>
      </w:r>
      <w:ins w:id="886" w:author="Sabrina Russo" w:date="2021-03-03T13:29:00Z">
        <w:r w:rsidR="00367EA7">
          <w:rPr>
            <w:rStyle w:val="VerbatimChar"/>
            <w:rFonts w:ascii="Palatino Linotype" w:hAnsi="Palatino Linotype"/>
          </w:rPr>
          <w:t>s of</w:t>
        </w:r>
      </w:ins>
      <w:r w:rsidRPr="00F670E1">
        <w:rPr>
          <w:rStyle w:val="VerbatimChar"/>
          <w:rFonts w:ascii="Palatino Linotype" w:hAnsi="Palatino Linotype"/>
          <w:rPrChange w:id="887" w:author="Paolo Cherubini" w:date="2021-02-22T17:05:00Z">
            <w:rPr>
              <w:rStyle w:val="VerbatimChar"/>
            </w:rPr>
          </w:rPrChange>
        </w:rPr>
        <w:t xml:space="preserve"> growth </w:t>
      </w:r>
      <w:del w:id="888" w:author="Sabrina Russo" w:date="2021-03-03T13:29:00Z">
        <w:r w:rsidRPr="00F670E1" w:rsidDel="00367EA7">
          <w:rPr>
            <w:rStyle w:val="VerbatimChar"/>
            <w:rFonts w:ascii="Palatino Linotype" w:hAnsi="Palatino Linotype"/>
            <w:rPrChange w:id="889" w:author="Paolo Cherubini" w:date="2021-02-22T17:05:00Z">
              <w:rPr>
                <w:rStyle w:val="VerbatimChar"/>
              </w:rPr>
            </w:rPrChange>
          </w:rPr>
          <w:delText xml:space="preserve">index </w:delText>
        </w:r>
      </w:del>
      <w:ins w:id="890" w:author="Sabrina Russo" w:date="2021-03-03T13:29:00Z">
        <w:r w:rsidR="00367EA7">
          <w:rPr>
            <w:rStyle w:val="VerbatimChar"/>
            <w:rFonts w:ascii="Palatino Linotype" w:hAnsi="Palatino Linotype"/>
          </w:rPr>
          <w:t>variable</w:t>
        </w:r>
        <w:r w:rsidR="00367EA7" w:rsidRPr="00F670E1">
          <w:rPr>
            <w:rStyle w:val="VerbatimChar"/>
            <w:rFonts w:ascii="Palatino Linotype" w:hAnsi="Palatino Linotype"/>
            <w:rPrChange w:id="891" w:author="Paolo Cherubini" w:date="2021-02-22T17:05:00Z">
              <w:rPr>
                <w:rStyle w:val="VerbatimChar"/>
              </w:rPr>
            </w:rPrChange>
          </w:rPr>
          <w:t xml:space="preserve"> </w:t>
        </w:r>
      </w:ins>
      <w:r w:rsidRPr="00F670E1">
        <w:rPr>
          <w:rStyle w:val="VerbatimChar"/>
          <w:rFonts w:ascii="Palatino Linotype" w:hAnsi="Palatino Linotype"/>
          <w:rPrChange w:id="892" w:author="Paolo Cherubini" w:date="2021-02-22T17:05:00Z">
            <w:rPr>
              <w:rStyle w:val="VerbatimChar"/>
            </w:rPr>
          </w:rPrChange>
        </w:rPr>
        <w:t>~ [climate] + (1 | sp) + (1 | treeID)</w:t>
      </w:r>
      <w:commentRangeEnd w:id="884"/>
      <w:r w:rsidR="00367EA7">
        <w:rPr>
          <w:rStyle w:val="CommentReference"/>
        </w:rPr>
        <w:commentReference w:id="884"/>
      </w:r>
      <w:r w:rsidRPr="00F670E1">
        <w:t xml:space="preserve">. Here, for each permutation, </w:t>
      </w:r>
      <w:ins w:id="893" w:author="Sabrina Russo" w:date="2021-03-03T13:33:00Z">
        <w:r w:rsidR="00EA36F7">
          <w:t>[</w:t>
        </w:r>
      </w:ins>
      <w:r w:rsidRPr="00F670E1">
        <w:rPr>
          <w:rStyle w:val="VerbatimChar"/>
          <w:rFonts w:ascii="Palatino Linotype" w:hAnsi="Palatino Linotype"/>
          <w:rPrChange w:id="894" w:author="Paolo Cherubini" w:date="2021-02-22T17:05:00Z">
            <w:rPr>
              <w:rStyle w:val="VerbatimChar"/>
            </w:rPr>
          </w:rPrChange>
        </w:rPr>
        <w:t>climate</w:t>
      </w:r>
      <w:ins w:id="895" w:author="Sabrina Russo" w:date="2021-03-03T13:33:00Z">
        <w:r w:rsidR="00EA36F7">
          <w:rPr>
            <w:rStyle w:val="VerbatimChar"/>
            <w:rFonts w:ascii="Palatino Linotype" w:hAnsi="Palatino Linotype"/>
          </w:rPr>
          <w:t>]</w:t>
        </w:r>
      </w:ins>
      <w:r w:rsidRPr="00F670E1">
        <w:t xml:space="preserve"> specifies one of the climate </w:t>
      </w:r>
      <w:commentRangeStart w:id="896"/>
      <w:commentRangeStart w:id="897"/>
      <w:del w:id="898" w:author="Sabrina Russo" w:date="2021-03-03T13:33:00Z">
        <w:r w:rsidRPr="00F670E1" w:rsidDel="00EA36F7">
          <w:delText>drivers</w:delText>
        </w:r>
      </w:del>
      <w:ins w:id="899" w:author="Sabrina Russo" w:date="2021-03-03T13:33:00Z">
        <w:r w:rsidR="00EA36F7">
          <w:t>models</w:t>
        </w:r>
        <w:commentRangeEnd w:id="896"/>
        <w:r w:rsidR="00EA36F7">
          <w:rPr>
            <w:rStyle w:val="CommentReference"/>
          </w:rPr>
          <w:commentReference w:id="896"/>
        </w:r>
      </w:ins>
      <w:commentRangeEnd w:id="897"/>
      <w:ins w:id="900" w:author="Sabrina Russo" w:date="2021-03-03T13:35:00Z">
        <w:r w:rsidR="00EA36F7">
          <w:rPr>
            <w:rStyle w:val="CommentReference"/>
          </w:rPr>
          <w:commentReference w:id="897"/>
        </w:r>
      </w:ins>
      <w:del w:id="901" w:author="Sabrina Russo" w:date="2021-03-03T13:33:00Z">
        <w:r w:rsidRPr="00F670E1" w:rsidDel="00EA36F7">
          <w:delText xml:space="preserve"> in the climate variable group</w:delText>
        </w:r>
      </w:del>
      <w:r w:rsidRPr="00F670E1">
        <w:t>, analyzed over one of all possible combinations of consecutive months over a 15</w:t>
      </w:r>
      <w:ins w:id="902" w:author="Tala Awada" w:date="2021-02-28T15:23:00Z">
        <w:r w:rsidR="00BF5859">
          <w:t>-</w:t>
        </w:r>
      </w:ins>
      <w:del w:id="903" w:author="Tala Awada" w:date="2021-02-28T15:23:00Z">
        <w:r w:rsidRPr="00F670E1" w:rsidDel="00BF5859">
          <w:delText xml:space="preserve"> </w:delText>
        </w:r>
      </w:del>
      <w:r w:rsidRPr="00F670E1">
        <w:t xml:space="preserve">month period ending near the time of </w:t>
      </w:r>
      <w:r w:rsidRPr="00F670E1">
        <w:lastRenderedPageBreak/>
        <w:t xml:space="preserve">cessation </w:t>
      </w:r>
      <w:r>
        <w:t xml:space="preserve">of formation of each annual ring (Table S1). </w:t>
      </w:r>
      <w:r>
        <w:rPr>
          <w:i/>
        </w:rPr>
        <w:t>Climwin</w:t>
      </w:r>
      <w:r>
        <w:t xml:space="preserve"> runs all potential models to select the best fit (lowest AIC), and does </w:t>
      </w:r>
      <w:commentRangeStart w:id="904"/>
      <w:r>
        <w:t xml:space="preserve">k-fold cross-validation </w:t>
      </w:r>
      <w:commentRangeEnd w:id="904"/>
      <w:r w:rsidR="00EA36F7">
        <w:rPr>
          <w:rStyle w:val="CommentReference"/>
        </w:rPr>
        <w:commentReference w:id="904"/>
      </w:r>
      <w:r>
        <w:t xml:space="preserve">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EAA7EAA" w14:textId="1E2271B3" w:rsidR="003F2ACD" w:rsidRDefault="00DA0D81">
      <w:pPr>
        <w:pStyle w:val="BodyText"/>
        <w:spacing w:line="480" w:lineRule="auto"/>
        <w:pPrChange w:id="905" w:author="Paolo Cherubini" w:date="2021-02-19T18:49:00Z">
          <w:pPr>
            <w:pStyle w:val="BodyText"/>
          </w:pPr>
        </w:pPrChange>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t>
      </w:r>
      <w:del w:id="906" w:author="Sabrina Russo" w:date="2021-03-03T13:37:00Z">
        <w:r w:rsidDel="00EA36F7">
          <w:delText>was adequate for the purposes of this analysis</w:delText>
        </w:r>
      </w:del>
      <w:ins w:id="907" w:author="Sabrina Russo" w:date="2021-03-03T13:37:00Z">
        <w:r w:rsidR="00EA36F7">
          <w:t>captured these sources of variation</w:t>
        </w:r>
      </w:ins>
      <w:r>
        <w:t xml:space="preserve"> (Appendix S5).</w:t>
      </w:r>
    </w:p>
    <w:p w14:paraId="2DCA1C85" w14:textId="5CB3F5F8" w:rsidR="003F2ACD" w:rsidRDefault="00EA36F7">
      <w:pPr>
        <w:pStyle w:val="Heading3"/>
        <w:spacing w:line="480" w:lineRule="auto"/>
        <w:pPrChange w:id="908" w:author="Paolo Cherubini" w:date="2021-02-19T18:49:00Z">
          <w:pPr>
            <w:pStyle w:val="Heading3"/>
          </w:pPr>
        </w:pPrChange>
      </w:pPr>
      <w:bookmarkStart w:id="909" w:name="Combining"/>
      <w:ins w:id="910" w:author="Sabrina Russo" w:date="2021-03-03T13:37:00Z">
        <w:r>
          <w:t xml:space="preserve">Step 2: </w:t>
        </w:r>
      </w:ins>
      <w:r w:rsidR="00DA0D81">
        <w:t>Combining drivers in GLS model</w:t>
      </w:r>
    </w:p>
    <w:p w14:paraId="3DB4EF36" w14:textId="7C61D567" w:rsidR="003F2ACD" w:rsidRDefault="00DA0D81">
      <w:pPr>
        <w:pStyle w:val="FirstParagraph"/>
        <w:spacing w:line="480" w:lineRule="auto"/>
        <w:pPrChange w:id="911" w:author="Paolo Cherubini" w:date="2021-02-19T18:49:00Z">
          <w:pPr>
            <w:pStyle w:val="FirstParagraph"/>
          </w:pPr>
        </w:pPrChange>
      </w:pPr>
      <w:r>
        <w:t xml:space="preserve">Having identified candidate climate drivers in temperature and precipitation variable groups, </w:t>
      </w:r>
      <w:commentRangeStart w:id="912"/>
      <w:r>
        <w:t>we next combined climate variables (all models</w:t>
      </w:r>
      <w:commentRangeEnd w:id="912"/>
      <w:r w:rsidR="00EA36F7">
        <w:rPr>
          <w:rStyle w:val="CommentReference"/>
        </w:rPr>
        <w:commentReference w:id="912"/>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w:t>
      </w:r>
      <w:ins w:id="913" w:author="Sabrina Russo" w:date="2021-03-03T13:38:00Z">
        <w:r w:rsidR="00EA36F7">
          <w:t xml:space="preserve">a </w:t>
        </w:r>
      </w:ins>
      <w:r>
        <w:t xml:space="preserve">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914" w:author="Sabrina Russo" w:date="2021-03-03T13:39:00Z">
        <w:r w:rsidDel="00EA36F7">
          <w:delText>f</w:delText>
        </w:r>
      </w:del>
      <w:r>
        <w:t xml:space="preserve">er to this model as a generalized least squares (GLS) </w:t>
      </w:r>
      <w:commentRangeStart w:id="915"/>
      <w:r>
        <w:t xml:space="preserve">model </w:t>
      </w:r>
      <w:commentRangeEnd w:id="915"/>
      <w:r w:rsidR="00EA36F7">
        <w:rPr>
          <w:rStyle w:val="CommentReference"/>
        </w:rPr>
        <w:commentReference w:id="915"/>
      </w:r>
      <w:r>
        <w:t>(Fig. 1).</w:t>
      </w:r>
    </w:p>
    <w:p w14:paraId="6149BCBD" w14:textId="6FFF26B7" w:rsidR="003F2ACD" w:rsidRDefault="00DA0D81">
      <w:pPr>
        <w:pStyle w:val="BodyText"/>
        <w:spacing w:line="480" w:lineRule="auto"/>
        <w:pPrChange w:id="916" w:author="Paolo Cherubini" w:date="2021-02-19T18:49:00Z">
          <w:pPr>
            <w:pStyle w:val="BodyText"/>
          </w:pPr>
        </w:pPrChange>
      </w:pPr>
      <w:del w:id="917" w:author="Tala Awada" w:date="2021-02-28T15:24:00Z">
        <w:r w:rsidDel="00BF5859">
          <w:lastRenderedPageBreak/>
          <w:delText xml:space="preserve">Before </w:delText>
        </w:r>
      </w:del>
      <w:ins w:id="918" w:author="Tala Awada" w:date="2021-02-28T15:24:00Z">
        <w:r w:rsidR="00BF5859">
          <w:t xml:space="preserve">Prior to </w:t>
        </w:r>
      </w:ins>
      <w:r>
        <w:t xml:space="preserve">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m:t>
        </m:r>
        <w:commentRangeStart w:id="919"/>
        <m:r>
          <w:rPr>
            <w:rFonts w:ascii="Cambria Math" w:hAnsi="Cambria Math"/>
          </w:rPr>
          <m:t>r</m:t>
        </m:r>
        <w:commentRangeEnd w:id="919"/>
        <m:r>
          <m:rPr>
            <m:sty m:val="p"/>
          </m:rPr>
          <w:rPr>
            <w:rStyle w:val="CommentReference"/>
          </w:rPr>
          <w:commentReference w:id="919"/>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920" w:author="Paolo Cherubini" w:date="2021-02-19T18:49:00Z">
          <w:pPr>
            <w:pStyle w:val="BodyText"/>
          </w:pPr>
        </w:pPrChange>
      </w:pPr>
      <w:r>
        <w:t>For each species</w:t>
      </w:r>
      <w:ins w:id="921" w:author="Tala Awada" w:date="2021-02-28T15:24:00Z">
        <w:r w:rsidR="00BF5859">
          <w:t>,</w:t>
        </w:r>
      </w:ins>
      <w:r>
        <w:t xml:space="preserve"> </w:t>
      </w:r>
      <w:del w:id="922" w:author="Tala Awada" w:date="2021-02-28T15:24:00Z">
        <w:r w:rsidDel="00BF5859">
          <w:delText xml:space="preserve">independently, </w:delText>
        </w:r>
      </w:del>
      <w:r>
        <w:t xml:space="preserve">we </w:t>
      </w:r>
      <w:ins w:id="923" w:author="Tala Awada" w:date="2021-02-28T15:24:00Z">
        <w:r w:rsidR="00BF5859">
          <w:t xml:space="preserve">independently </w:t>
        </w:r>
      </w:ins>
      <w:r>
        <w:t xml:space="preserve">ran </w:t>
      </w:r>
      <w:commentRangeStart w:id="924"/>
      <w:r>
        <w:t xml:space="preserve">every combination of the candidate climate variables and </w:t>
      </w:r>
      <m:oMath>
        <m:r>
          <w:rPr>
            <w:rFonts w:ascii="Cambria Math" w:hAnsi="Cambria Math"/>
          </w:rPr>
          <m:t>DBH</m:t>
        </m:r>
      </m:oMath>
      <w:r>
        <w:t xml:space="preserve">, including both first- and second-order </w:t>
      </w:r>
      <w:del w:id="925" w:author="Sabrina Russo" w:date="2021-03-03T13:42:00Z">
        <w:r w:rsidDel="00001F7A">
          <w:delText xml:space="preserve">terms of polynomial </w:delText>
        </w:r>
      </w:del>
      <w:ins w:id="926" w:author="Sabrina Russo" w:date="2021-03-03T13:42:00Z">
        <w:r w:rsidR="00001F7A">
          <w:t xml:space="preserve">terms </w:t>
        </w:r>
      </w:ins>
      <w:r>
        <w:t>for each</w:t>
      </w:r>
      <w:commentRangeEnd w:id="924"/>
      <w:r w:rsidR="00001F7A">
        <w:rPr>
          <w:rStyle w:val="CommentReference"/>
        </w:rPr>
        <w:commentReference w:id="924"/>
      </w:r>
      <w:r>
        <w:t xml:space="preserve">. For climate responses, we allowed concave-down fits, but </w:t>
      </w:r>
      <w:commentRangeStart w:id="927"/>
      <w:r>
        <w:t>ignored</w:t>
      </w:r>
      <w:commentRangeEnd w:id="927"/>
      <w:r w:rsidR="00001F7A">
        <w:rPr>
          <w:rStyle w:val="CommentReference"/>
        </w:rPr>
        <w:commentReference w:id="927"/>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928"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929" w:author="Paolo Cherubini" w:date="2021-02-19T18:49:00Z">
          <w:pPr>
            <w:pStyle w:val="BodyText"/>
          </w:pPr>
        </w:pPrChange>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930"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xml:space="preserve">) during the </w:t>
      </w:r>
      <w:ins w:id="931" w:author="Sabrina Russo" w:date="2021-03-03T13:44:00Z">
        <w:r w:rsidR="00001F7A">
          <w:t xml:space="preserve">fixed effect </w:t>
        </w:r>
      </w:ins>
      <w:r>
        <w:t>model selection phase, but to restricted maximizing likelihood (</w:t>
      </w:r>
      <w:r>
        <w:rPr>
          <w:i/>
        </w:rPr>
        <w:t>REML</w:t>
      </w:r>
      <w:r>
        <w:t xml:space="preserve">) </w:t>
      </w:r>
      <w:del w:id="932" w:author="Sabrina Russo" w:date="2021-03-03T13:44:00Z">
        <w:r w:rsidDel="00001F7A">
          <w:delText>once the</w:delText>
        </w:r>
      </w:del>
      <w:ins w:id="933" w:author="Sabrina Russo" w:date="2021-03-03T13:44:00Z">
        <w:r w:rsidR="00001F7A">
          <w:t>for parameter estimation with</w:t>
        </w:r>
      </w:ins>
      <w:r>
        <w:t xml:space="preserve"> </w:t>
      </w:r>
      <w:ins w:id="934" w:author="Sabrina Russo" w:date="2021-03-03T13:44:00Z">
        <w:r w:rsidR="00001F7A">
          <w:t xml:space="preserve">the </w:t>
        </w:r>
      </w:ins>
      <w:r>
        <w:t>best model</w:t>
      </w:r>
      <w:del w:id="935"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936"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937"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w:t>
      </w:r>
      <w:del w:id="938" w:author="Sabrina Russo" w:date="2021-03-03T13:45:00Z">
        <w:r w:rsidRPr="00BF5859" w:rsidDel="00001F7A">
          <w:delText>n</w:delText>
        </w:r>
      </w:del>
      <w:r w:rsidRPr="00BF5859">
        <w:t xml:space="preserve"> </w:t>
      </w:r>
      <m:oMath>
        <m:r>
          <w:rPr>
            <w:rFonts w:ascii="Cambria Math" w:hAnsi="Cambria Math"/>
          </w:rPr>
          <m:t>DBH</m:t>
        </m:r>
      </m:oMath>
      <w:r w:rsidRPr="00BF5859">
        <w:t xml:space="preserve"> x </w:t>
      </w:r>
      <w:r w:rsidRPr="00BF5859">
        <w:rPr>
          <w:rStyle w:val="VerbatimChar"/>
          <w:rFonts w:ascii="Palatino Linotype" w:hAnsi="Palatino Linotype"/>
          <w:rPrChange w:id="939"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940" w:author="Sabrina Russo" w:date="2021-03-03T13:46:00Z">
        <w:r w:rsidR="00001F7A">
          <w:t xml:space="preserve">and that the core record </w:t>
        </w:r>
      </w:ins>
      <w:r>
        <w:t>spann</w:t>
      </w:r>
      <w:ins w:id="941" w:author="Sabrina Russo" w:date="2021-03-03T13:46:00Z">
        <w:r w:rsidR="00001F7A">
          <w:t>ed</w:t>
        </w:r>
      </w:ins>
      <w:del w:id="942" w:author="Sabrina Russo" w:date="2021-03-03T13:46:00Z">
        <w:r w:rsidDel="00001F7A">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analyzed. To avoid severe big-tree selection bias</w:t>
      </w:r>
      <w:del w:id="943" w:author="Tala Awada" w:date="2021-02-28T15:26:00Z">
        <w:r w:rsidDel="00BF5859">
          <w:delText>es</w:delText>
        </w:r>
      </w:del>
      <w:r>
        <w:t xml:space="preserve">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w:t>
      </w:r>
      <w:del w:id="944" w:author="Sabrina Russo" w:date="2021-03-03T13:47:00Z">
        <w:r w:rsidDel="00001F7A">
          <w:delText xml:space="preserve">, if </w:delText>
        </w:r>
        <w:commentRangeStart w:id="945"/>
        <w:r w:rsidDel="00001F7A">
          <w:delText>present</w:delText>
        </w:r>
      </w:del>
      <w:commentRangeEnd w:id="945"/>
      <w:r w:rsidR="00001F7A">
        <w:rPr>
          <w:rStyle w:val="CommentReference"/>
        </w:rPr>
        <w:commentReference w:id="945"/>
      </w:r>
      <w:r>
        <w:t>. Species that failed to meet these criteria (n= 8) were excluded from the analysis of temporal trends</w:t>
      </w:r>
      <w:ins w:id="946" w:author="Sabrina Russo" w:date="2021-03-03T13:48:00Z">
        <w:r w:rsidR="00001F7A">
          <w:t>, but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947" w:author="Sabrina Russo" w:date="2021-03-03T13:48:00Z">
        <w:r w:rsidR="00001F7A">
          <w:t>that are not a</w:t>
        </w:r>
      </w:ins>
      <w:ins w:id="948" w:author="Sabrina Russo" w:date="2021-03-03T13:49:00Z">
        <w:r w:rsidR="00001F7A">
          <w:t xml:space="preserve">ccounted for by DBH or year </w:t>
        </w:r>
      </w:ins>
      <w:r>
        <w:t xml:space="preserve">(Brienen et al., 2017, 2012). To verify that GLS model trends for </w:t>
      </w:r>
      <m:oMath>
        <m:r>
          <w:rPr>
            <w:rFonts w:ascii="Cambria Math" w:hAnsi="Cambria Math"/>
          </w:rPr>
          <m:t>year</m:t>
        </m:r>
      </m:oMath>
      <w:r>
        <w:t xml:space="preserve"> were </w:t>
      </w:r>
      <w:del w:id="949" w:author="Sabrina Russo" w:date="2021-03-03T13:49:00Z">
        <w:r w:rsidDel="00001F7A">
          <w:delText>real, as opposed to</w:delText>
        </w:r>
      </w:del>
      <w:ins w:id="950" w:author="Sabrina Russo" w:date="2021-03-03T13:49:00Z">
        <w:r w:rsidR="00001F7A">
          <w:t>not</w:t>
        </w:r>
      </w:ins>
      <w:r>
        <w:t xml:space="preserve">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951"/>
      <w:r>
        <w:t xml:space="preserve">present only the models with </w:t>
      </w:r>
      <m:oMath>
        <m:r>
          <w:rPr>
            <w:rFonts w:ascii="Cambria Math" w:hAnsi="Cambria Math"/>
          </w:rPr>
          <m:t>BAI</m:t>
        </m:r>
      </m:oMath>
      <w:r>
        <w:t xml:space="preserve"> </w:t>
      </w:r>
      <w:commentRangeEnd w:id="951"/>
      <w:r w:rsidR="0083369A">
        <w:rPr>
          <w:rStyle w:val="CommentReference"/>
        </w:rPr>
        <w:commentReference w:id="951"/>
      </w:r>
      <w:r>
        <w:t xml:space="preserve">as the growth metric, noting that </w:t>
      </w:r>
      <w:commentRangeStart w:id="952"/>
      <w:r>
        <w:t>responses were similar across growth metrics</w:t>
      </w:r>
      <w:commentRangeEnd w:id="952"/>
      <w:r w:rsidR="00001F7A">
        <w:rPr>
          <w:rStyle w:val="CommentReference"/>
        </w:rPr>
        <w:commentReference w:id="952"/>
      </w:r>
      <w:r>
        <w:t>.</w:t>
      </w:r>
    </w:p>
    <w:p w14:paraId="5CCED2EC" w14:textId="77777777" w:rsidR="003F2ACD" w:rsidRDefault="00DA0D81">
      <w:pPr>
        <w:pStyle w:val="BodyText"/>
        <w:spacing w:line="480" w:lineRule="auto"/>
        <w:pPrChange w:id="953"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954"/>
      <w:r>
        <w:t xml:space="preserve">climate </w:t>
      </w:r>
      <w:commentRangeEnd w:id="954"/>
      <w:r w:rsidR="00283F6A">
        <w:rPr>
          <w:rStyle w:val="CommentReference"/>
        </w:rPr>
        <w:commentReference w:id="954"/>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955" w:author="Paolo Cherubini" w:date="2021-02-19T18:49:00Z">
          <w:pPr>
            <w:pStyle w:val="Heading1"/>
          </w:pPr>
        </w:pPrChange>
      </w:pPr>
      <w:bookmarkStart w:id="956" w:name="Results"/>
      <w:bookmarkEnd w:id="746"/>
      <w:bookmarkEnd w:id="834"/>
      <w:bookmarkEnd w:id="909"/>
      <w:r>
        <w:t>Results</w:t>
      </w:r>
    </w:p>
    <w:p w14:paraId="642074D6" w14:textId="77777777" w:rsidR="003F2ACD" w:rsidRDefault="00DA0D81">
      <w:pPr>
        <w:pStyle w:val="Heading2"/>
        <w:spacing w:line="480" w:lineRule="auto"/>
        <w:pPrChange w:id="957"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958" w:author="Paolo Cherubini" w:date="2021-02-19T18:49:00Z">
          <w:pPr>
            <w:pStyle w:val="FirstParagraph"/>
          </w:pPr>
        </w:pPrChange>
      </w:pPr>
      <w:ins w:id="959" w:author="Sabrina Russo" w:date="2021-03-03T14:29:00Z">
        <w:r>
          <w:t>In site-level analyses u</w:t>
        </w:r>
      </w:ins>
      <w:del w:id="960"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961"/>
      <w:r w:rsidR="00DA0D81">
        <w:t xml:space="preserve">climate coefficients </w:t>
      </w:r>
      <w:commentRangeEnd w:id="961"/>
      <w:r>
        <w:rPr>
          <w:rStyle w:val="CommentReference"/>
        </w:rPr>
        <w:commentReference w:id="961"/>
      </w:r>
      <w:ins w:id="962"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963"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964" w:author="Paolo Cherubini" w:date="2021-02-19T18:49:00Z">
          <w:pPr>
            <w:pStyle w:val="ImageCaption"/>
          </w:pPr>
        </w:pPrChange>
      </w:pPr>
      <w:commentRangeStart w:id="965"/>
      <w:r>
        <w:rPr>
          <w:b/>
        </w:rPr>
        <w:t xml:space="preserve">Figure </w:t>
      </w:r>
      <w:commentRangeEnd w:id="965"/>
      <w:r w:rsidR="00260BC5">
        <w:rPr>
          <w:rStyle w:val="CommentReference"/>
          <w:i w:val="0"/>
        </w:rPr>
        <w:commentReference w:id="965"/>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966"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967"/>
      <w:r>
        <w:t xml:space="preserve">correlation </w:t>
      </w:r>
      <w:commentRangeEnd w:id="967"/>
      <w:r w:rsidR="0083369A">
        <w:rPr>
          <w:rStyle w:val="CommentReference"/>
        </w:rPr>
        <w:commentReference w:id="967"/>
      </w:r>
      <w:r>
        <w:t>and direction of response to climate variables across the range of potential time windows</w:t>
      </w:r>
      <w:ins w:id="968" w:author="Sabrina Russo" w:date="2021-03-03T14:30:00Z">
        <w:r w:rsidR="00840D10">
          <w:t xml:space="preserve"> at each site</w:t>
        </w:r>
      </w:ins>
      <w:r>
        <w:t xml:space="preserve">, but the </w:t>
      </w:r>
      <w:del w:id="969" w:author="Sabrina Russo" w:date="2021-03-03T14:27:00Z">
        <w:r w:rsidDel="0083369A">
          <w:delText xml:space="preserve">optimal </w:delText>
        </w:r>
      </w:del>
      <w:r>
        <w:t>time window</w:t>
      </w:r>
      <w:ins w:id="970" w:author="Sabrina Russo" w:date="2021-03-03T14:27:00Z">
        <w:r w:rsidR="0083369A">
          <w:t xml:space="preserve"> exhibiting the strongest climatic effect on growth</w:t>
        </w:r>
      </w:ins>
      <w:r>
        <w:t xml:space="preserve"> </w:t>
      </w:r>
      <w:del w:id="971" w:author="Sabrina Russo" w:date="2021-03-03T14:27:00Z">
        <w:r w:rsidDel="0083369A">
          <w:delText xml:space="preserve">or </w:delText>
        </w:r>
      </w:del>
      <w:ins w:id="972" w:author="Sabrina Russo" w:date="2021-03-03T14:27:00Z">
        <w:r w:rsidR="0083369A">
          <w:t xml:space="preserve">and </w:t>
        </w:r>
      </w:ins>
      <w:r>
        <w:t xml:space="preserve">even the </w:t>
      </w:r>
      <w:del w:id="973" w:author="Sabrina Russo" w:date="2021-03-03T14:28:00Z">
        <w:r w:rsidDel="0083369A">
          <w:delText xml:space="preserve">top </w:delText>
        </w:r>
      </w:del>
      <w:ins w:id="974" w:author="Sabrina Russo" w:date="2021-03-03T14:28:00Z">
        <w:r w:rsidR="0083369A">
          <w:t xml:space="preserve">most influential </w:t>
        </w:r>
      </w:ins>
      <w:r>
        <w:t>climate variable sometimes differed</w:t>
      </w:r>
      <w:ins w:id="975" w:author="Sabrina Russo" w:date="2021-03-03T14:28:00Z">
        <w:r w:rsidR="0083369A">
          <w:t xml:space="preserve"> </w:t>
        </w:r>
      </w:ins>
      <w:ins w:id="976" w:author="Sabrina Russo" w:date="2021-03-03T14:30:00Z">
        <w:r w:rsidR="00840D10">
          <w:t>among the</w:t>
        </w:r>
      </w:ins>
      <w:ins w:id="977" w:author="Sabrina Russo" w:date="2021-03-03T14:28:00Z">
        <w:r w:rsidR="0083369A">
          <w:t xml:space="preserve"> growth metric</w:t>
        </w:r>
      </w:ins>
      <w:ins w:id="978" w:author="Sabrina Russo" w:date="2021-03-03T14:30:00Z">
        <w:r w:rsidR="00840D10">
          <w:t>s</w:t>
        </w:r>
      </w:ins>
      <w:ins w:id="979" w:author="Sabrina Russo" w:date="2021-03-03T14:28:00Z">
        <w:r w:rsidR="0083369A">
          <w:t xml:space="preserve"> </w:t>
        </w:r>
      </w:ins>
      <w:del w:id="980" w:author="Sabrina Russo" w:date="2021-03-03T14:30:00Z">
        <w:r w:rsidDel="00840D10">
          <w:delText xml:space="preserve"> </w:delText>
        </w:r>
      </w:del>
      <w:r>
        <w:t xml:space="preserve">(Figs. S15-S34). In 8 of 20 </w:t>
      </w:r>
      <w:commentRangeStart w:id="981"/>
      <w:del w:id="982" w:author="Sabrina Russo" w:date="2021-03-03T14:31:00Z">
        <w:r w:rsidDel="00840D10">
          <w:delText>cases</w:delText>
        </w:r>
      </w:del>
      <w:ins w:id="983" w:author="Sabrina Russo" w:date="2021-03-03T14:31:00Z">
        <w:r w:rsidR="00840D10">
          <w:t>sites</w:t>
        </w:r>
        <w:commentRangeEnd w:id="981"/>
        <w:r w:rsidR="00840D10">
          <w:rPr>
            <w:rStyle w:val="CommentReference"/>
          </w:rPr>
          <w:commentReference w:id="981"/>
        </w:r>
      </w:ins>
      <w:r>
        <w:t xml:space="preserve">, both the </w:t>
      </w:r>
      <w:del w:id="984" w:author="Sabrina Russo" w:date="2021-03-03T14:32:00Z">
        <w:r w:rsidDel="00840D10">
          <w:delText xml:space="preserve">optimal </w:delText>
        </w:r>
      </w:del>
      <w:ins w:id="985" w:author="Sabrina Russo" w:date="2021-03-03T14:32:00Z">
        <w:r w:rsidR="00840D10">
          <w:t xml:space="preserve">most influential </w:t>
        </w:r>
      </w:ins>
      <w:r>
        <w:t xml:space="preserve">climate variable and time window were identical across growth metrics (e.g., Fig. S19). In 10 </w:t>
      </w:r>
      <w:del w:id="986" w:author="Sabrina Russo" w:date="2021-03-03T14:31:00Z">
        <w:r w:rsidDel="00840D10">
          <w:delText>cases</w:delText>
        </w:r>
      </w:del>
      <w:ins w:id="987" w:author="Sabrina Russo" w:date="2021-03-03T14:31:00Z">
        <w:r w:rsidR="00840D10">
          <w:t>sites</w:t>
        </w:r>
      </w:ins>
      <w:r>
        <w:t xml:space="preserve">, </w:t>
      </w:r>
      <w:r>
        <w:rPr>
          <w:i/>
        </w:rPr>
        <w:t>climwin</w:t>
      </w:r>
      <w:r>
        <w:t xml:space="preserve"> identified the same climate variable</w:t>
      </w:r>
      <w:ins w:id="988" w:author="Sabrina Russo" w:date="2021-03-03T14:28:00Z">
        <w:r w:rsidR="0083369A">
          <w:t>,</w:t>
        </w:r>
      </w:ins>
      <w:r>
        <w:t xml:space="preserve"> but different (often overlapping) time windows</w:t>
      </w:r>
      <w:ins w:id="989" w:author="Sabrina Russo" w:date="2021-03-03T14:32:00Z">
        <w:r w:rsidR="00840D10">
          <w:t>, as the most influential</w:t>
        </w:r>
      </w:ins>
      <w:r>
        <w:t xml:space="preserve"> (e.g., Fig. S20). Finally, in two cases of variables that had only weak effects and mixed responses among species</w:t>
      </w:r>
      <w:ins w:id="990" w:author="Sabrina Russo" w:date="2021-03-03T14:32:00Z">
        <w:r w:rsidR="00840D10">
          <w:t xml:space="preserve"> at the site</w:t>
        </w:r>
      </w:ins>
      <w:r>
        <w:t xml:space="preserve"> in the final models</w:t>
      </w:r>
      <w:ins w:id="991" w:author="Sabrina Russo" w:date="2021-03-03T14:32:00Z">
        <w:r w:rsidR="00840D10">
          <w:t>, as described below</w:t>
        </w:r>
      </w:ins>
      <w:del w:id="992" w:author="Sabrina Russo" w:date="2021-03-03T14:33:00Z">
        <w:r w:rsidDel="00840D10">
          <w:delText xml:space="preserve"> (</w:delText>
        </w:r>
        <w:commentRangeStart w:id="993"/>
        <w:r w:rsidDel="00840D10">
          <w:delText xml:space="preserve">temperature </w:delText>
        </w:r>
      </w:del>
      <w:commentRangeEnd w:id="993"/>
      <w:r w:rsidR="00840D10">
        <w:rPr>
          <w:rStyle w:val="CommentReference"/>
        </w:rPr>
        <w:commentReference w:id="993"/>
      </w:r>
      <w:del w:id="994" w:author="Sabrina Russo" w:date="2021-03-03T14:33:00Z">
        <w:r w:rsidDel="00840D10">
          <w:delText>variable group at HKK, precipitation variable group at HF)</w:delText>
        </w:r>
      </w:del>
      <w:r>
        <w:t xml:space="preserve">, </w:t>
      </w:r>
      <w:r>
        <w:rPr>
          <w:i/>
        </w:rPr>
        <w:t>climwin</w:t>
      </w:r>
      <w:r>
        <w:t xml:space="preserve"> identified different climate variables and different time windows (Figs. S18, S24). Henceforth, unless otherwise noted, we focus on the climate sensitivities identified </w:t>
      </w:r>
      <w:del w:id="995" w:author="Sabrina Russo" w:date="2021-03-03T14:33:00Z">
        <w:r w:rsidDel="00840D10">
          <w:delText xml:space="preserve">with </w:delText>
        </w:r>
      </w:del>
      <w:ins w:id="996" w:author="Sabrina Russo" w:date="2021-03-03T14:33:00Z">
        <w:r w:rsidR="00840D10">
          <w:t xml:space="preserve">using </w:t>
        </w:r>
      </w:ins>
      <m:oMath>
        <m:r>
          <w:rPr>
            <w:rFonts w:ascii="Cambria Math" w:hAnsi="Cambria Math"/>
          </w:rPr>
          <m:t>RW</m:t>
        </m:r>
      </m:oMath>
      <w:r>
        <w:t xml:space="preserve"> as the growth metric and for the full set of cores (</w:t>
      </w:r>
      <w:r>
        <w:rPr>
          <w:i/>
        </w:rPr>
        <w:t>i.e.</w:t>
      </w:r>
      <w:r>
        <w:t xml:space="preserve">, </w:t>
      </w:r>
      <w:commentRangeStart w:id="997"/>
      <w:r>
        <w:t xml:space="preserve">including those for which </w:t>
      </w:r>
      <m:oMath>
        <m:r>
          <w:rPr>
            <w:rFonts w:ascii="Cambria Math" w:hAnsi="Cambria Math"/>
          </w:rPr>
          <m:t>DBH</m:t>
        </m:r>
      </m:oMath>
      <w:r>
        <w:t xml:space="preserve"> could not be reconstructed</w:t>
      </w:r>
      <w:commentRangeEnd w:id="997"/>
      <w:r w:rsidR="00840D10">
        <w:rPr>
          <w:rStyle w:val="CommentReference"/>
        </w:rPr>
        <w:commentReference w:id="997"/>
      </w:r>
      <w:r>
        <w:t>).</w:t>
      </w:r>
    </w:p>
    <w:p w14:paraId="03A90760" w14:textId="3C547ECC" w:rsidR="003F2ACD" w:rsidRDefault="00840D10">
      <w:pPr>
        <w:pStyle w:val="BodyText"/>
        <w:spacing w:line="480" w:lineRule="auto"/>
        <w:pPrChange w:id="998" w:author="Paolo Cherubini" w:date="2021-02-19T18:49:00Z">
          <w:pPr>
            <w:pStyle w:val="BodyText"/>
          </w:pPr>
        </w:pPrChange>
      </w:pPr>
      <w:ins w:id="999" w:author="Sabrina Russo" w:date="2021-03-03T14:36:00Z">
        <w:r>
          <w:t>A</w:t>
        </w:r>
      </w:ins>
      <w:ins w:id="1000" w:author="Sabrina Russo" w:date="2021-03-03T14:35:00Z">
        <w:r>
          <w:t>nalyses of species-specific responses at each site</w:t>
        </w:r>
      </w:ins>
      <w:ins w:id="1001" w:author="Sabrina Russo" w:date="2021-03-03T14:36:00Z">
        <w:r>
          <w:t xml:space="preserve"> used the</w:t>
        </w:r>
      </w:ins>
      <w:del w:id="1002" w:author="Sabrina Russo" w:date="2021-03-03T14:36:00Z">
        <w:r w:rsidR="00DA0D81" w:rsidDel="00840D10">
          <w:delText>Within the context of the</w:delText>
        </w:r>
      </w:del>
      <w:r w:rsidR="00DA0D81">
        <w:t xml:space="preserve"> GLS model, </w:t>
      </w:r>
      <w:del w:id="1003" w:author="Sabrina Russo" w:date="2021-03-03T14:36:00Z">
        <w:r w:rsidR="00DA0D81" w:rsidDel="00840D10">
          <w:delText xml:space="preserve">which </w:delText>
        </w:r>
      </w:del>
      <w:ins w:id="1004" w:author="Sabrina Russo" w:date="2021-03-03T14:36:00Z">
        <w:r>
          <w:t xml:space="preserve">to </w:t>
        </w:r>
      </w:ins>
      <w:r w:rsidR="00DA0D81">
        <w:t>test</w:t>
      </w:r>
      <w:del w:id="1005" w:author="Sabrina Russo" w:date="2021-03-03T14:36:00Z">
        <w:r w:rsidR="00DA0D81" w:rsidDel="00840D10">
          <w:delText>ed</w:delText>
        </w:r>
      </w:del>
      <w:r w:rsidR="00DA0D81">
        <w:t xml:space="preserve"> for first- and negative second- order linear effects of both a precipitation and a temperature variable</w:t>
      </w:r>
      <w:ins w:id="1006" w:author="Sabrina Russo" w:date="2021-03-03T14:36:00Z">
        <w:r>
          <w:t>.  We found that</w:t>
        </w:r>
      </w:ins>
      <w:del w:id="1007" w:author="Sabrina Russo" w:date="2021-03-03T14:36:00Z">
        <w:r w:rsidR="00DA0D81" w:rsidDel="00840D10">
          <w:delText>,</w:delText>
        </w:r>
      </w:del>
      <w:r w:rsidR="00DA0D81">
        <w:t xml:space="preserve"> both a precipitation and a temperature variable were included in the top model for 78% </w:t>
      </w:r>
      <w:ins w:id="1008" w:author="Sabrina Russo" w:date="2021-03-03T14:37:00Z">
        <w:r>
          <w:t>(</w:t>
        </w:r>
        <w:commentRangeStart w:id="1009"/>
        <w:r>
          <w:t xml:space="preserve">xxx) </w:t>
        </w:r>
      </w:ins>
      <w:r w:rsidR="00DA0D81">
        <w:t>of</w:t>
      </w:r>
      <w:ins w:id="1010" w:author="Sabrina Russo" w:date="2021-03-03T14:37:00Z">
        <w:r>
          <w:t xml:space="preserve"> xxx</w:t>
        </w:r>
        <w:commentRangeEnd w:id="1009"/>
        <w:r>
          <w:rPr>
            <w:rStyle w:val="CommentReference"/>
          </w:rPr>
          <w:commentReference w:id="1009"/>
        </w:r>
      </w:ins>
      <w:r w:rsidR="00DA0D81">
        <w:t xml:space="preserve"> site</w:t>
      </w:r>
      <w:commentRangeStart w:id="1011"/>
      <w:ins w:id="1012" w:author="Sabrina Russo" w:date="2021-03-03T14:36:00Z">
        <w:r>
          <w:rPr>
            <w:rFonts w:ascii="Cambria" w:hAnsi="Cambria"/>
          </w:rPr>
          <w:t>⨯</w:t>
        </w:r>
      </w:ins>
      <w:commentRangeEnd w:id="1011"/>
      <w:ins w:id="1013" w:author="Sabrina Russo" w:date="2021-03-03T14:37:00Z">
        <w:r>
          <w:rPr>
            <w:rStyle w:val="CommentReference"/>
          </w:rPr>
          <w:commentReference w:id="1011"/>
        </w:r>
      </w:ins>
      <w:del w:id="1014" w:author="Sabrina Russo" w:date="2021-03-03T14:36:00Z">
        <w:r w:rsidR="00DA0D81" w:rsidDel="00840D10">
          <w:delText>-</w:delText>
        </w:r>
      </w:del>
      <w:r w:rsidR="00DA0D81">
        <w:t>species combinations (n=36 of 46; Fig. 3). There were seven site-species combinations for which only a precipitation term was significant (</w:t>
      </w:r>
      <w:del w:id="1015" w:author="Sabrina Russo" w:date="2021-03-03T14:38:00Z">
        <w:r w:rsidR="00DA0D81" w:rsidDel="00840D10">
          <w:delText xml:space="preserve">2 </w:delText>
        </w:r>
      </w:del>
      <w:ins w:id="1016" w:author="Sabrina Russo" w:date="2021-03-03T14:38:00Z">
        <w:r>
          <w:t xml:space="preserve">two </w:t>
        </w:r>
      </w:ins>
      <w:r w:rsidR="00DA0D81">
        <w:t xml:space="preserve">at BCNM, </w:t>
      </w:r>
      <w:del w:id="1017" w:author="Sabrina Russo" w:date="2021-03-03T14:38:00Z">
        <w:r w:rsidR="00DA0D81" w:rsidDel="00840D10">
          <w:delText xml:space="preserve">3 </w:delText>
        </w:r>
      </w:del>
      <w:ins w:id="1018" w:author="Sabrina Russo" w:date="2021-03-03T14:38:00Z">
        <w:r>
          <w:t xml:space="preserve">three </w:t>
        </w:r>
      </w:ins>
      <w:r w:rsidR="00DA0D81">
        <w:t xml:space="preserve">at SCBI, and </w:t>
      </w:r>
      <w:del w:id="1019" w:author="Sabrina Russo" w:date="2021-03-03T14:38:00Z">
        <w:r w:rsidR="00DA0D81" w:rsidDel="00840D10">
          <w:delText xml:space="preserve">2 </w:delText>
        </w:r>
      </w:del>
      <w:ins w:id="1020" w:author="Sabrina Russo" w:date="2021-03-03T14:38:00Z">
        <w:r>
          <w:t xml:space="preserve">two </w:t>
        </w:r>
      </w:ins>
      <w:r w:rsidR="00DA0D81">
        <w:t>at LDW), two for which only a temperature term was significant (</w:t>
      </w:r>
      <w:r w:rsidR="00DA0D81">
        <w:rPr>
          <w:i/>
        </w:rPr>
        <w:t>Chukrasia tabularis</w:t>
      </w:r>
      <w:r w:rsidR="00DA0D81">
        <w:t xml:space="preserve"> at </w:t>
      </w:r>
      <w:r w:rsidR="00DA0D81">
        <w:lastRenderedPageBreak/>
        <w:t xml:space="preserve">HKK and </w:t>
      </w:r>
      <w:commentRangeStart w:id="1021"/>
      <w:r w:rsidR="00DA0D81">
        <w:rPr>
          <w:i/>
        </w:rPr>
        <w:t xml:space="preserve">Betula </w:t>
      </w:r>
      <w:commentRangeEnd w:id="1021"/>
      <w:r>
        <w:rPr>
          <w:rStyle w:val="CommentReference"/>
        </w:rPr>
        <w:commentReference w:id="1021"/>
      </w:r>
      <w:r w:rsidR="00DA0D81">
        <w:rPr>
          <w:i/>
        </w:rPr>
        <w:t>papyrifera</w:t>
      </w:r>
      <w:r w:rsidR="00DA0D81">
        <w:t xml:space="preserve"> at NIO), and none with no significant climat</w:t>
      </w:r>
      <w:ins w:id="1022" w:author="Sabrina Russo" w:date="2021-03-03T14:39:00Z">
        <w:r>
          <w:t>ic effects on RW</w:t>
        </w:r>
      </w:ins>
      <w:del w:id="1023"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024"/>
      <w:r w:rsidR="00DA0D81">
        <w:t>LDW</w:t>
      </w:r>
      <w:commentRangeEnd w:id="1024"/>
      <w:r w:rsidR="00170A5C">
        <w:rPr>
          <w:rStyle w:val="CommentReference"/>
        </w:rPr>
        <w:commentReference w:id="1024"/>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025"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026"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r w:rsidRPr="00F670E1">
        <w:rPr>
          <w:b/>
          <w:i w:val="0"/>
          <w:rPrChange w:id="1027" w:author="Paolo Cherubini" w:date="2021-02-22T17:11:00Z">
            <w:rPr>
              <w:b/>
            </w:rPr>
          </w:rPrChange>
        </w:rPr>
        <w:t>climwin</w:t>
      </w:r>
      <w:r>
        <w:rPr>
          <w:b/>
        </w:rPr>
        <w:t>-selected variables in precipitation and temperature variable groups.</w:t>
      </w:r>
      <w:r>
        <w:t xml:space="preserve"> </w:t>
      </w:r>
      <w:r w:rsidRPr="00F670E1">
        <w:rPr>
          <w:i w:val="0"/>
          <w:rPrChange w:id="1028" w:author="Paolo Cherubini" w:date="2021-02-22T17:11:00Z">
            <w:rPr/>
          </w:rPrChange>
        </w:rPr>
        <w:t>Climwin</w:t>
      </w:r>
      <w:r>
        <w:t xml:space="preserve">-selected climate variables are coded on the x-axes as the climate variable name followed by </w:t>
      </w:r>
      <w:commentRangeStart w:id="1029"/>
      <w:r>
        <w:t>the range of months (p=previous year, c=current year</w:t>
      </w:r>
      <w:commentRangeEnd w:id="1029"/>
      <w:r w:rsidR="00170A5C">
        <w:rPr>
          <w:rStyle w:val="CommentReference"/>
          <w:i w:val="0"/>
        </w:rPr>
        <w:commentReference w:id="1029"/>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030"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1031" w:author="Sabrina Russo" w:date="2021-03-03T14:45:00Z">
        <w:r w:rsidDel="00170A5C">
          <w:delText xml:space="preserve">with </w:delText>
        </w:r>
      </w:del>
      <w:ins w:id="1032" w:author="Sabrina Russo" w:date="2021-03-03T14:45:00Z">
        <w:r w:rsidR="00170A5C">
          <w:t xml:space="preserve">for which </w:t>
        </w:r>
      </w:ins>
      <w:r>
        <w:t xml:space="preserve">both variables </w:t>
      </w:r>
      <w:del w:id="1033" w:author="Sabrina Russo" w:date="2021-03-03T14:45:00Z">
        <w:r w:rsidDel="00170A5C">
          <w:delText xml:space="preserve">available </w:delText>
        </w:r>
      </w:del>
      <w:ins w:id="1034" w:author="Sabrina Russo" w:date="2021-03-03T14:45:00Z">
        <w:r w:rsidR="00170A5C">
          <w:t xml:space="preserve">could be calculated </w:t>
        </w:r>
      </w:ins>
      <w:r>
        <w:t xml:space="preserve">(but had no </w:t>
      </w:r>
      <w:commentRangeStart w:id="1035"/>
      <w:r>
        <w:t>significant main effect at one of these, NIO</w:t>
      </w:r>
      <w:commentRangeEnd w:id="1035"/>
      <w:r w:rsidR="00170A5C">
        <w:rPr>
          <w:rStyle w:val="CommentReference"/>
        </w:rPr>
        <w:commentReference w:id="1035"/>
      </w:r>
      <w:r>
        <w:t xml:space="preserve">), and was the only option at two sites (LT and CB). </w:t>
      </w:r>
      <w:commentRangeStart w:id="1036"/>
      <w:r>
        <w:t xml:space="preserve">Optimal </w:t>
      </w:r>
      <w:commentRangeEnd w:id="1036"/>
      <w:r w:rsidR="00170A5C">
        <w:rPr>
          <w:rStyle w:val="CommentReference"/>
        </w:rPr>
        <w:commentReference w:id="1036"/>
      </w:r>
      <w:r>
        <w:t xml:space="preserve">time windows most commonly coincided at least partially with the months of most active growth in the current year (Fig. 3; Table S1): wet seasons in the tropics (BCNM and HKK) or late spring/ early summer </w:t>
      </w:r>
      <w:del w:id="1037" w:author="Sabrina Russo" w:date="2021-03-03T14:51:00Z">
        <w:r w:rsidDel="009923C4">
          <w:delText xml:space="preserve">in </w:delText>
        </w:r>
      </w:del>
      <w:ins w:id="1038" w:author="Sabrina Russo" w:date="2021-03-03T14:51:00Z">
        <w:r w:rsidR="009923C4">
          <w:t xml:space="preserve">outside of </w:t>
        </w:r>
      </w:ins>
      <w:r>
        <w:t xml:space="preserve">the </w:t>
      </w:r>
      <w:del w:id="1039" w:author="Sabrina Russo" w:date="2021-03-03T14:51:00Z">
        <w:r w:rsidDel="009923C4">
          <w:delText>extra</w:delText>
        </w:r>
      </w:del>
      <w:r>
        <w:t>tropics (n= 5 of 8). In the tropics, the long time windows over which precipitation was influential (12 mo at BCNM, 9 mo at HKK) also included the majority (BCNM) or all (HKK) of the dry season</w:t>
      </w:r>
      <w:ins w:id="1040" w:author="Sabrina Russo" w:date="2021-03-03T14:53:00Z">
        <w:r w:rsidR="009923C4">
          <w:t xml:space="preserve"> months (&lt; 100 mm rainfall / month)</w:t>
        </w:r>
      </w:ins>
      <w:r>
        <w:t xml:space="preserve">. </w:t>
      </w:r>
      <w:del w:id="1041" w:author="Sabrina Russo" w:date="2021-03-03T14:53:00Z">
        <w:r w:rsidDel="009923C4">
          <w:delText xml:space="preserve">In </w:delText>
        </w:r>
      </w:del>
      <w:ins w:id="1042" w:author="Sabrina Russo" w:date="2021-03-03T14:53:00Z">
        <w:r w:rsidR="009923C4">
          <w:t xml:space="preserve">Outside of </w:t>
        </w:r>
      </w:ins>
      <w:r>
        <w:t xml:space="preserve">the </w:t>
      </w:r>
      <w:del w:id="1043"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044"/>
      <w:r>
        <w:t xml:space="preserve">BEAL </w:t>
      </w:r>
      <w:commentRangeEnd w:id="1044"/>
      <w:r w:rsidR="009923C4">
        <w:rPr>
          <w:rStyle w:val="CommentReference"/>
        </w:rPr>
        <w:commentReference w:id="1044"/>
      </w:r>
      <w:r>
        <w:t>at HF; Fig. 3).</w:t>
      </w:r>
    </w:p>
    <w:p w14:paraId="48875920" w14:textId="77777777" w:rsidR="009923C4" w:rsidRDefault="00DA0D81">
      <w:pPr>
        <w:pStyle w:val="BodyText"/>
        <w:spacing w:line="480" w:lineRule="auto"/>
        <w:rPr>
          <w:ins w:id="1045"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046" w:author="Paolo Cherubini" w:date="2021-02-19T18:49:00Z">
          <w:pPr>
            <w:pStyle w:val="BodyText"/>
          </w:pPr>
        </w:pPrChange>
      </w:pPr>
      <w:ins w:id="1047" w:author="Sabrina Russo" w:date="2021-03-03T14:56:00Z">
        <w:r>
          <w:t xml:space="preserve">Within the temperature </w:t>
        </w:r>
        <w:commentRangeStart w:id="1048"/>
        <w:r>
          <w:t>group</w:t>
        </w:r>
      </w:ins>
      <w:commentRangeEnd w:id="1048"/>
      <w:ins w:id="1049" w:author="Sabrina Russo" w:date="2021-03-03T14:57:00Z">
        <w:r>
          <w:rPr>
            <w:rStyle w:val="CommentReference"/>
          </w:rPr>
          <w:commentReference w:id="1048"/>
        </w:r>
      </w:ins>
      <w:ins w:id="1050" w:author="Sabrina Russo" w:date="2021-03-03T14:56:00Z">
        <w:r>
          <w:t>, t</w:t>
        </w:r>
      </w:ins>
      <w:del w:id="1051" w:author="Sabrina Russo" w:date="2021-03-03T14:56:00Z">
        <w:r w:rsidR="00DA0D81" w:rsidDel="009923C4">
          <w:delText>T</w:delText>
        </w:r>
      </w:del>
      <w:r w:rsidR="00DA0D81">
        <w:t xml:space="preserve">he most commonly selected variables </w:t>
      </w:r>
      <w:del w:id="1052"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r w:rsidR="00DA0D81">
        <w:rPr>
          <w:i/>
        </w:rPr>
        <w:t>climwin</w:t>
      </w:r>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r w:rsidR="00DA0D81">
        <w:rPr>
          <w:i/>
        </w:rPr>
        <w:t>Picea mariana</w:t>
      </w:r>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053" w:author="Paolo Cherubini" w:date="2021-02-19T18:49:00Z">
          <w:pPr>
            <w:pStyle w:val="Heading2"/>
          </w:pPr>
        </w:pPrChange>
      </w:pPr>
      <w:bookmarkStart w:id="1054" w:name="Influence"/>
      <w:r>
        <w:lastRenderedPageBreak/>
        <w:t>Influence of DBH</w:t>
      </w:r>
    </w:p>
    <w:p w14:paraId="2ACAED36" w14:textId="77777777" w:rsidR="003F2ACD" w:rsidRDefault="00DA0D81">
      <w:pPr>
        <w:pStyle w:val="FirstParagraph"/>
        <w:spacing w:line="480" w:lineRule="auto"/>
        <w:pPrChange w:id="1055" w:author="Paolo Cherubini" w:date="2021-02-19T18:49:00Z">
          <w:pPr>
            <w:pStyle w:val="FirstParagraph"/>
          </w:pPr>
        </w:pPrChange>
      </w:pPr>
      <w:r>
        <w:t>All three growth metrics</w:t>
      </w:r>
      <w:commentRangeStart w:id="1056"/>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056"/>
      <w:r w:rsidR="00D47BC2">
        <w:rPr>
          <w:rStyle w:val="CommentReference"/>
        </w:rPr>
        <w:commentReference w:id="1056"/>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057"/>
      <w:r>
        <w:rPr>
          <w:i/>
        </w:rPr>
        <w:t>Betula papyrifera</w:t>
      </w:r>
      <w:r>
        <w:t xml:space="preserve"> at NIO</w:t>
      </w:r>
      <w:commentRangeEnd w:id="1057"/>
      <w:r w:rsidR="00D47BC2">
        <w:rPr>
          <w:rStyle w:val="CommentReference"/>
        </w:rPr>
        <w:commentReference w:id="1057"/>
      </w:r>
      <w:r>
        <w:t xml:space="preserve">; </w:t>
      </w:r>
      <w:r>
        <w:rPr>
          <w:i/>
        </w:rPr>
        <w:t>Populous tremuloides</w:t>
      </w:r>
      <w:r>
        <w:t xml:space="preserve"> at CB; Table S2) </w:t>
      </w:r>
      <w:del w:id="1058" w:author="Paolo Cherubini" w:date="2021-02-22T17:14:00Z">
        <w:r w:rsidDel="00C14A18">
          <w:delText>and/</w:delText>
        </w:r>
      </w:del>
      <w:r>
        <w:t xml:space="preserve">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45FAF0FB" w14:textId="77777777" w:rsidR="003F2ACD" w:rsidRDefault="00DA0D81">
      <w:pPr>
        <w:pStyle w:val="BodyText"/>
        <w:spacing w:line="480" w:lineRule="auto"/>
        <w:pPrChange w:id="1059"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060"/>
      <w:r>
        <w:t xml:space="preserve">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060"/>
      <w:r w:rsidR="00D47BC2">
        <w:rPr>
          <w:rStyle w:val="CommentReference"/>
        </w:rPr>
        <w:commentReference w:id="1060"/>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6FBA825" w14:textId="77777777" w:rsidR="003F2ACD" w:rsidRDefault="00DA0D81">
      <w:pPr>
        <w:pStyle w:val="CaptionedFigure"/>
        <w:spacing w:line="480" w:lineRule="auto"/>
        <w:pPrChange w:id="1061"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062" w:author="Paolo Cherubini" w:date="2021-02-19T18:49:00Z">
          <w:pPr>
            <w:pStyle w:val="ImageCaption"/>
          </w:pPr>
        </w:pPrChange>
      </w:pPr>
      <w:commentRangeStart w:id="1063"/>
      <w:r>
        <w:rPr>
          <w:b/>
        </w:rPr>
        <w:t xml:space="preserve">Figure </w:t>
      </w:r>
      <w:commentRangeEnd w:id="1063"/>
      <w:r w:rsidR="00D47BC2">
        <w:rPr>
          <w:rStyle w:val="CommentReference"/>
          <w:i w:val="0"/>
        </w:rPr>
        <w:commentReference w:id="1063"/>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064" w:author="Paolo Cherubini" w:date="2021-02-19T18:49:00Z">
          <w:pPr>
            <w:pStyle w:val="Heading2"/>
          </w:pPr>
        </w:pPrChange>
      </w:pPr>
      <w:bookmarkStart w:id="1065" w:name="Additive"/>
      <w:bookmarkEnd w:id="1054"/>
      <w:r>
        <w:lastRenderedPageBreak/>
        <w:t>Additive and interactive effects of climate and DBH</w:t>
      </w:r>
    </w:p>
    <w:p w14:paraId="76FEE1C1" w14:textId="77777777" w:rsidR="003F2ACD" w:rsidRDefault="00DA0D81">
      <w:pPr>
        <w:pStyle w:val="FirstParagraph"/>
        <w:spacing w:line="480" w:lineRule="auto"/>
        <w:pPrChange w:id="1066"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067" w:author="Paolo Cherubini" w:date="2021-02-19T18:49:00Z">
          <w:pPr>
            <w:pStyle w:val="BodyText"/>
          </w:pPr>
        </w:pPrChange>
      </w:pPr>
      <w:r>
        <w:t xml:space="preserve">In general, </w:t>
      </w:r>
      <m:oMath>
        <m:r>
          <w:rPr>
            <w:rFonts w:ascii="Cambria Math" w:hAnsi="Cambria Math"/>
          </w:rPr>
          <m:t>DBH</m:t>
        </m:r>
      </m:oMath>
      <w:r>
        <w:t xml:space="preserve"> explained </w:t>
      </w:r>
      <w:commentRangeStart w:id="1068"/>
      <w:r>
        <w:t xml:space="preserve">more variation in growth rates </w:t>
      </w:r>
      <w:commentRangeEnd w:id="1068"/>
      <w:r w:rsidR="00687495">
        <w:rPr>
          <w:rStyle w:val="CommentReference"/>
        </w:rPr>
        <w:commentReference w:id="1068"/>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069"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070"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071"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072" w:author="Paolo Cherubini" w:date="2021-02-19T18:49:00Z">
          <w:pPr>
            <w:pStyle w:val="ImageCaption"/>
          </w:pPr>
        </w:pPrChange>
      </w:pPr>
      <w:r>
        <w:rPr>
          <w:b/>
        </w:rPr>
        <w:t xml:space="preserve">Figure 5 | Examples of climate - </w:t>
      </w:r>
      <w:commentRangeStart w:id="1073"/>
      <w:r w:rsidRPr="00A71CF0">
        <w:rPr>
          <w:b/>
          <w:i w:val="0"/>
          <w:rPrChange w:id="1074" w:author="Paolo Cherubini" w:date="2021-02-22T17:16:00Z">
            <w:rPr>
              <w:b/>
            </w:rPr>
          </w:rPrChange>
        </w:rPr>
        <w:t>DBH</w:t>
      </w:r>
      <w:r>
        <w:rPr>
          <w:b/>
        </w:rPr>
        <w:t xml:space="preserve"> </w:t>
      </w:r>
      <w:commentRangeEnd w:id="1073"/>
      <w:r w:rsidR="00687495">
        <w:rPr>
          <w:rStyle w:val="CommentReference"/>
          <w:i w:val="0"/>
        </w:rPr>
        <w:commentReference w:id="1073"/>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075" w:author="Paolo Cherubini" w:date="2021-02-19T18:49:00Z">
          <w:pPr>
            <w:pStyle w:val="Heading2"/>
          </w:pPr>
        </w:pPrChange>
      </w:pPr>
      <w:bookmarkStart w:id="1076" w:name="Effects"/>
      <w:bookmarkEnd w:id="1065"/>
      <w:r>
        <w:lastRenderedPageBreak/>
        <w:t>Effects of year</w:t>
      </w:r>
    </w:p>
    <w:p w14:paraId="2BC43B34" w14:textId="77777777" w:rsidR="003F2ACD" w:rsidRDefault="00DA0D81">
      <w:pPr>
        <w:pStyle w:val="FirstParagraph"/>
        <w:spacing w:line="480" w:lineRule="auto"/>
        <w:pPrChange w:id="1077"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078"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079"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2200D4A" w14:textId="77777777" w:rsidR="003F2ACD" w:rsidRDefault="00DA0D81">
      <w:pPr>
        <w:pStyle w:val="BodyText"/>
        <w:spacing w:line="480" w:lineRule="auto"/>
        <w:pPrChange w:id="1080"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081"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082" w:author="Paolo Cherubini" w:date="2021-02-19T18:49:00Z">
          <w:pPr>
            <w:pStyle w:val="ImageCaption"/>
          </w:pPr>
        </w:pPrChange>
      </w:pPr>
      <w:r>
        <w:rPr>
          <w:b/>
        </w:rPr>
        <w:t xml:space="preserve">Figure 6 | Effect of year, when included in the best model, on </w:t>
      </w:r>
      <w:r w:rsidRPr="00687570">
        <w:rPr>
          <w:b/>
          <w:i w:val="0"/>
          <w:rPrChange w:id="1083"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084" w:author="Paolo Cherubini" w:date="2021-02-19T18:49:00Z">
          <w:pPr>
            <w:pStyle w:val="Heading1"/>
          </w:pPr>
        </w:pPrChange>
      </w:pPr>
      <w:bookmarkStart w:id="1085" w:name="Discussion"/>
      <w:bookmarkEnd w:id="956"/>
      <w:bookmarkEnd w:id="1076"/>
      <w:r>
        <w:t>Discussion</w:t>
      </w:r>
    </w:p>
    <w:p w14:paraId="074C4DA3" w14:textId="5A4E557D" w:rsidR="003F2ACD" w:rsidRDefault="00DA0D81">
      <w:pPr>
        <w:pStyle w:val="FirstParagraph"/>
        <w:spacing w:line="480" w:lineRule="auto"/>
        <w:pPrChange w:id="1086" w:author="Paolo Cherubini" w:date="2021-02-19T18:49:00Z">
          <w:pPr>
            <w:pStyle w:val="FirstParagraph"/>
          </w:pPr>
        </w:pPrChange>
      </w:pPr>
      <w:del w:id="1087" w:author="Tala Awada" w:date="2021-02-28T15:37:00Z">
        <w:r w:rsidDel="00A63E3C">
          <w:delText>Our new</w:delText>
        </w:r>
      </w:del>
      <w:ins w:id="1088" w:author="Tala Awada" w:date="2021-02-28T15:37:00Z">
        <w:r w:rsidR="00A63E3C">
          <w:t xml:space="preserve">Our </w:t>
        </w:r>
        <w:commentRangeStart w:id="1089"/>
        <w:del w:id="1090" w:author="Sabrina Russo" w:date="2021-03-04T08:58:00Z">
          <w:r w:rsidR="00A63E3C" w:rsidDel="00687495">
            <w:delText>proposed</w:delText>
          </w:r>
        </w:del>
      </w:ins>
      <w:ins w:id="1091" w:author="Sabrina Russo" w:date="2021-03-04T08:58:00Z">
        <w:r w:rsidR="00687495">
          <w:t>novel</w:t>
        </w:r>
      </w:ins>
      <w:r>
        <w:t xml:space="preserve"> </w:t>
      </w:r>
      <w:commentRangeEnd w:id="1089"/>
      <w:r w:rsidR="00687495">
        <w:rPr>
          <w:rStyle w:val="CommentReference"/>
        </w:rPr>
        <w:commentReference w:id="1089"/>
      </w:r>
      <w:r>
        <w:t xml:space="preserve">tree-ring analysis </w:t>
      </w:r>
      <w:del w:id="1092" w:author="Tala Awada" w:date="2021-02-28T15:37:00Z">
        <w:r w:rsidDel="00A63E3C">
          <w:delText xml:space="preserve">method </w:delText>
        </w:r>
      </w:del>
      <w:ins w:id="1093" w:author="Tala Awada" w:date="2021-02-28T15:37:00Z">
        <w:r w:rsidR="00A63E3C">
          <w:t xml:space="preserve">approach </w:t>
        </w:r>
      </w:ins>
      <w:r>
        <w:t xml:space="preserve">allows simultaneous consideration of the effects of dominant climate drivers, </w:t>
      </w:r>
      <w:del w:id="1094" w:author="Tala Awada" w:date="2021-02-28T15:38:00Z">
        <w:r w:rsidDel="00A63E3C">
          <w:delText xml:space="preserve">tree size, and </w:delText>
        </w:r>
      </w:del>
      <w:r>
        <w:t>slowly changing environment</w:t>
      </w:r>
      <w:ins w:id="1095" w:author="Tala Awada" w:date="2021-02-28T15:38:00Z">
        <w:r w:rsidR="00A63E3C">
          <w:t>, and tree size</w:t>
        </w:r>
      </w:ins>
      <w:del w:id="1096" w:author="Tala Awada" w:date="2021-02-28T15:38:00Z">
        <w:r w:rsidDel="00A63E3C">
          <w:delText>al</w:delText>
        </w:r>
      </w:del>
      <w:r>
        <w:t xml:space="preserve"> </w:t>
      </w:r>
      <w:del w:id="1097" w:author="Tala Awada" w:date="2021-02-28T15:39:00Z">
        <w:r w:rsidDel="00A63E3C">
          <w:delText xml:space="preserve">conditions </w:delText>
        </w:r>
      </w:del>
      <w:r>
        <w:t>on annual growth</w:t>
      </w:r>
      <w:ins w:id="1098" w:author="Tala Awada" w:date="2021-02-28T15:39:00Z">
        <w:r w:rsidR="00A63E3C">
          <w:t xml:space="preserve"> in multiple forest types and species</w:t>
        </w:r>
      </w:ins>
      <w:r>
        <w:t xml:space="preserve"> (Fig. 1), </w:t>
      </w:r>
      <w:commentRangeStart w:id="1099"/>
      <w:r>
        <w:t xml:space="preserve">yielding results that are consistent with those that would be obtained using conventional methods </w:t>
      </w:r>
      <w:commentRangeEnd w:id="1099"/>
      <w:r w:rsidR="004145B7">
        <w:rPr>
          <w:rStyle w:val="CommentReference"/>
        </w:rPr>
        <w:commentReference w:id="1099"/>
      </w:r>
      <w:r>
        <w:t xml:space="preserve">(Figs. 2, S11-S14; Table S5) while offering a </w:t>
      </w:r>
      <w:r w:rsidRPr="00A63E3C">
        <w:rPr>
          <w:strike/>
          <w:highlight w:val="cyan"/>
          <w:rPrChange w:id="1100" w:author="Tala Awada" w:date="2021-02-28T15:40:00Z">
            <w:rPr/>
          </w:rPrChange>
        </w:rPr>
        <w:t>fuller picture</w:t>
      </w:r>
      <w:ins w:id="1101" w:author="Paolo Cherubini" w:date="2021-02-22T17:19:00Z">
        <w:r w:rsidR="00687570" w:rsidRPr="00A63E3C">
          <w:rPr>
            <w:strike/>
            <w:rPrChange w:id="1102" w:author="Tala Awada" w:date="2021-02-28T15:40:00Z">
              <w:rPr/>
            </w:rPrChange>
          </w:rPr>
          <w:t xml:space="preserve"> </w:t>
        </w:r>
        <w:r w:rsidR="00687570" w:rsidRPr="00A63E3C">
          <w:rPr>
            <w:strike/>
            <w:highlight w:val="green"/>
            <w:rPrChange w:id="1103" w:author="Tala Awada" w:date="2021-02-28T15:40:00Z">
              <w:rPr/>
            </w:rPrChange>
          </w:rPr>
          <w:t>very vague,</w:t>
        </w:r>
        <w:r w:rsidR="00687570" w:rsidRPr="00A63E3C">
          <w:rPr>
            <w:strike/>
            <w:rPrChange w:id="1104" w:author="Tala Awada" w:date="2021-02-28T15:40:00Z">
              <w:rPr/>
            </w:rPrChange>
          </w:rPr>
          <w:t xml:space="preserve"> </w:t>
        </w:r>
        <w:r w:rsidR="00687570" w:rsidRPr="00A63E3C">
          <w:rPr>
            <w:strike/>
            <w:highlight w:val="green"/>
            <w:rPrChange w:id="1105" w:author="Tala Awada" w:date="2021-02-28T15:40:00Z">
              <w:rPr/>
            </w:rPrChange>
          </w:rPr>
          <w:t>what is better</w:t>
        </w:r>
        <w:r w:rsidR="00687570" w:rsidRPr="00A63E3C">
          <w:rPr>
            <w:strike/>
            <w:highlight w:val="green"/>
            <w:rPrChange w:id="1106" w:author="Tala Awada" w:date="2021-02-28T15:40:00Z">
              <w:rPr>
                <w:highlight w:val="green"/>
              </w:rPr>
            </w:rPrChange>
          </w:rPr>
          <w:t>?</w:t>
        </w:r>
        <w:r w:rsidR="00687570" w:rsidRPr="00A63E3C">
          <w:rPr>
            <w:strike/>
            <w:highlight w:val="green"/>
            <w:rPrChange w:id="1107" w:author="Tala Awada" w:date="2021-02-28T15:40:00Z">
              <w:rPr/>
            </w:rPrChange>
          </w:rPr>
          <w:t>, say it here</w:t>
        </w:r>
      </w:ins>
      <w:r>
        <w:t xml:space="preserve"> </w:t>
      </w:r>
      <w:ins w:id="1108" w:author="Tala Awada" w:date="2021-02-28T15:40:00Z">
        <w:r w:rsidR="00A63E3C">
          <w:t xml:space="preserve">an integrated method to identify </w:t>
        </w:r>
      </w:ins>
      <w:del w:id="1109"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110" w:author="Tala Awada" w:date="2021-02-28T15:41:00Z">
        <w:r w:rsidR="00A63E3C">
          <w:t xml:space="preserve">across different forest types, </w:t>
        </w:r>
      </w:ins>
      <w:r>
        <w:t>while yielding new insights made possible by th</w:t>
      </w:r>
      <w:ins w:id="1111" w:author="Tala Awada" w:date="2021-02-28T15:42:00Z">
        <w:r w:rsidR="00A63E3C">
          <w:t>is novel</w:t>
        </w:r>
      </w:ins>
      <w:del w:id="1112" w:author="Tala Awada" w:date="2021-02-28T15:42:00Z">
        <w:r w:rsidDel="00A63E3C">
          <w:delText>e</w:delText>
        </w:r>
      </w:del>
      <w:r>
        <w:t xml:space="preserve"> </w:t>
      </w:r>
      <w:ins w:id="1113" w:author="Tala Awada" w:date="2021-02-28T15:42:00Z">
        <w:r w:rsidR="00A63E3C">
          <w:t xml:space="preserve">analysis </w:t>
        </w:r>
      </w:ins>
      <w:r>
        <w:t>approach</w:t>
      </w:r>
      <w:ins w:id="1114" w:author="Paolo Cherubini" w:date="2021-02-22T17:20:00Z">
        <w:r w:rsidR="00687570">
          <w:t xml:space="preserve"> </w:t>
        </w:r>
        <w:r w:rsidR="00687570" w:rsidRPr="00687570">
          <w:rPr>
            <w:highlight w:val="green"/>
            <w:rPrChange w:id="1115" w:author="Paolo Cherubini" w:date="2021-02-22T17:20:00Z">
              <w:rPr/>
            </w:rPrChange>
          </w:rPr>
          <w:t>again vague, not saying that much</w:t>
        </w:r>
      </w:ins>
      <w:r>
        <w:t>.</w:t>
      </w:r>
    </w:p>
    <w:p w14:paraId="154B1340" w14:textId="77777777" w:rsidR="003F2ACD" w:rsidRDefault="00DA0D81">
      <w:pPr>
        <w:pStyle w:val="Heading2"/>
        <w:spacing w:line="480" w:lineRule="auto"/>
        <w:pPrChange w:id="1116" w:author="Paolo Cherubini" w:date="2021-02-19T18:49:00Z">
          <w:pPr>
            <w:pStyle w:val="Heading2"/>
          </w:pPr>
        </w:pPrChange>
      </w:pPr>
      <w:bookmarkStart w:id="1117" w:name="Climate"/>
      <w:r>
        <w:t>Climate sensitivity</w:t>
      </w:r>
    </w:p>
    <w:p w14:paraId="7C2E3817" w14:textId="77777777" w:rsidR="003F2ACD" w:rsidRDefault="00DA0D81">
      <w:pPr>
        <w:pStyle w:val="FirstParagraph"/>
        <w:spacing w:line="480" w:lineRule="auto"/>
        <w:pPrChange w:id="1118"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119" w:author="Paolo Cherubini" w:date="2021-02-22T17:20:00Z">
        <w:r w:rsidR="005534A1">
          <w:t xml:space="preserve"> </w:t>
        </w:r>
      </w:ins>
      <w:r>
        <w:t>–</w:t>
      </w:r>
      <w:ins w:id="1120"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121" w:author="Paolo Cherubini" w:date="2021-02-22T17:21:00Z">
        <w:r w:rsidDel="005534A1">
          <w:delText>(</w:delText>
        </w:r>
      </w:del>
      <w:r>
        <w:t>Babst et al.</w:t>
      </w:r>
      <w:del w:id="1122" w:author="Paolo Cherubini" w:date="2021-02-22T17:21:00Z">
        <w:r w:rsidDel="005534A1">
          <w:delText>,</w:delText>
        </w:r>
      </w:del>
      <w:r>
        <w:t xml:space="preserve"> </w:t>
      </w:r>
      <w:ins w:id="1123"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w:t>
      </w:r>
      <w:del w:id="1124"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125" w:author="Paolo Cherubini" w:date="2021-02-19T18:49:00Z">
          <w:pPr>
            <w:pStyle w:val="BodyText"/>
          </w:pPr>
        </w:pPrChange>
      </w:pPr>
      <w:r w:rsidRPr="005534A1">
        <w:rPr>
          <w:b/>
          <w:highlight w:val="cyan"/>
          <w:rPrChange w:id="1126" w:author="Paolo Cherubini" w:date="2021-02-22T17:22:00Z">
            <w:rPr>
              <w:b/>
            </w:rPr>
          </w:rPrChange>
        </w:rPr>
        <w:t xml:space="preserve">(should I remove this </w:t>
      </w:r>
      <w:commentRangeStart w:id="1127"/>
      <w:r w:rsidRPr="005534A1">
        <w:rPr>
          <w:b/>
          <w:highlight w:val="cyan"/>
          <w:rPrChange w:id="1128" w:author="Paolo Cherubini" w:date="2021-02-22T17:22:00Z">
            <w:rPr>
              <w:b/>
            </w:rPr>
          </w:rPrChange>
        </w:rPr>
        <w:t>paragraph</w:t>
      </w:r>
      <w:commentRangeEnd w:id="1127"/>
      <w:r w:rsidR="004145B7">
        <w:rPr>
          <w:rStyle w:val="CommentReference"/>
        </w:rPr>
        <w:commentReference w:id="1127"/>
      </w:r>
      <w:r w:rsidRPr="005534A1">
        <w:rPr>
          <w:b/>
          <w:highlight w:val="cyan"/>
          <w:rPrChange w:id="1129"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130" w:author="Sabrina Russo" w:date="2021-03-04T09:14:00Z">
        <w:r w:rsidDel="004145B7">
          <w:delText xml:space="preserve">substantive </w:delText>
        </w:r>
      </w:del>
      <w:r>
        <w:t>ways</w:t>
      </w:r>
      <w:ins w:id="1131"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ins w:id="1132" w:author="Paolo Cherubini" w:date="2021-02-22T17:23:00Z">
        <w:r w:rsidR="005534A1">
          <w:t xml:space="preserve"> </w:t>
        </w:r>
        <w:r w:rsidR="005534A1" w:rsidRPr="005534A1">
          <w:rPr>
            <w:highlight w:val="green"/>
            <w:rPrChange w:id="1133" w:author="Paolo Cherubini" w:date="2021-02-22T17:23:00Z">
              <w:rPr/>
            </w:rPrChange>
          </w:rPr>
          <w:t xml:space="preserve">maybe shorten it but of course </w:t>
        </w:r>
        <w:r w:rsidR="005534A1">
          <w:rPr>
            <w:highlight w:val="green"/>
          </w:rPr>
          <w:t>I wouldn'</w:t>
        </w:r>
      </w:ins>
      <w:ins w:id="1134" w:author="Paolo Cherubini" w:date="2021-02-22T17:24:00Z">
        <w:r w:rsidR="005534A1">
          <w:rPr>
            <w:highlight w:val="green"/>
          </w:rPr>
          <w:t xml:space="preserve">t delete, it is </w:t>
        </w:r>
      </w:ins>
      <w:ins w:id="1135" w:author="Paolo Cherubini" w:date="2021-02-22T17:23:00Z">
        <w:r w:rsidR="005534A1" w:rsidRPr="005534A1">
          <w:rPr>
            <w:highlight w:val="green"/>
            <w:rPrChange w:id="1136" w:author="Paolo Cherubini" w:date="2021-02-22T17:23:00Z">
              <w:rPr/>
            </w:rPrChange>
          </w:rPr>
          <w:t>interesting to see the differences</w:t>
        </w:r>
      </w:ins>
    </w:p>
    <w:p w14:paraId="49F712B2" w14:textId="77777777" w:rsidR="003F2ACD" w:rsidRDefault="00DA0D81">
      <w:pPr>
        <w:pStyle w:val="BodyText"/>
        <w:spacing w:line="480" w:lineRule="auto"/>
        <w:pPrChange w:id="1137" w:author="Paolo Cherubini" w:date="2021-02-19T18:49:00Z">
          <w:pPr>
            <w:pStyle w:val="BodyText"/>
          </w:pPr>
        </w:pPrChange>
      </w:pPr>
      <w:r>
        <w:lastRenderedPageBreak/>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6950557" w14:textId="77777777" w:rsidR="003F2ACD" w:rsidRDefault="00DA0D81">
      <w:pPr>
        <w:pStyle w:val="BodyText"/>
        <w:spacing w:line="480" w:lineRule="auto"/>
        <w:pPrChange w:id="1138"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3DFAA9CE" w14:textId="77777777" w:rsidR="003F2ACD" w:rsidRDefault="00DA0D81">
      <w:pPr>
        <w:pStyle w:val="Heading2"/>
        <w:spacing w:line="480" w:lineRule="auto"/>
        <w:pPrChange w:id="1139" w:author="Paolo Cherubini" w:date="2021-02-19T18:49:00Z">
          <w:pPr>
            <w:pStyle w:val="Heading2"/>
          </w:pPr>
        </w:pPrChange>
      </w:pPr>
      <w:bookmarkStart w:id="1140" w:name="Variation"/>
      <w:bookmarkEnd w:id="1117"/>
      <w:commentRangeStart w:id="1141"/>
      <w:r>
        <w:t xml:space="preserve">Variation </w:t>
      </w:r>
      <w:commentRangeEnd w:id="1141"/>
      <w:r w:rsidR="00DE2CC2">
        <w:rPr>
          <w:rStyle w:val="CommentReference"/>
          <w:rFonts w:eastAsiaTheme="minorHAnsi" w:cstheme="minorBidi"/>
          <w:b w:val="0"/>
          <w:bCs w:val="0"/>
          <w:color w:val="auto"/>
        </w:rPr>
        <w:commentReference w:id="1141"/>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142"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143" w:author="Paolo Cherubini" w:date="2021-02-22T17:26:00Z">
        <w:r w:rsidR="00E27771">
          <w:t xml:space="preserve"> </w:t>
        </w:r>
      </w:ins>
      <w:r>
        <w:t>–</w:t>
      </w:r>
      <w:ins w:id="1144" w:author="Paolo Cherubini" w:date="2021-02-22T17:26:00Z">
        <w:r w:rsidR="00E27771">
          <w:t xml:space="preserve"> </w:t>
        </w:r>
      </w:ins>
      <w:r>
        <w:t>was driven by two primary, interrelated factors: species ecology and stand history. Species that would have established in fairly open conditions</w:t>
      </w:r>
      <w:ins w:id="1145" w:author="Paolo Cherubini" w:date="2021-02-22T17:26:00Z">
        <w:r w:rsidR="00E27771">
          <w:t xml:space="preserve"> </w:t>
        </w:r>
      </w:ins>
      <w:r>
        <w:t>–</w:t>
      </w:r>
      <w:ins w:id="1146" w:author="Paolo Cherubini" w:date="2021-02-22T17:26:00Z">
        <w:r w:rsidR="00E27771">
          <w:t xml:space="preserve"> </w:t>
        </w:r>
      </w:ins>
      <w:r>
        <w:rPr>
          <w:i/>
        </w:rPr>
        <w:t>i.e.</w:t>
      </w:r>
      <w:r>
        <w:t>, shade-intolerant species (Table S2) and those at sites with more open canopies (e.g., LT, SC)</w:t>
      </w:r>
      <w:ins w:id="1147" w:author="Paolo Cherubini" w:date="2021-02-22T17:26:00Z">
        <w:r w:rsidR="00C16CF3">
          <w:t xml:space="preserve"> </w:t>
        </w:r>
      </w:ins>
      <w:r>
        <w:t>–</w:t>
      </w:r>
      <w:ins w:id="1148" w:author="Paolo Cherubini" w:date="2021-02-22T17:26:00Z">
        <w:r w:rsidR="00C16CF3">
          <w:t xml:space="preserve"> </w:t>
        </w:r>
      </w:ins>
      <w:r>
        <w:t xml:space="preserve">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149"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150"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151" w:author="Paolo Cherubini" w:date="2021-02-19T18:49:00Z">
          <w:pPr>
            <w:pStyle w:val="Heading2"/>
          </w:pPr>
        </w:pPrChange>
      </w:pPr>
      <w:bookmarkStart w:id="1152" w:name="Changing"/>
      <w:bookmarkEnd w:id="1140"/>
      <w:r>
        <w:t>Changing growth rates</w:t>
      </w:r>
    </w:p>
    <w:p w14:paraId="62A4075E" w14:textId="77777777" w:rsidR="003F2ACD" w:rsidRDefault="00DA0D81">
      <w:pPr>
        <w:pStyle w:val="FirstParagraph"/>
        <w:spacing w:line="480" w:lineRule="auto"/>
        <w:pPrChange w:id="1153"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154"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DA2B172" w14:textId="77777777" w:rsidR="003F2ACD" w:rsidRDefault="00DA0D81">
      <w:pPr>
        <w:pStyle w:val="BodyText"/>
        <w:spacing w:line="480" w:lineRule="auto"/>
        <w:pPrChange w:id="1155"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257E3DAE" w14:textId="77777777" w:rsidR="003F2ACD" w:rsidRDefault="00DA0D81">
      <w:pPr>
        <w:pStyle w:val="BodyText"/>
        <w:spacing w:line="480" w:lineRule="auto"/>
        <w:pPrChange w:id="1156" w:author="Paolo Cherubini" w:date="2021-02-19T18:49:00Z">
          <w:pPr>
            <w:pStyle w:val="BodyText"/>
          </w:pPr>
        </w:pPrChange>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157" w:author="Paolo Cherubini" w:date="2021-02-19T18:49:00Z">
          <w:pPr>
            <w:pStyle w:val="Heading2"/>
          </w:pPr>
        </w:pPrChange>
      </w:pPr>
      <w:bookmarkStart w:id="1158" w:name="Conclusions"/>
      <w:bookmarkEnd w:id="1152"/>
      <w:r>
        <w:lastRenderedPageBreak/>
        <w:t>Conclusions</w:t>
      </w:r>
    </w:p>
    <w:p w14:paraId="6126B4D4" w14:textId="7DCAC005" w:rsidR="003F2ACD" w:rsidRDefault="00DA0D81">
      <w:pPr>
        <w:pStyle w:val="FirstParagraph"/>
        <w:spacing w:line="480" w:lineRule="auto"/>
        <w:pPrChange w:id="1159" w:author="Paolo Cherubini" w:date="2021-02-19T18:49:00Z">
          <w:pPr>
            <w:pStyle w:val="FirstParagraph"/>
          </w:pPr>
        </w:pPrChange>
      </w:pPr>
      <w:del w:id="1160" w:author="Tala Awada" w:date="2021-02-28T15:47:00Z">
        <w:r w:rsidDel="002D5B7A">
          <w:delText>Altogether, our analysis</w:delText>
        </w:r>
      </w:del>
      <w:ins w:id="1161" w:author="Tala Awada" w:date="2021-02-28T15:47:00Z">
        <w:r w:rsidR="002D5B7A">
          <w:t>In this</w:t>
        </w:r>
      </w:ins>
      <w:ins w:id="1162" w:author="Tala Awada" w:date="2021-02-28T15:48:00Z">
        <w:r w:rsidR="002D5B7A">
          <w:t xml:space="preserve"> study, we present a novel </w:t>
        </w:r>
      </w:ins>
      <w:ins w:id="1163" w:author="Tala Awada" w:date="2021-02-28T15:49:00Z">
        <w:r w:rsidR="002D5B7A">
          <w:t xml:space="preserve">robust </w:t>
        </w:r>
      </w:ins>
      <w:ins w:id="1164" w:author="Tala Awada" w:date="2021-02-28T15:48:00Z">
        <w:r w:rsidR="002D5B7A">
          <w:t xml:space="preserve">approach </w:t>
        </w:r>
      </w:ins>
      <w:ins w:id="1165" w:author="Tala Awada" w:date="2021-02-28T15:49:00Z">
        <w:r w:rsidR="002D5B7A">
          <w:t>that provide</w:t>
        </w:r>
      </w:ins>
      <w:ins w:id="1166" w:author="Tala Awada" w:date="2021-02-28T15:50:00Z">
        <w:r w:rsidR="002D5B7A">
          <w:t>s</w:t>
        </w:r>
      </w:ins>
      <w:ins w:id="1167" w:author="Tala Awada" w:date="2021-02-28T15:49:00Z">
        <w:r w:rsidR="002D5B7A">
          <w:t xml:space="preserve"> a</w:t>
        </w:r>
      </w:ins>
      <w:ins w:id="1168" w:author="Tala Awada" w:date="2021-02-28T15:50:00Z">
        <w:r w:rsidR="002D5B7A">
          <w:t>n</w:t>
        </w:r>
      </w:ins>
      <w:ins w:id="1169" w:author="Tala Awada" w:date="2021-02-28T15:49:00Z">
        <w:r w:rsidR="002D5B7A">
          <w:t xml:space="preserve"> integrative </w:t>
        </w:r>
      </w:ins>
      <w:ins w:id="1170" w:author="Tala Awada" w:date="2021-02-28T15:50:00Z">
        <w:r w:rsidR="002D5B7A">
          <w:t xml:space="preserve">analysis </w:t>
        </w:r>
      </w:ins>
      <w:del w:id="1171" w:author="Tala Awada" w:date="2021-02-28T15:48:00Z">
        <w:r w:rsidDel="002D5B7A">
          <w:delText xml:space="preserve"> method reveals </w:delText>
        </w:r>
      </w:del>
      <w:del w:id="1172" w:author="Tala Awada" w:date="2021-02-28T15:50:00Z">
        <w:r w:rsidDel="002D5B7A">
          <w:delText>a much richer picture of the</w:delText>
        </w:r>
      </w:del>
      <w:ins w:id="1173" w:author="Tala Awada" w:date="2021-02-28T15:50:00Z">
        <w:r w:rsidR="002D5B7A">
          <w:t>of</w:t>
        </w:r>
      </w:ins>
      <w:r>
        <w:t xml:space="preserve"> factors </w:t>
      </w:r>
      <w:ins w:id="1174" w:author="Tala Awada" w:date="2021-02-28T15:50:00Z">
        <w:r w:rsidR="002D5B7A">
          <w:t xml:space="preserve">that joinly </w:t>
        </w:r>
      </w:ins>
      <w:r>
        <w:t>influenc</w:t>
      </w:r>
      <w:ins w:id="1175" w:author="Tala Awada" w:date="2021-02-28T15:50:00Z">
        <w:r w:rsidR="002D5B7A">
          <w:t>e</w:t>
        </w:r>
      </w:ins>
      <w:del w:id="1176" w:author="Tala Awada" w:date="2021-02-28T15:50:00Z">
        <w:r w:rsidDel="002D5B7A">
          <w:delText>ing</w:delText>
        </w:r>
      </w:del>
      <w:r>
        <w:t xml:space="preserve"> tree growth than has previously been possible. Specifically, it allow</w:t>
      </w:r>
      <w:ins w:id="1177" w:author="Tala Awada" w:date="2021-02-28T15:51:00Z">
        <w:r w:rsidR="002D5B7A">
          <w:t>ed</w:t>
        </w:r>
      </w:ins>
      <w:del w:id="1178" w:author="Tala Awada" w:date="2021-02-28T15:51:00Z">
        <w:r w:rsidDel="002D5B7A">
          <w:delText>s</w:delText>
        </w:r>
      </w:del>
      <w:r>
        <w:t xml:space="preserve"> us to</w:t>
      </w:r>
      <w:ins w:id="1179" w:author="Tala Awada" w:date="2021-02-28T15:51:00Z">
        <w:r w:rsidR="002D5B7A">
          <w:t xml:space="preserve"> </w:t>
        </w:r>
      </w:ins>
      <w:del w:id="1180" w:author="Tala Awada" w:date="2021-02-28T15:51:00Z">
        <w:r w:rsidDel="002D5B7A">
          <w:delText xml:space="preserve"> show</w:delText>
        </w:r>
      </w:del>
      <w:ins w:id="1181" w:author="Tala Awada" w:date="2021-02-28T15:51:00Z">
        <w:r w:rsidR="002D5B7A">
          <w:t>demonstrate</w:t>
        </w:r>
      </w:ins>
      <w:r>
        <w:t xml:space="preserve"> that </w:t>
      </w:r>
      <w:ins w:id="1182" w:author="Tala Awada" w:date="2021-02-28T15:51:00Z">
        <w:r w:rsidR="002D5B7A">
          <w:t xml:space="preserve">(1) </w:t>
        </w:r>
      </w:ins>
      <w:r>
        <w:t xml:space="preserve">growth is generally simultaneously influenced by temperature and precipitation over different time windows, </w:t>
      </w:r>
      <w:ins w:id="1183" w:author="Tala Awada" w:date="2021-02-28T15:52:00Z">
        <w:r w:rsidR="002D5B7A">
          <w:t>(2)</w:t>
        </w:r>
      </w:ins>
      <w:del w:id="1184"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185" w:author="Tala Awada" w:date="2021-02-28T15:52:00Z">
        <w:r w:rsidDel="002D5B7A">
          <w:delText xml:space="preserve">that </w:delText>
        </w:r>
      </w:del>
      <w:ins w:id="1186"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187" w:author="Tala Awada" w:date="2021-02-28T15:52:00Z">
        <w:r w:rsidR="002D5B7A">
          <w:t>(4)</w:t>
        </w:r>
      </w:ins>
      <w:del w:id="1188"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189"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190" w:author="Paolo Cherubini" w:date="2021-02-22T17:32:00Z">
            <w:rPr/>
          </w:rPrChange>
        </w:rPr>
        <w:t>.</w:t>
      </w:r>
      <w:ins w:id="1191" w:author="Paolo Cherubini" w:date="2021-02-22T17:31:00Z">
        <w:r w:rsidR="00C16CF3" w:rsidRPr="00C16CF3">
          <w:rPr>
            <w:highlight w:val="green"/>
            <w:rPrChange w:id="1192" w:author="Paolo Cherubini" w:date="2021-02-22T17:32:00Z">
              <w:rPr/>
            </w:rPrChange>
          </w:rPr>
          <w:t xml:space="preserve"> so, this is a paper proposing a method, more interested in that rath</w:t>
        </w:r>
      </w:ins>
      <w:ins w:id="1193" w:author="Paolo Cherubini" w:date="2021-02-22T17:32:00Z">
        <w:r w:rsidR="00C16CF3" w:rsidRPr="00C16CF3">
          <w:rPr>
            <w:highlight w:val="green"/>
            <w:rPrChange w:id="1194" w:author="Paolo Cherubini" w:date="2021-02-22T17:32:00Z">
              <w:rPr/>
            </w:rPrChange>
          </w:rPr>
          <w:t>er than discussing the results obtained, right?</w:t>
        </w:r>
      </w:ins>
    </w:p>
    <w:p w14:paraId="24F424B9" w14:textId="77777777" w:rsidR="003F2ACD" w:rsidRDefault="00DA0D81">
      <w:pPr>
        <w:pStyle w:val="Heading1"/>
        <w:spacing w:line="480" w:lineRule="auto"/>
        <w:pPrChange w:id="1195" w:author="Paolo Cherubini" w:date="2021-02-19T18:49:00Z">
          <w:pPr>
            <w:pStyle w:val="Heading1"/>
          </w:pPr>
        </w:pPrChange>
      </w:pPr>
      <w:bookmarkStart w:id="1196" w:name="Acknowledgements"/>
      <w:bookmarkEnd w:id="1085"/>
      <w:bookmarkEnd w:id="1158"/>
      <w:r>
        <w:t>Acknowledgements</w:t>
      </w:r>
    </w:p>
    <w:p w14:paraId="4531A2C6" w14:textId="13EC4B0A" w:rsidR="003F2ACD" w:rsidRDefault="00DA0D81">
      <w:pPr>
        <w:pStyle w:val="FirstParagraph"/>
        <w:spacing w:line="480" w:lineRule="auto"/>
        <w:pPrChange w:id="1197" w:author="Paolo Cherubini" w:date="2021-02-19T18:49:00Z">
          <w:pPr>
            <w:pStyle w:val="FirstParagraph"/>
          </w:pPr>
        </w:pPrChange>
      </w:pPr>
      <w:r>
        <w:t xml:space="preserve">Thanks to Helene Muller-Landau and Pete Kerby-Miller for </w:t>
      </w:r>
      <w:commentRangeStart w:id="1198"/>
      <w:r>
        <w:t>bark thickness data</w:t>
      </w:r>
      <w:commentRangeEnd w:id="1198"/>
      <w:r w:rsidR="00DE2CC2">
        <w:rPr>
          <w:rStyle w:val="CommentReference"/>
        </w:rPr>
        <w:commentReference w:id="1198"/>
      </w:r>
      <w:r>
        <w:t>. Helpful feedback was provided by Helene Muller-Landau</w:t>
      </w:r>
      <w:ins w:id="1199" w:author="Sabrina Russo" w:date="2021-03-04T09:16:00Z">
        <w:r w:rsidR="00DE2CC2">
          <w:t xml:space="preserve"> and</w:t>
        </w:r>
      </w:ins>
      <w:del w:id="1200" w:author="Sabrina Russo" w:date="2021-03-04T09:16:00Z">
        <w:r w:rsidDel="00DE2CC2">
          <w:delText>,</w:delText>
        </w:r>
      </w:del>
      <w:r>
        <w:t xml:space="preserve"> Albert Kim</w:t>
      </w:r>
      <w:ins w:id="1201" w:author="Paolo Cherubini" w:date="2021-02-22T17:32:00Z">
        <w:r w:rsidR="00C16CF3">
          <w:t>.</w:t>
        </w:r>
      </w:ins>
      <w:del w:id="1202"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203" w:author="Paolo Cherubini" w:date="2021-02-19T18:49:00Z">
          <w:pPr>
            <w:pStyle w:val="Heading1"/>
          </w:pPr>
        </w:pPrChange>
      </w:pPr>
      <w:bookmarkStart w:id="1204" w:name="Authors"/>
      <w:bookmarkEnd w:id="1196"/>
      <w:r>
        <w:t>Authors’ contributions</w:t>
      </w:r>
    </w:p>
    <w:p w14:paraId="226AFD88" w14:textId="77777777" w:rsidR="003F2ACD" w:rsidRDefault="00DA0D81">
      <w:pPr>
        <w:pStyle w:val="FirstParagraph"/>
        <w:spacing w:line="480" w:lineRule="auto"/>
        <w:pPrChange w:id="1205" w:author="Paolo Cherubini" w:date="2021-02-19T18:49:00Z">
          <w:pPr>
            <w:pStyle w:val="FirstParagraph"/>
          </w:pPr>
        </w:pPrChange>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206" w:author="Paolo Cherubini" w:date="2021-02-19T18:49:00Z">
          <w:pPr>
            <w:pStyle w:val="Heading1"/>
          </w:pPr>
        </w:pPrChange>
      </w:pPr>
      <w:bookmarkStart w:id="1207" w:name="Data"/>
      <w:bookmarkEnd w:id="1204"/>
      <w:r>
        <w:t>Data availability</w:t>
      </w:r>
    </w:p>
    <w:p w14:paraId="25C38F77" w14:textId="77777777" w:rsidR="003F2ACD" w:rsidRDefault="00DA0D81">
      <w:pPr>
        <w:pStyle w:val="FirstParagraph"/>
        <w:spacing w:line="480" w:lineRule="auto"/>
        <w:pPrChange w:id="1208" w:author="Paolo Cherubini" w:date="2021-02-19T18:49:00Z">
          <w:pPr>
            <w:pStyle w:val="FirstParagraph"/>
          </w:pPr>
        </w:pPrChange>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A638598" w14:textId="77777777" w:rsidR="003F2ACD" w:rsidRDefault="00DA0D81">
      <w:pPr>
        <w:pStyle w:val="Heading1"/>
        <w:spacing w:line="480" w:lineRule="auto"/>
        <w:pPrChange w:id="1209" w:author="Paolo Cherubini" w:date="2021-02-19T18:49:00Z">
          <w:pPr>
            <w:pStyle w:val="Heading1"/>
          </w:pPr>
        </w:pPrChange>
      </w:pPr>
      <w:bookmarkStart w:id="1210" w:name="Supplementary"/>
      <w:bookmarkEnd w:id="1207"/>
      <w:r>
        <w:t>Supplementary files</w:t>
      </w:r>
    </w:p>
    <w:p w14:paraId="37090F5B" w14:textId="77777777" w:rsidR="003F2ACD" w:rsidRDefault="00DA0D81">
      <w:pPr>
        <w:pStyle w:val="FirstParagraph"/>
        <w:spacing w:line="480" w:lineRule="auto"/>
        <w:pPrChange w:id="1211"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212"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213"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214"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215"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216" w:author="Paolo Cherubini" w:date="2021-02-19T18:49:00Z">
          <w:pPr>
            <w:pStyle w:val="BodyText"/>
          </w:pPr>
        </w:pPrChange>
      </w:pPr>
      <w:r>
        <w:t>Table S1. Site Details.</w:t>
      </w:r>
    </w:p>
    <w:p w14:paraId="7121C224" w14:textId="77777777" w:rsidR="003F2ACD" w:rsidRDefault="00DA0D81">
      <w:pPr>
        <w:pStyle w:val="BodyText"/>
        <w:spacing w:line="480" w:lineRule="auto"/>
        <w:pPrChange w:id="1217"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218"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219"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220" w:author="Paolo Cherubini" w:date="2021-02-19T18:49:00Z">
          <w:pPr>
            <w:pStyle w:val="BodyText"/>
          </w:pPr>
        </w:pPrChange>
      </w:pPr>
      <w:r>
        <w:t>Table S5. Qualtiative comparison of results from this study with previous studies employing conventional methods.</w:t>
      </w:r>
    </w:p>
    <w:p w14:paraId="234B0411" w14:textId="77777777" w:rsidR="003F2ACD" w:rsidRDefault="00DA0D81">
      <w:pPr>
        <w:pStyle w:val="BodyText"/>
        <w:spacing w:line="480" w:lineRule="auto"/>
        <w:pPrChange w:id="1221"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222"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223" w:author="Paolo Cherubini" w:date="2021-02-19T18:49:00Z">
          <w:pPr>
            <w:pStyle w:val="BodyText"/>
          </w:pPr>
        </w:pPrChange>
      </w:pPr>
      <w:r>
        <w:t>Figures S15-S34. Climwin output for water and temperature variable groups at all sites.</w:t>
      </w:r>
    </w:p>
    <w:p w14:paraId="44450A05" w14:textId="77777777" w:rsidR="003F2ACD" w:rsidRDefault="00DA0D81">
      <w:pPr>
        <w:pStyle w:val="BodyText"/>
        <w:spacing w:line="480" w:lineRule="auto"/>
        <w:pPrChange w:id="1224" w:author="Paolo Cherubini" w:date="2021-02-19T18:49:00Z">
          <w:pPr>
            <w:pStyle w:val="BodyText"/>
          </w:pPr>
        </w:pPrChange>
      </w:pPr>
      <w:r>
        <w:t>Figures S35-S54. Best GLS models models excluding and including year for all sites.</w:t>
      </w:r>
    </w:p>
    <w:p w14:paraId="279E2E9F" w14:textId="77777777" w:rsidR="003F2ACD" w:rsidRDefault="00DA0D81">
      <w:pPr>
        <w:pStyle w:val="BodyText"/>
        <w:spacing w:line="480" w:lineRule="auto"/>
        <w:pPrChange w:id="1225"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226" w:author="Paolo Cherubini" w:date="2021-02-19T18:49:00Z">
          <w:pPr>
            <w:pStyle w:val="BodyText"/>
          </w:pPr>
        </w:pPrChange>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227" w:author="Paolo Cherubini" w:date="2021-02-19T18:49:00Z">
          <w:pPr>
            <w:pStyle w:val="BodyText"/>
          </w:pPr>
        </w:pPrChange>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228"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229" w:author="Paolo Cherubini" w:date="2021-02-19T18:49:00Z">
          <w:pPr>
            <w:pStyle w:val="Heading1"/>
          </w:pPr>
        </w:pPrChange>
      </w:pPr>
      <w:bookmarkStart w:id="1230" w:name="References"/>
      <w:bookmarkEnd w:id="1210"/>
      <w:r>
        <w:lastRenderedPageBreak/>
        <w:t>References</w:t>
      </w:r>
    </w:p>
    <w:p w14:paraId="2B9D7FB5" w14:textId="77777777" w:rsidR="003F2ACD" w:rsidRDefault="00DA0D81">
      <w:pPr>
        <w:pStyle w:val="Bibliography"/>
        <w:spacing w:line="480" w:lineRule="auto"/>
        <w:pPrChange w:id="1231" w:author="Paolo Cherubini" w:date="2021-02-19T18:49:00Z">
          <w:pPr>
            <w:pStyle w:val="Bibliography"/>
          </w:pPr>
        </w:pPrChange>
      </w:pPr>
      <w:bookmarkStart w:id="1232" w:name="ref-alexander_potential_2019"/>
      <w:bookmarkStart w:id="123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234" w:author="Paolo Cherubini" w:date="2021-02-19T18:49:00Z">
          <w:pPr>
            <w:pStyle w:val="Bibliography"/>
          </w:pPr>
        </w:pPrChange>
      </w:pPr>
      <w:bookmarkStart w:id="1235" w:name="ref-alexander_relative_2018"/>
      <w:bookmarkEnd w:id="123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236" w:author="Paolo Cherubini" w:date="2021-02-19T18:49:00Z">
          <w:pPr>
            <w:pStyle w:val="Bibliography"/>
          </w:pPr>
        </w:pPrChange>
      </w:pPr>
      <w:bookmarkStart w:id="1237" w:name="ref-alfaro-sanchez_growth_2017"/>
      <w:bookmarkEnd w:id="1235"/>
      <w:r>
        <w:t xml:space="preserve">Alfaro-Sánchez, R., Muller-Landau, H. C., Wright, S. J., &amp; Camarero, J. J. (2017). Growth and reproduction respond differently to climate in three Neotropical tree species. </w:t>
      </w:r>
      <w:r>
        <w:rPr>
          <w:i/>
        </w:rPr>
        <w:t>Oecologia</w:t>
      </w:r>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238" w:author="Paolo Cherubini" w:date="2021-02-19T18:49:00Z">
          <w:pPr>
            <w:pStyle w:val="Bibliography"/>
          </w:pPr>
        </w:pPrChange>
      </w:pPr>
      <w:bookmarkStart w:id="1239" w:name="ref-amoroso_dendroecology_2017"/>
      <w:bookmarkEnd w:id="1237"/>
      <w:r>
        <w:t xml:space="preserve">Amoroso, M. M., Daniels, L., Baker, P. J., &amp; Camarero,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240" w:author="Paolo Cherubini" w:date="2021-02-19T18:49:00Z">
          <w:pPr>
            <w:pStyle w:val="Bibliography"/>
          </w:pPr>
        </w:pPrChange>
      </w:pPr>
      <w:bookmarkStart w:id="1241" w:name="X7472afe191c4e6f910d2bf0bfbf82e114a2f267"/>
      <w:bookmarkEnd w:id="1239"/>
      <w:r>
        <w:t xml:space="preserve">Anderson-Teixeira, K., Gonzalez, B., ForestGEO, McGregor, I., Gonzalez-Akre, E., RHelcoski, Herrmann, V., Kim, A. Y., Terrell, A., &amp; Camerondow35. (2020). </w:t>
      </w:r>
      <w:r>
        <w:rPr>
          <w:i/>
        </w:rPr>
        <w:t>Forestgeo/Climate: Initial release</w:t>
      </w:r>
      <w:r>
        <w:t xml:space="preserve">. Zenodo.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242" w:author="Paolo Cherubini" w:date="2021-02-19T18:49:00Z">
          <w:pPr>
            <w:pStyle w:val="Bibliography"/>
          </w:pPr>
        </w:pPrChange>
      </w:pPr>
      <w:bookmarkStart w:id="1243" w:name="X004b0b0adcb3b0fd197baeba21c22fc647d3498"/>
      <w:bookmarkEnd w:id="1241"/>
      <w:r>
        <w:t xml:space="preserve">Anderson-Teixeira, K. J., Davies, S. J., Bennett, A. C., Gonzalez-Akre, E. B., Muller-Landau, H. C., Joseph Wright, S., Abu Salim, K., Almeyda Zambrano, A. M., Alonso, A., Baltzer, J. L., Basset, Y., Bourg, N. A., Broadbent, E. N., Brockelman, W. Y., Bunyavejchewin, S., Burslem, D. </w:t>
      </w:r>
      <w:r>
        <w:lastRenderedPageBreak/>
        <w:t xml:space="preserve">F. R. P., Butt, N., Cao, M., Cardenas, D., … Zimmerman, J. (2015). CTFS-ForestGEO :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244" w:author="Paolo Cherubini" w:date="2021-02-19T18:49:00Z">
          <w:pPr>
            <w:pStyle w:val="Bibliography"/>
          </w:pPr>
        </w:pPrChange>
      </w:pPr>
      <w:bookmarkStart w:id="1245" w:name="ref-anderson-teixeira_size-related_2015"/>
      <w:bookmarkEnd w:id="1243"/>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246" w:author="Paolo Cherubini" w:date="2021-02-19T18:49:00Z">
          <w:pPr>
            <w:pStyle w:val="Bibliography"/>
          </w:pPr>
        </w:pPrChange>
      </w:pPr>
      <w:bookmarkStart w:id="1247" w:name="ref-babst_when_2018"/>
      <w:bookmarkEnd w:id="1245"/>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248" w:author="Paolo Cherubini" w:date="2021-02-19T18:49:00Z">
          <w:pPr>
            <w:pStyle w:val="Bibliography"/>
          </w:pPr>
        </w:pPrChange>
      </w:pPr>
      <w:bookmarkStart w:id="1249" w:name="ref-babst_twentieth_2019"/>
      <w:bookmarkEnd w:id="1247"/>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250" w:author="Paolo Cherubini" w:date="2021-02-19T18:49:00Z">
          <w:pPr>
            <w:pStyle w:val="Bibliography"/>
          </w:pPr>
        </w:pPrChange>
      </w:pPr>
      <w:bookmarkStart w:id="1251" w:name="ref-banbury_morgan_global_nodate"/>
      <w:bookmarkEnd w:id="1249"/>
      <w:r>
        <w:t xml:space="preserve">Banbury Morgan, B., Herrmann, V., Kunert, N., Bond-Lamberty,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252" w:author="Paolo Cherubini" w:date="2021-02-19T18:49:00Z">
          <w:pPr>
            <w:pStyle w:val="Bibliography"/>
          </w:pPr>
        </w:pPrChange>
      </w:pPr>
      <w:bookmarkStart w:id="1253" w:name="ref-beedlow_importance_2013"/>
      <w:bookmarkEnd w:id="1251"/>
      <w:r>
        <w:t xml:space="preserve">Beedlow, P. A., Lee, E. H., Tingey, D. T., Waschmann,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254" w:author="Paolo Cherubini" w:date="2021-02-19T18:49:00Z">
          <w:pPr>
            <w:pStyle w:val="Bibliography"/>
          </w:pPr>
        </w:pPrChange>
      </w:pPr>
      <w:bookmarkStart w:id="1255" w:name="ref-bennett_larger_2015"/>
      <w:bookmarkEnd w:id="125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256" w:author="Paolo Cherubini" w:date="2021-02-19T18:49:00Z">
          <w:pPr>
            <w:pStyle w:val="Bibliography"/>
          </w:pPr>
        </w:pPrChange>
      </w:pPr>
      <w:bookmarkStart w:id="1257" w:name="ref-biondi_theory-driven_2008"/>
      <w:bookmarkEnd w:id="1255"/>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258" w:author="Paolo Cherubini" w:date="2021-02-18T11:49:00Z">
            <w:rPr/>
          </w:rPrChange>
        </w:rPr>
        <w:pPrChange w:id="1259" w:author="Paolo Cherubini" w:date="2021-02-19T18:49:00Z">
          <w:pPr>
            <w:pStyle w:val="Bibliography"/>
          </w:pPr>
        </w:pPrChange>
      </w:pPr>
      <w:bookmarkStart w:id="1260" w:name="ref-birch_birch_2020"/>
      <w:bookmarkEnd w:id="1257"/>
      <w:r>
        <w:t xml:space="preserve">Birch, J. D., DeRose, R. J., &amp; Lutz, J. A. (2020a). Birch - Cedar Breaks National Monument - ABBI - ITRDB UT545. </w:t>
      </w:r>
      <w:r w:rsidRPr="00B76446">
        <w:rPr>
          <w:i/>
          <w:lang w:val="de-CH"/>
          <w:rPrChange w:id="1261" w:author="Paolo Cherubini" w:date="2021-02-18T11:49:00Z">
            <w:rPr>
              <w:i/>
            </w:rPr>
          </w:rPrChange>
        </w:rPr>
        <w:t>NOAA NCDC</w:t>
      </w:r>
      <w:r w:rsidRPr="00B76446">
        <w:rPr>
          <w:lang w:val="de-CH"/>
          <w:rPrChange w:id="1262" w:author="Paolo Cherubini" w:date="2021-02-18T11:49:00Z">
            <w:rPr/>
          </w:rPrChange>
        </w:rPr>
        <w:t>. https://doi.org/</w:t>
      </w:r>
      <w:r>
        <w:fldChar w:fldCharType="begin"/>
      </w:r>
      <w:r w:rsidRPr="00B76446">
        <w:rPr>
          <w:lang w:val="de-CH"/>
          <w:rPrChange w:id="1263" w:author="Paolo Cherubini" w:date="2021-02-18T11:49:00Z">
            <w:rPr/>
          </w:rPrChange>
        </w:rPr>
        <w:instrText xml:space="preserve"> HYPERLINK "https://www.ncdc.noaa.gov/paleo-search/study/31994" \h </w:instrText>
      </w:r>
      <w:r>
        <w:fldChar w:fldCharType="separate"/>
      </w:r>
      <w:r w:rsidRPr="00B76446">
        <w:rPr>
          <w:rStyle w:val="Hyperlink"/>
          <w:lang w:val="de-CH"/>
          <w:rPrChange w:id="1264"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265" w:author="Paolo Cherubini" w:date="2021-02-19T18:49:00Z">
          <w:pPr>
            <w:pStyle w:val="Bibliography"/>
          </w:pPr>
        </w:pPrChange>
      </w:pPr>
      <w:bookmarkStart w:id="1266" w:name="ref-birch_birch_2020-2"/>
      <w:bookmarkEnd w:id="1260"/>
      <w:r w:rsidRPr="00B76446">
        <w:rPr>
          <w:lang w:val="de-CH"/>
          <w:rPrChange w:id="1267" w:author="Paolo Cherubini" w:date="2021-02-18T11:49:00Z">
            <w:rPr/>
          </w:rPrChange>
        </w:rPr>
        <w:t xml:space="preserve">Birch, J. D., DeRose,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268" w:author="Paolo Cherubini" w:date="2021-02-19T18:49:00Z">
          <w:pPr>
            <w:pStyle w:val="Bibliography"/>
          </w:pPr>
        </w:pPrChange>
      </w:pPr>
      <w:bookmarkStart w:id="1269" w:name="ref-birch_birch_2020-3"/>
      <w:bookmarkEnd w:id="1266"/>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270" w:author="Paolo Cherubini" w:date="2021-02-19T18:49:00Z">
          <w:pPr>
            <w:pStyle w:val="Bibliography"/>
          </w:pPr>
        </w:pPrChange>
      </w:pPr>
      <w:bookmarkStart w:id="1271" w:name="ref-birch_birch_2020-4"/>
      <w:bookmarkEnd w:id="1269"/>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272" w:author="Paolo Cherubini" w:date="2021-02-19T18:49:00Z">
          <w:pPr>
            <w:pStyle w:val="Bibliography"/>
          </w:pPr>
        </w:pPrChange>
      </w:pPr>
      <w:bookmarkStart w:id="1273" w:name="ref-bowman_detecting_2013"/>
      <w:bookmarkEnd w:id="1271"/>
      <w:r>
        <w:lastRenderedPageBreak/>
        <w:t xml:space="preserve">Bowman, D. M. J. S., Brienen, R. J. W., Gloor,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274" w:author="Paolo Cherubini" w:date="2021-02-19T18:49:00Z">
          <w:pPr>
            <w:pStyle w:val="Bibliography"/>
          </w:pPr>
        </w:pPrChange>
      </w:pPr>
      <w:bookmarkStart w:id="1275" w:name="ref-braker_measuring_2002"/>
      <w:bookmarkEnd w:id="1273"/>
      <w:r>
        <w:t xml:space="preserve">Bräker, O. U. (2002). Measuring and data processing in tree-ring research  a methodological introduction. </w:t>
      </w:r>
      <w:r>
        <w:rPr>
          <w:i/>
        </w:rPr>
        <w:t>Dendrochronologia</w:t>
      </w:r>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276" w:author="Paolo Cherubini" w:date="2021-02-19T18:49:00Z">
          <w:pPr>
            <w:pStyle w:val="Bibliography"/>
          </w:pPr>
        </w:pPrChange>
      </w:pPr>
      <w:bookmarkStart w:id="1277" w:name="ref-brienen_detecting_2012"/>
      <w:bookmarkEnd w:id="1275"/>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278" w:author="Paolo Cherubini" w:date="2021-02-19T18:49:00Z">
          <w:pPr>
            <w:pStyle w:val="Bibliography"/>
          </w:pPr>
        </w:pPrChange>
      </w:pPr>
      <w:bookmarkStart w:id="1279" w:name="ref-brienen_tree_2017"/>
      <w:bookmarkEnd w:id="1277"/>
      <w:r w:rsidRPr="00B76446">
        <w:rPr>
          <w:lang w:val="de-CH"/>
          <w:rPrChange w:id="1280" w:author="Paolo Cherubini" w:date="2021-02-18T11:49:00Z">
            <w:rPr/>
          </w:rPrChange>
        </w:rPr>
        <w:t xml:space="preserve">Brienen, R. J. W., Gloor,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281" w:author="Paolo Cherubini" w:date="2021-02-19T18:49:00Z">
          <w:pPr>
            <w:pStyle w:val="Bibliography"/>
          </w:pPr>
        </w:pPrChange>
      </w:pPr>
      <w:bookmarkStart w:id="1282" w:name="ref-bumann_assessing_2019"/>
      <w:bookmarkEnd w:id="1279"/>
      <w:r>
        <w:t xml:space="preserve">Bumann, E., Awada, T., Wardlow, B., Hayes, M., Okalebo, J., Helzer, C., Mazis, A., Hiller, J., &amp; Cherubini, P. (2019). Assessing responses of </w:t>
      </w:r>
      <w:r>
        <w:rPr>
          <w:i/>
        </w:rPr>
        <w:t>Betula</w:t>
      </w:r>
      <w:r>
        <w:t xml:space="preserve"> </w:t>
      </w:r>
      <w:ins w:id="1283" w:author="Paolo Cherubini" w:date="2021-02-18T15:37:00Z">
        <w:r w:rsidR="00DB58D9">
          <w:rPr>
            <w:i/>
          </w:rPr>
          <w:t>p</w:t>
        </w:r>
      </w:ins>
      <w:del w:id="1284" w:author="Paolo Cherubini" w:date="2021-02-18T15:37:00Z">
        <w:r w:rsidDel="00DB58D9">
          <w:rPr>
            <w:i/>
          </w:rPr>
          <w:delText>P</w:delText>
        </w:r>
      </w:del>
      <w:r>
        <w:rPr>
          <w:i/>
        </w:rPr>
        <w:t>apyrifera</w:t>
      </w:r>
      <w:r>
        <w:t xml:space="preserve"> to climate variability in a remnant population along the Niobrara River Valley in Nebraska, U.S.A., </w:t>
      </w:r>
      <w:ins w:id="1285" w:author="Paolo Cherubini" w:date="2021-02-18T15:37:00Z">
        <w:r w:rsidR="00DB58D9">
          <w:t>t</w:t>
        </w:r>
      </w:ins>
      <w:del w:id="1286"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287" w:author="Paolo Cherubini" w:date="2021-02-19T18:49:00Z">
          <w:pPr>
            <w:pStyle w:val="Bibliography"/>
          </w:pPr>
        </w:pPrChange>
      </w:pPr>
      <w:bookmarkStart w:id="1288" w:name="ref-buntgen_2500_2011"/>
      <w:bookmarkEnd w:id="1282"/>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289" w:author="Paolo Cherubini" w:date="2021-02-19T18:49:00Z">
          <w:pPr>
            <w:pStyle w:val="Bibliography"/>
          </w:pPr>
        </w:pPrChange>
      </w:pPr>
      <w:bookmarkStart w:id="1290" w:name="ref-cailleret_synthesis_2017"/>
      <w:bookmarkEnd w:id="1288"/>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291" w:author="Paolo Cherubini" w:date="2021-02-19T18:49:00Z">
          <w:pPr>
            <w:pStyle w:val="Bibliography"/>
          </w:pPr>
        </w:pPrChange>
      </w:pPr>
      <w:bookmarkStart w:id="1292" w:name="ref-cavin_highest_2017"/>
      <w:bookmarkEnd w:id="1290"/>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293" w:author="Paolo Cherubini" w:date="2021-02-19T18:49:00Z">
          <w:pPr>
            <w:pStyle w:val="Bibliography"/>
          </w:pPr>
        </w:pPrChange>
      </w:pPr>
      <w:bookmarkStart w:id="1294" w:name="ref-charney_observed_2016"/>
      <w:bookmarkEnd w:id="1292"/>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295" w:author="Paolo Cherubini" w:date="2021-02-19T18:49:00Z">
          <w:pPr>
            <w:pStyle w:val="Bibliography"/>
          </w:pPr>
        </w:pPrChange>
      </w:pPr>
      <w:bookmarkStart w:id="1296" w:name="ref-cherubini_potential_1998"/>
      <w:bookmarkEnd w:id="1294"/>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297" w:author="Paolo Cherubini" w:date="2021-02-19T18:49:00Z">
          <w:pPr>
            <w:pStyle w:val="Bibliography"/>
          </w:pPr>
        </w:pPrChange>
      </w:pPr>
      <w:bookmarkStart w:id="1298" w:name="ref-cook_climate_1989"/>
      <w:bookmarkEnd w:id="1296"/>
      <w:r>
        <w:t xml:space="preserve">Cook, E. R., &amp; Johnson, ArthurH.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299" w:author="Paolo Cherubini" w:date="2021-02-19T18:49:00Z">
          <w:pPr>
            <w:pStyle w:val="Bibliography"/>
          </w:pPr>
        </w:pPrChange>
      </w:pPr>
      <w:bookmarkStart w:id="1300" w:name="ref-cook_calculating_1997"/>
      <w:bookmarkEnd w:id="1298"/>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301" w:author="Paolo Cherubini" w:date="2021-02-19T18:49:00Z">
          <w:pPr>
            <w:pStyle w:val="Bibliography"/>
          </w:pPr>
        </w:pPrChange>
      </w:pPr>
      <w:bookmarkStart w:id="1302" w:name="ref-davies_forestgeo_2021"/>
      <w:bookmarkEnd w:id="1300"/>
      <w:r>
        <w:lastRenderedPageBreak/>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303" w:author="Paolo Cherubini" w:date="2021-02-19T18:49:00Z">
          <w:pPr>
            <w:pStyle w:val="Bibliography"/>
          </w:pPr>
        </w:pPrChange>
      </w:pPr>
      <w:bookmarkStart w:id="1304" w:name="ref-davis_forest_2009"/>
      <w:bookmarkEnd w:id="130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305" w:author="Paolo Cherubini" w:date="2021-02-19T18:49:00Z">
          <w:pPr>
            <w:pStyle w:val="Bibliography"/>
          </w:pPr>
        </w:pPrChange>
      </w:pPr>
      <w:bookmarkStart w:id="1306" w:name="ref-dearborn_permafrost_2020"/>
      <w:bookmarkEnd w:id="1304"/>
      <w:r>
        <w:t xml:space="preserve">Dearborn, K. D., Wallace, C. A., Patankar, R., &amp; Baltzer,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307" w:author="Paolo Cherubini" w:date="2021-02-19T18:49:00Z">
          <w:pPr>
            <w:pStyle w:val="Bibliography"/>
          </w:pPr>
        </w:pPrChange>
      </w:pPr>
      <w:bookmarkStart w:id="1308" w:name="ref-desoto_low_2020"/>
      <w:bookmarkEnd w:id="1306"/>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309" w:author="Paolo Cherubini" w:date="2021-02-18T11:49:00Z">
            <w:rPr/>
          </w:rPrChange>
        </w:rPr>
        <w:pPrChange w:id="1310" w:author="Paolo Cherubini" w:date="2021-02-19T18:49:00Z">
          <w:pPr>
            <w:pStyle w:val="Bibliography"/>
          </w:pPr>
        </w:pPrChange>
      </w:pPr>
      <w:bookmarkStart w:id="1311" w:name="ref-dye_comparing_2016"/>
      <w:bookmarkEnd w:id="1308"/>
      <w:r>
        <w:t xml:space="preserve">Dye, A., Barker Plotkin, A., Bishop, D., Pederson, N., Poulter, B., &amp; Hessl, A. (2016). Comparing tree-ring and permanent plot estimates of aboveground net primary production in three eastern U.S. forests. </w:t>
      </w:r>
      <w:r w:rsidRPr="00B76446">
        <w:rPr>
          <w:i/>
          <w:lang w:val="de-CH"/>
          <w:rPrChange w:id="1312" w:author="Paolo Cherubini" w:date="2021-02-18T11:49:00Z">
            <w:rPr>
              <w:i/>
            </w:rPr>
          </w:rPrChange>
        </w:rPr>
        <w:t>Ecosphere</w:t>
      </w:r>
      <w:r w:rsidRPr="00B76446">
        <w:rPr>
          <w:lang w:val="de-CH"/>
          <w:rPrChange w:id="1313" w:author="Paolo Cherubini" w:date="2021-02-18T11:49:00Z">
            <w:rPr/>
          </w:rPrChange>
        </w:rPr>
        <w:t xml:space="preserve">, </w:t>
      </w:r>
      <w:r w:rsidRPr="00B76446">
        <w:rPr>
          <w:i/>
          <w:lang w:val="de-CH"/>
          <w:rPrChange w:id="1314" w:author="Paolo Cherubini" w:date="2021-02-18T11:49:00Z">
            <w:rPr>
              <w:i/>
            </w:rPr>
          </w:rPrChange>
        </w:rPr>
        <w:t>7</w:t>
      </w:r>
      <w:r w:rsidRPr="00B76446">
        <w:rPr>
          <w:lang w:val="de-CH"/>
          <w:rPrChange w:id="1315" w:author="Paolo Cherubini" w:date="2021-02-18T11:49:00Z">
            <w:rPr/>
          </w:rPrChange>
        </w:rPr>
        <w:t xml:space="preserve">(9), e01454. </w:t>
      </w:r>
      <w:r>
        <w:fldChar w:fldCharType="begin"/>
      </w:r>
      <w:r w:rsidRPr="00B76446">
        <w:rPr>
          <w:lang w:val="de-CH"/>
          <w:rPrChange w:id="1316" w:author="Paolo Cherubini" w:date="2021-02-18T11:49:00Z">
            <w:rPr/>
          </w:rPrChange>
        </w:rPr>
        <w:instrText xml:space="preserve"> HYPERLINK "https://doi.org/10.1002/ecs2.1454" \h </w:instrText>
      </w:r>
      <w:r>
        <w:fldChar w:fldCharType="separate"/>
      </w:r>
      <w:r w:rsidRPr="00B76446">
        <w:rPr>
          <w:rStyle w:val="Hyperlink"/>
          <w:lang w:val="de-CH"/>
          <w:rPrChange w:id="1317"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318" w:author="Paolo Cherubini" w:date="2021-02-19T18:49:00Z">
          <w:pPr>
            <w:pStyle w:val="Bibliography"/>
          </w:pPr>
        </w:pPrChange>
      </w:pPr>
      <w:bookmarkStart w:id="1319" w:name="ref-elling_dendroecological_2009"/>
      <w:bookmarkEnd w:id="1311"/>
      <w:r w:rsidRPr="00B76446">
        <w:rPr>
          <w:lang w:val="de-CH"/>
          <w:rPrChange w:id="1320" w:author="Paolo Cherubini" w:date="2021-02-18T11:49:00Z">
            <w:rPr/>
          </w:rPrChange>
        </w:rPr>
        <w:lastRenderedPageBreak/>
        <w:t xml:space="preserve">Elling, W., Dittmar, C., Pfaffelmoser,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321" w:author="Paolo Cherubini" w:date="2021-02-19T18:49:00Z">
          <w:pPr>
            <w:pStyle w:val="Bibliography"/>
          </w:pPr>
        </w:pPrChange>
      </w:pPr>
      <w:bookmarkStart w:id="1322" w:name="ref-enquist_global_2002"/>
      <w:bookmarkEnd w:id="1319"/>
      <w:r w:rsidRPr="00B76446">
        <w:rPr>
          <w:lang w:val="de-CH"/>
          <w:rPrChange w:id="1323"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324" w:author="Paolo Cherubini" w:date="2021-02-19T18:49:00Z">
          <w:pPr>
            <w:pStyle w:val="Bibliography"/>
          </w:pPr>
        </w:pPrChange>
      </w:pPr>
      <w:bookmarkStart w:id="1325" w:name="ref-esper_divergence_2009"/>
      <w:bookmarkEnd w:id="1322"/>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326" w:author="Paolo Cherubini" w:date="2021-02-19T18:49:00Z">
          <w:pPr>
            <w:pStyle w:val="Bibliography"/>
          </w:pPr>
        </w:pPrChange>
      </w:pPr>
      <w:bookmarkStart w:id="1327" w:name="ref-evans_fusing_2017"/>
      <w:bookmarkEnd w:id="1325"/>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328" w:author="Paolo Cherubini" w:date="2021-02-19T18:49:00Z">
          <w:pPr>
            <w:pStyle w:val="Bibliography"/>
          </w:pPr>
        </w:pPrChange>
      </w:pPr>
      <w:bookmarkStart w:id="1329" w:name="ref-finzi_carbon_2020"/>
      <w:bookmarkEnd w:id="1327"/>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330" w:author="Paolo Cherubini" w:date="2021-02-19T18:49:00Z">
          <w:pPr>
            <w:pStyle w:val="Bibliography"/>
          </w:pPr>
        </w:pPrChange>
      </w:pPr>
      <w:bookmarkStart w:id="1331" w:name="ref-forrester_does_2021"/>
      <w:bookmarkEnd w:id="1329"/>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332" w:author="Paolo Cherubini" w:date="2021-02-19T18:49:00Z">
          <w:pPr>
            <w:pStyle w:val="Bibliography"/>
          </w:pPr>
        </w:pPrChange>
      </w:pPr>
      <w:bookmarkStart w:id="1333" w:name="ref-foster_predicting_2016"/>
      <w:bookmarkEnd w:id="1331"/>
      <w:r>
        <w:lastRenderedPageBreak/>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334" w:author="Paolo Cherubini" w:date="2021-02-19T18:49:00Z">
          <w:pPr>
            <w:pStyle w:val="Bibliography"/>
          </w:pPr>
        </w:pPrChange>
      </w:pPr>
      <w:bookmarkStart w:id="1335" w:name="ref-friedlingstein_climatecarbon_2006"/>
      <w:bookmarkEnd w:id="133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336" w:author="Paolo Cherubini" w:date="2021-02-19T18:49:00Z">
          <w:pPr>
            <w:pStyle w:val="Bibliography"/>
          </w:pPr>
        </w:pPrChange>
      </w:pPr>
      <w:bookmarkStart w:id="1337" w:name="ref-fritts_tree_1976"/>
      <w:bookmarkEnd w:id="1335"/>
      <w:r>
        <w:t xml:space="preserve">Fritts, H. C. (1976). </w:t>
      </w:r>
      <w:r>
        <w:rPr>
          <w:i/>
        </w:rPr>
        <w:t>Tree rings and climate</w:t>
      </w:r>
      <w:r>
        <w:t>. Academic Press.</w:t>
      </w:r>
    </w:p>
    <w:p w14:paraId="0CD19734" w14:textId="77777777" w:rsidR="003F2ACD" w:rsidRDefault="00DA0D81">
      <w:pPr>
        <w:pStyle w:val="Bibliography"/>
        <w:spacing w:line="480" w:lineRule="auto"/>
        <w:pPrChange w:id="1338" w:author="Paolo Cherubini" w:date="2021-02-19T18:49:00Z">
          <w:pPr>
            <w:pStyle w:val="Bibliography"/>
          </w:pPr>
        </w:pPrChange>
      </w:pPr>
      <w:bookmarkStart w:id="1339" w:name="ref-fritts_dendroecology_1989"/>
      <w:bookmarkEnd w:id="1337"/>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340" w:author="Paolo Cherubini" w:date="2021-02-18T11:49:00Z">
            <w:rPr/>
          </w:rPrChange>
        </w:rPr>
        <w:pPrChange w:id="1341" w:author="Paolo Cherubini" w:date="2021-02-19T18:49:00Z">
          <w:pPr>
            <w:pStyle w:val="Bibliography"/>
          </w:pPr>
        </w:pPrChange>
      </w:pPr>
      <w:bookmarkStart w:id="1342" w:name="ref-gillerot_tree_2020"/>
      <w:bookmarkEnd w:id="1339"/>
      <w:r>
        <w:t xml:space="preserve">Gillerot, L., Forrester, D. I., Bottero, A., Rigling, A., &amp; Lévesque, M. (2020). Tree Neighbourhood Diversity Has Negligible Effects on Drought Resilience of European Beech, Silver Fir and Norway Spruce. </w:t>
      </w:r>
      <w:r w:rsidRPr="00B76446">
        <w:rPr>
          <w:i/>
          <w:lang w:val="de-CH"/>
          <w:rPrChange w:id="1343" w:author="Paolo Cherubini" w:date="2021-02-18T11:49:00Z">
            <w:rPr>
              <w:i/>
            </w:rPr>
          </w:rPrChange>
        </w:rPr>
        <w:t>Ecosystems</w:t>
      </w:r>
      <w:r w:rsidRPr="00B76446">
        <w:rPr>
          <w:lang w:val="de-CH"/>
          <w:rPrChange w:id="1344" w:author="Paolo Cherubini" w:date="2021-02-18T11:49:00Z">
            <w:rPr/>
          </w:rPrChange>
        </w:rPr>
        <w:t xml:space="preserve">. </w:t>
      </w:r>
      <w:r>
        <w:fldChar w:fldCharType="begin"/>
      </w:r>
      <w:r w:rsidRPr="00B76446">
        <w:rPr>
          <w:lang w:val="de-CH"/>
          <w:rPrChange w:id="1345" w:author="Paolo Cherubini" w:date="2021-02-18T11:49:00Z">
            <w:rPr/>
          </w:rPrChange>
        </w:rPr>
        <w:instrText xml:space="preserve"> HYPERLINK "https://doi.org/10.1007/s10021-020-00501-y" \h </w:instrText>
      </w:r>
      <w:r>
        <w:fldChar w:fldCharType="separate"/>
      </w:r>
      <w:r w:rsidRPr="00B76446">
        <w:rPr>
          <w:rStyle w:val="Hyperlink"/>
          <w:lang w:val="de-CH"/>
          <w:rPrChange w:id="1346"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347" w:author="Paolo Cherubini" w:date="2021-02-19T18:49:00Z">
          <w:pPr>
            <w:pStyle w:val="Bibliography"/>
          </w:pPr>
        </w:pPrChange>
      </w:pPr>
      <w:bookmarkStart w:id="1348" w:name="ref-girardin_no_2016"/>
      <w:bookmarkEnd w:id="1342"/>
      <w:r w:rsidRPr="00B76446">
        <w:rPr>
          <w:lang w:val="de-CH"/>
          <w:rPrChange w:id="1349" w:author="Paolo Cherubini" w:date="2021-02-18T11:49:00Z">
            <w:rPr/>
          </w:rPrChange>
        </w:rPr>
        <w:t xml:space="preserve">Girardin, M. P., Bouriaud, O., Hogg, E. H., Kurz, W., Zimmermann, N. E., Metsaranta, J. M., de Jong, R., Frank, D. C., Esper, J., Büntgen, U., Guo, X. J., &amp; Bhatti,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350" w:author="Paolo Cherubini" w:date="2021-02-19T18:49:00Z">
          <w:pPr>
            <w:pStyle w:val="Bibliography"/>
          </w:pPr>
        </w:pPrChange>
      </w:pPr>
      <w:bookmarkStart w:id="1351" w:name="X81070c8dded57796bffe4e046459a048702f082"/>
      <w:bookmarkEnd w:id="1348"/>
      <w:r>
        <w:t xml:space="preserve">Gonzalez-Akre, E., McGregor, I., Anderson-Teixeira, K., Dow, C., Herrmann, V., Terrell, A., Kim, A. Y., NidhiVinod, &amp; RHelcoski. (2020). </w:t>
      </w:r>
      <w:r>
        <w:rPr>
          <w:i/>
        </w:rPr>
        <w:t>SCBI-ForestGEO/SCBI-ForestGEO-Data: First release with hydraulic traits data</w:t>
      </w:r>
      <w:r>
        <w:t xml:space="preserve">. Zenodo.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352" w:author="Paolo Cherubini" w:date="2021-02-19T18:49:00Z">
          <w:pPr>
            <w:pStyle w:val="Bibliography"/>
          </w:pPr>
        </w:pPrChange>
      </w:pPr>
      <w:bookmarkStart w:id="1353" w:name="ref-goulden_patterns_2011"/>
      <w:bookmarkEnd w:id="135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354" w:author="Paolo Cherubini" w:date="2021-02-19T18:49:00Z">
          <w:pPr>
            <w:pStyle w:val="Bibliography"/>
          </w:pPr>
        </w:pPrChange>
      </w:pPr>
      <w:bookmarkStart w:id="1355" w:name="ref-graumlich_long-term_1989"/>
      <w:bookmarkEnd w:id="1353"/>
      <w:r>
        <w:t xml:space="preserve">Graumlich,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356" w:author="Paolo Cherubini" w:date="2021-02-19T18:49:00Z">
          <w:pPr>
            <w:pStyle w:val="Bibliography"/>
          </w:pPr>
        </w:pPrChange>
      </w:pPr>
      <w:bookmarkStart w:id="1357" w:name="ref-groenendijk_no_2015"/>
      <w:bookmarkEnd w:id="1355"/>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358" w:author="Paolo Cherubini" w:date="2021-02-19T18:49:00Z">
          <w:pPr>
            <w:pStyle w:val="Bibliography"/>
          </w:pPr>
        </w:pPrChange>
      </w:pPr>
      <w:bookmarkStart w:id="1359" w:name="ref-hacket-pain_consistent_2016"/>
      <w:bookmarkEnd w:id="1357"/>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360" w:author="Paolo Cherubini" w:date="2021-02-19T18:49:00Z">
          <w:pPr>
            <w:pStyle w:val="Bibliography"/>
          </w:pPr>
        </w:pPrChange>
      </w:pPr>
      <w:bookmarkStart w:id="1361" w:name="ref-hararuk_tree_2019"/>
      <w:bookmarkEnd w:id="1359"/>
      <w:r>
        <w:lastRenderedPageBreak/>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362" w:author="Paolo Cherubini" w:date="2021-02-19T18:49:00Z">
          <w:pPr>
            <w:pStyle w:val="Bibliography"/>
          </w:pPr>
        </w:pPrChange>
      </w:pPr>
      <w:bookmarkStart w:id="1363" w:name="ref-harris_updated_2014"/>
      <w:bookmarkEnd w:id="136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364" w:author="Paolo Cherubini" w:date="2021-02-19T18:49:00Z">
          <w:pPr>
            <w:pStyle w:val="Bibliography"/>
          </w:pPr>
        </w:pPrChange>
      </w:pPr>
      <w:bookmarkStart w:id="1365" w:name="ref-harris_version_2020"/>
      <w:bookmarkEnd w:id="1363"/>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366" w:author="Paolo Cherubini" w:date="2021-02-19T18:49:00Z">
          <w:pPr>
            <w:pStyle w:val="Bibliography"/>
          </w:pPr>
        </w:pPrChange>
      </w:pPr>
      <w:bookmarkStart w:id="1367" w:name="ref-helcoski_growing_2019"/>
      <w:bookmarkEnd w:id="1365"/>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368" w:author="Paolo Cherubini" w:date="2021-02-19T18:49:00Z">
          <w:pPr>
            <w:pStyle w:val="Bibliography"/>
          </w:pPr>
        </w:pPrChange>
      </w:pPr>
      <w:bookmarkStart w:id="1369" w:name="ref-hember_tree_2019"/>
      <w:bookmarkEnd w:id="1367"/>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370" w:author="Paolo Cherubini" w:date="2021-02-19T18:49:00Z">
          <w:pPr>
            <w:pStyle w:val="Bibliography"/>
          </w:pPr>
        </w:pPrChange>
      </w:pPr>
      <w:bookmarkStart w:id="1371" w:name="ref-kaspar_species-specific_nodate"/>
      <w:bookmarkEnd w:id="1369"/>
      <w:r>
        <w:t xml:space="preserve">Kašpar, K., Tumajer, J., Vašíčková, I., &amp; Šamonil,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372" w:author="Paolo Cherubini" w:date="2021-02-19T18:49:00Z">
          <w:pPr>
            <w:pStyle w:val="Bibliography"/>
          </w:pPr>
        </w:pPrChange>
      </w:pPr>
      <w:bookmarkStart w:id="1373" w:name="ref-klesse_sampling_2018"/>
      <w:bookmarkEnd w:id="1371"/>
      <w:r>
        <w:lastRenderedPageBreak/>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374" w:author="Paolo Cherubini" w:date="2021-02-19T18:49:00Z">
          <w:pPr>
            <w:pStyle w:val="Bibliography"/>
          </w:pPr>
        </w:pPrChange>
      </w:pPr>
      <w:bookmarkStart w:id="1375" w:name="ref-klesse_amplifying_2020"/>
      <w:bookmarkEnd w:id="1373"/>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376" w:author="Paolo Cherubini" w:date="2021-02-19T18:49:00Z">
          <w:pPr>
            <w:pStyle w:val="Bibliography"/>
          </w:pPr>
        </w:pPrChange>
      </w:pPr>
      <w:bookmarkStart w:id="1377" w:name="ref-kumarathunge_acclimation_2019"/>
      <w:bookmarkEnd w:id="1375"/>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378" w:author="Paolo Cherubini" w:date="2021-02-19T18:49:00Z">
          <w:pPr>
            <w:pStyle w:val="Bibliography"/>
          </w:pPr>
        </w:pPrChange>
      </w:pPr>
      <w:bookmarkStart w:id="1379" w:name="ref-levesque_water_2017"/>
      <w:bookmarkEnd w:id="1377"/>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380" w:author="Paolo Cherubini" w:date="2021-02-19T18:49:00Z">
          <w:pPr>
            <w:pStyle w:val="Bibliography"/>
          </w:pPr>
        </w:pPrChange>
      </w:pPr>
      <w:bookmarkStart w:id="1381" w:name="ref-ljungqvist_assessing_2020"/>
      <w:bookmarkEnd w:id="1379"/>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382" w:author="Paolo Cherubini" w:date="2021-02-19T18:49:00Z">
          <w:pPr>
            <w:pStyle w:val="Bibliography"/>
          </w:pPr>
        </w:pPrChange>
      </w:pPr>
      <w:bookmarkStart w:id="1383" w:name="ref-mathias_disentangling_2018"/>
      <w:bookmarkEnd w:id="1381"/>
      <w:r>
        <w:lastRenderedPageBreak/>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384" w:author="Paolo Cherubini" w:date="2021-02-19T18:49:00Z">
          <w:pPr>
            <w:pStyle w:val="Bibliography"/>
          </w:pPr>
        </w:pPrChange>
      </w:pPr>
      <w:bookmarkStart w:id="1385" w:name="ref-maxwell_declining_2016"/>
      <w:bookmarkEnd w:id="138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386" w:author="Paolo Cherubini" w:date="2021-02-19T18:49:00Z">
          <w:pPr>
            <w:pStyle w:val="Bibliography"/>
          </w:pPr>
        </w:pPrChange>
      </w:pPr>
      <w:bookmarkStart w:id="1387" w:name="ref-mcdowell_pervasive_2020"/>
      <w:bookmarkEnd w:id="1385"/>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388" w:author="Paolo Cherubini" w:date="2021-02-19T18:49:00Z">
          <w:pPr>
            <w:pStyle w:val="Bibliography"/>
          </w:pPr>
        </w:pPrChange>
      </w:pPr>
      <w:bookmarkStart w:id="1389" w:name="ref-mcgregor_tree_2020"/>
      <w:bookmarkEnd w:id="1387"/>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390" w:author="Paolo Cherubini" w:date="2021-02-19T18:49:00Z">
          <w:pPr>
            <w:pStyle w:val="Bibliography"/>
          </w:pPr>
        </w:pPrChange>
      </w:pPr>
      <w:bookmarkStart w:id="1391" w:name="ref-meakem_role_2018"/>
      <w:bookmarkEnd w:id="1389"/>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392" w:author="Paolo Cherubini" w:date="2021-02-19T18:49:00Z">
          <w:pPr>
            <w:pStyle w:val="Bibliography"/>
          </w:pPr>
        </w:pPrChange>
      </w:pPr>
      <w:bookmarkStart w:id="1393" w:name="ref-meko_seascorr_2011"/>
      <w:bookmarkEnd w:id="1391"/>
      <w:r>
        <w:lastRenderedPageBreak/>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394" w:author="Paolo Cherubini" w:date="2021-02-19T18:49:00Z">
          <w:pPr>
            <w:pStyle w:val="Bibliography"/>
          </w:pPr>
        </w:pPrChange>
      </w:pPr>
      <w:bookmarkStart w:id="1395" w:name="ref-muller-landau_testing_2006"/>
      <w:bookmarkEnd w:id="1393"/>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396" w:author="Paolo Cherubini" w:date="2021-02-19T18:49:00Z">
          <w:pPr>
            <w:pStyle w:val="Bibliography"/>
          </w:pPr>
        </w:pPrChange>
      </w:pPr>
      <w:bookmarkStart w:id="1397" w:name="ref-naimi_where_2014"/>
      <w:bookmarkEnd w:id="1395"/>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398" w:author="Paolo Cherubini" w:date="2021-02-19T18:49:00Z">
          <w:pPr>
            <w:pStyle w:val="Bibliography"/>
          </w:pPr>
        </w:pPrChange>
      </w:pPr>
      <w:bookmarkStart w:id="1399" w:name="ref-nehrbassahles_influence_2014"/>
      <w:bookmarkEnd w:id="1397"/>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400" w:author="Paolo Cherubini" w:date="2021-02-19T18:49:00Z">
          <w:pPr>
            <w:pStyle w:val="Bibliography"/>
          </w:pPr>
        </w:pPrChange>
      </w:pPr>
      <w:bookmarkStart w:id="1401" w:name="ref-nock_longterm_2011"/>
      <w:bookmarkEnd w:id="1399"/>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402" w:author="Paolo Cherubini" w:date="2021-02-19T18:49:00Z">
          <w:pPr>
            <w:pStyle w:val="Bibliography"/>
          </w:pPr>
        </w:pPrChange>
      </w:pPr>
      <w:bookmarkStart w:id="1403" w:name="ref-pederson_framework_2020"/>
      <w:bookmarkEnd w:id="1401"/>
      <w:r>
        <w:t xml:space="preserve">Pederson, N., Leland, C., Bishop, D. A., Pearl, J. K., Anchukaitis, K. J., Mandra, T., Hopton-Ahmed, M., &amp; Martin-Benito, D. (2020). A Framework for Determining Population-Level </w:t>
      </w:r>
      <w:r>
        <w:lastRenderedPageBreak/>
        <w:t xml:space="preserve">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404" w:author="Paolo Cherubini" w:date="2021-02-19T18:49:00Z">
          <w:pPr>
            <w:pStyle w:val="Bibliography"/>
          </w:pPr>
        </w:pPrChange>
      </w:pPr>
      <w:bookmarkStart w:id="1405" w:name="ref-peltier_tree_2020"/>
      <w:bookmarkEnd w:id="1403"/>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406" w:author="Paolo Cherubini" w:date="2021-02-19T18:49:00Z">
          <w:pPr>
            <w:pStyle w:val="Bibliography"/>
          </w:pPr>
        </w:pPrChange>
      </w:pPr>
      <w:bookmarkStart w:id="1407" w:name="ref-peters_detecting_2015"/>
      <w:bookmarkEnd w:id="1405"/>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408" w:author="Paolo Cherubini" w:date="2021-02-19T18:49:00Z">
          <w:pPr>
            <w:pStyle w:val="Bibliography"/>
          </w:pPr>
        </w:pPrChange>
      </w:pPr>
      <w:bookmarkStart w:id="1409" w:name="ref-pregitzer_carbon_2004"/>
      <w:bookmarkEnd w:id="1407"/>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410" w:author="Paolo Cherubini" w:date="2021-02-18T11:49:00Z">
            <w:rPr/>
          </w:rPrChange>
        </w:rPr>
        <w:pPrChange w:id="1411" w:author="Paolo Cherubini" w:date="2021-02-19T18:49:00Z">
          <w:pPr>
            <w:pStyle w:val="Bibliography"/>
          </w:pPr>
        </w:pPrChange>
      </w:pPr>
      <w:bookmarkStart w:id="1412" w:name="ref-pretzsch_drought_2018"/>
      <w:bookmarkEnd w:id="1409"/>
      <w:r>
        <w:t xml:space="preserve">Pretzsch, H., Schütze, G., &amp; Biber, P. (2018). Drought can favour the growth of small in relation to tall trees in mature stands of Norway spruce and European beech. </w:t>
      </w:r>
      <w:r w:rsidRPr="00B76446">
        <w:rPr>
          <w:i/>
          <w:lang w:val="de-CH"/>
          <w:rPrChange w:id="1413" w:author="Paolo Cherubini" w:date="2021-02-18T11:49:00Z">
            <w:rPr>
              <w:i/>
            </w:rPr>
          </w:rPrChange>
        </w:rPr>
        <w:t>Forest Ecosystems</w:t>
      </w:r>
      <w:r w:rsidRPr="00B76446">
        <w:rPr>
          <w:lang w:val="de-CH"/>
          <w:rPrChange w:id="1414" w:author="Paolo Cherubini" w:date="2021-02-18T11:49:00Z">
            <w:rPr/>
          </w:rPrChange>
        </w:rPr>
        <w:t xml:space="preserve">, </w:t>
      </w:r>
      <w:r w:rsidRPr="00B76446">
        <w:rPr>
          <w:i/>
          <w:lang w:val="de-CH"/>
          <w:rPrChange w:id="1415" w:author="Paolo Cherubini" w:date="2021-02-18T11:49:00Z">
            <w:rPr>
              <w:i/>
            </w:rPr>
          </w:rPrChange>
        </w:rPr>
        <w:t>5</w:t>
      </w:r>
      <w:r w:rsidRPr="00B76446">
        <w:rPr>
          <w:lang w:val="de-CH"/>
          <w:rPrChange w:id="1416" w:author="Paolo Cherubini" w:date="2021-02-18T11:49:00Z">
            <w:rPr/>
          </w:rPrChange>
        </w:rPr>
        <w:t xml:space="preserve">(1), 20. </w:t>
      </w:r>
      <w:r>
        <w:fldChar w:fldCharType="begin"/>
      </w:r>
      <w:r w:rsidRPr="00B76446">
        <w:rPr>
          <w:lang w:val="de-CH"/>
          <w:rPrChange w:id="1417" w:author="Paolo Cherubini" w:date="2021-02-18T11:49:00Z">
            <w:rPr/>
          </w:rPrChange>
        </w:rPr>
        <w:instrText xml:space="preserve"> HYPERLINK "https://doi.org/10.1186/s40663-018-0139-x" \h </w:instrText>
      </w:r>
      <w:r>
        <w:fldChar w:fldCharType="separate"/>
      </w:r>
      <w:r w:rsidRPr="00B76446">
        <w:rPr>
          <w:rStyle w:val="Hyperlink"/>
          <w:lang w:val="de-CH"/>
          <w:rPrChange w:id="1418"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419" w:author="Paolo Cherubini" w:date="2021-02-19T18:49:00Z">
          <w:pPr>
            <w:pStyle w:val="Bibliography"/>
          </w:pPr>
        </w:pPrChange>
      </w:pPr>
      <w:bookmarkStart w:id="1420" w:name="ref-rayback_dendroecological_2020"/>
      <w:bookmarkEnd w:id="1412"/>
      <w:r w:rsidRPr="00B76446">
        <w:rPr>
          <w:lang w:val="de-CH"/>
          <w:rPrChange w:id="1421" w:author="Paolo Cherubini" w:date="2021-02-18T11:49:00Z">
            <w:rPr/>
          </w:rPrChange>
        </w:rPr>
        <w:t xml:space="preserve">Rayback, S. A., Duncan, J. A., Schaberg, P. G., Kosiba, A. M., Hansen, C. F., &amp; Murakami, P. F. (2020). </w:t>
      </w:r>
      <w:r>
        <w:t xml:space="preserve">The DendroEcological Network: A cyberinfrastructure for the storage, discovery and sharing of tree-ring and associated ecological data. </w:t>
      </w:r>
      <w:r>
        <w:rPr>
          <w:i/>
        </w:rPr>
        <w:t>Dendrochronologia</w:t>
      </w:r>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422" w:author="Paolo Cherubini" w:date="2021-02-19T18:49:00Z">
          <w:pPr>
            <w:pStyle w:val="Bibliography"/>
          </w:pPr>
        </w:pPrChange>
      </w:pPr>
      <w:bookmarkStart w:id="1423" w:name="ref-rejoumechain_biomass_2017"/>
      <w:bookmarkEnd w:id="142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424" w:author="Paolo Cherubini" w:date="2021-02-19T18:49:00Z">
          <w:pPr>
            <w:pStyle w:val="Bibliography"/>
          </w:pPr>
        </w:pPrChange>
      </w:pPr>
      <w:bookmarkStart w:id="1425" w:name="ref-rollinson_climate_2021"/>
      <w:bookmarkEnd w:id="1423"/>
      <w:r>
        <w:lastRenderedPageBreak/>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426" w:author="Paolo Cherubini" w:date="2021-02-19T18:49:00Z">
          <w:pPr>
            <w:pStyle w:val="Bibliography"/>
          </w:pPr>
        </w:pPrChange>
      </w:pPr>
      <w:bookmarkStart w:id="1427" w:name="ref-rossi_age-dependent_2007"/>
      <w:bookmarkEnd w:id="1425"/>
      <w:r>
        <w:t xml:space="preserve">Rossi, S., Deslauriers, A., Anfodillo, T., &amp; Carrer, M. (2007). Age-dependent xylogenesis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428" w:author="Paolo Cherubini" w:date="2021-02-19T18:49:00Z">
          <w:pPr>
            <w:pStyle w:val="Bibliography"/>
          </w:pPr>
        </w:pPrChange>
      </w:pPr>
      <w:bookmarkStart w:id="1429" w:name="ref-sanchez-salguero_disentangling_2015"/>
      <w:bookmarkEnd w:id="1427"/>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430" w:author="Paolo Cherubini" w:date="2021-02-19T18:49:00Z">
          <w:pPr>
            <w:pStyle w:val="Bibliography"/>
          </w:pPr>
        </w:pPrChange>
      </w:pPr>
      <w:bookmarkStart w:id="1431" w:name="ref-schelhaas_species-specific_2018"/>
      <w:bookmarkEnd w:id="1429"/>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432" w:author="Paolo Cherubini" w:date="2021-02-19T18:49:00Z">
          <w:pPr>
            <w:pStyle w:val="Bibliography"/>
          </w:pPr>
        </w:pPrChange>
      </w:pPr>
      <w:bookmarkStart w:id="1433" w:name="ref-sheil_does_2017"/>
      <w:bookmarkEnd w:id="1431"/>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434" w:author="Paolo Cherubini" w:date="2021-02-19T18:49:00Z">
          <w:pPr>
            <w:pStyle w:val="Bibliography"/>
          </w:pPr>
        </w:pPrChange>
      </w:pPr>
      <w:bookmarkStart w:id="1435" w:name="ref-sniderhan_growth_2016"/>
      <w:bookmarkEnd w:id="1433"/>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436" w:author="Paolo Cherubini" w:date="2021-02-19T18:49:00Z">
          <w:pPr>
            <w:pStyle w:val="Bibliography"/>
          </w:pPr>
        </w:pPrChange>
      </w:pPr>
      <w:bookmarkStart w:id="1437" w:name="ref-speer_fundamentals_2010"/>
      <w:bookmarkEnd w:id="1435"/>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438" w:author="Paolo Cherubini" w:date="2021-02-19T18:49:00Z">
          <w:pPr>
            <w:pStyle w:val="Bibliography"/>
          </w:pPr>
        </w:pPrChange>
      </w:pPr>
      <w:bookmarkStart w:id="1439" w:name="ref-stephenson_rate_2014"/>
      <w:bookmarkEnd w:id="1437"/>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440" w:author="Paolo Cherubini" w:date="2021-02-19T18:49:00Z">
          <w:pPr>
            <w:pStyle w:val="Bibliography"/>
          </w:pPr>
        </w:pPrChange>
      </w:pPr>
      <w:bookmarkStart w:id="1441" w:name="ref-stokes_introduction_1968"/>
      <w:bookmarkEnd w:id="1439"/>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442" w:author="Paolo Cherubini" w:date="2021-02-19T18:49:00Z">
          <w:pPr>
            <w:pStyle w:val="Bibliography"/>
          </w:pPr>
        </w:pPrChange>
      </w:pPr>
      <w:bookmarkStart w:id="1443" w:name="ref-sullivan_long-term_2020"/>
      <w:bookmarkEnd w:id="1441"/>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444" w:author="Paolo Cherubini" w:date="2021-02-19T18:49:00Z">
          <w:pPr>
            <w:pStyle w:val="Bibliography"/>
          </w:pPr>
        </w:pPrChange>
      </w:pPr>
      <w:bookmarkStart w:id="1445" w:name="ref-sullivan_effect_2016"/>
      <w:bookmarkEnd w:id="144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446" w:author="Paolo Cherubini" w:date="2021-02-19T18:49:00Z">
          <w:pPr>
            <w:pStyle w:val="Bibliography"/>
          </w:pPr>
        </w:pPrChange>
      </w:pPr>
      <w:bookmarkStart w:id="1447" w:name="ref-samonil_individual-based_2013"/>
      <w:bookmarkEnd w:id="1445"/>
      <w:r>
        <w:t xml:space="preserve">Šamonil, P., Doleželová, P., Vašíčková, I., Adam, D., Valtera, M., Král, K., Janík, D., &amp; Šebková,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448" w:author="Paolo Cherubini" w:date="2021-02-19T18:49:00Z">
          <w:pPr>
            <w:pStyle w:val="Bibliography"/>
          </w:pPr>
        </w:pPrChange>
      </w:pPr>
      <w:bookmarkStart w:id="1449" w:name="ref-samonil_long-term_2008"/>
      <w:bookmarkEnd w:id="1447"/>
      <w:r>
        <w:t xml:space="preserve">Šamonil, P., &amp; Vrška, T. (2008). Long-term vegetation dynamics in the Šumava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450" w:author="Paolo Cherubini" w:date="2021-02-19T18:49:00Z">
          <w:pPr>
            <w:pStyle w:val="Bibliography"/>
          </w:pPr>
        </w:pPrChange>
      </w:pPr>
      <w:bookmarkStart w:id="1451" w:name="ref-teets_linking_2018"/>
      <w:bookmarkEnd w:id="1449"/>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452" w:author="Paolo Cherubini" w:date="2021-02-19T18:49:00Z">
          <w:pPr>
            <w:pStyle w:val="Bibliography"/>
          </w:pPr>
        </w:pPrChange>
      </w:pPr>
      <w:bookmarkStart w:id="1453" w:name="ref-teets_quantifying_2018"/>
      <w:bookmarkEnd w:id="145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454" w:author="Paolo Cherubini" w:date="2021-02-19T18:49:00Z">
          <w:pPr>
            <w:pStyle w:val="Bibliography"/>
          </w:pPr>
        </w:pPrChange>
      </w:pPr>
      <w:bookmarkStart w:id="1455" w:name="ref-meinzer_age-related_2011"/>
      <w:bookmarkEnd w:id="1453"/>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456" w:author="Paolo Cherubini" w:date="2021-02-19T18:49:00Z">
          <w:pPr>
            <w:pStyle w:val="Bibliography"/>
          </w:pPr>
        </w:pPrChange>
      </w:pPr>
      <w:bookmarkStart w:id="1457" w:name="ref-tolwinski-ward_bayesian_2013"/>
      <w:bookmarkEnd w:id="1455"/>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458" w:author="Paolo Cherubini" w:date="2021-02-18T11:49:00Z">
            <w:rPr/>
          </w:rPrChange>
        </w:rPr>
        <w:pPrChange w:id="1459" w:author="Paolo Cherubini" w:date="2021-02-19T18:49:00Z">
          <w:pPr>
            <w:pStyle w:val="Bibliography"/>
          </w:pPr>
        </w:pPrChange>
      </w:pPr>
      <w:bookmarkStart w:id="1460" w:name="ref-touchan_millennial_2011"/>
      <w:bookmarkEnd w:id="1457"/>
      <w:r>
        <w:lastRenderedPageBreak/>
        <w:t xml:space="preserve">Touchan, R., Woodhouse, C. A., Meko, D. M., &amp; Allen, C. (2011). Millennial precipitation reconstruction for the Jemez Mountains, New Mexico, reveals changingb drought signal. </w:t>
      </w:r>
      <w:r w:rsidRPr="00B76446">
        <w:rPr>
          <w:i/>
          <w:lang w:val="de-CH"/>
          <w:rPrChange w:id="1461" w:author="Paolo Cherubini" w:date="2021-02-18T11:49:00Z">
            <w:rPr>
              <w:i/>
            </w:rPr>
          </w:rPrChange>
        </w:rPr>
        <w:t>International Journal of Climatology</w:t>
      </w:r>
      <w:r w:rsidRPr="00B76446">
        <w:rPr>
          <w:lang w:val="de-CH"/>
          <w:rPrChange w:id="1462" w:author="Paolo Cherubini" w:date="2021-02-18T11:49:00Z">
            <w:rPr/>
          </w:rPrChange>
        </w:rPr>
        <w:t xml:space="preserve">, </w:t>
      </w:r>
      <w:r w:rsidRPr="00B76446">
        <w:rPr>
          <w:i/>
          <w:lang w:val="de-CH"/>
          <w:rPrChange w:id="1463" w:author="Paolo Cherubini" w:date="2021-02-18T11:49:00Z">
            <w:rPr>
              <w:i/>
            </w:rPr>
          </w:rPrChange>
        </w:rPr>
        <w:t>31</w:t>
      </w:r>
      <w:r w:rsidRPr="00B76446">
        <w:rPr>
          <w:lang w:val="de-CH"/>
          <w:rPrChange w:id="1464" w:author="Paolo Cherubini" w:date="2021-02-18T11:49:00Z">
            <w:rPr/>
          </w:rPrChange>
        </w:rPr>
        <w:t xml:space="preserve">(6), 896–906. </w:t>
      </w:r>
      <w:r>
        <w:fldChar w:fldCharType="begin"/>
      </w:r>
      <w:r w:rsidRPr="00B76446">
        <w:rPr>
          <w:lang w:val="de-CH"/>
          <w:rPrChange w:id="1465" w:author="Paolo Cherubini" w:date="2021-02-18T11:49:00Z">
            <w:rPr/>
          </w:rPrChange>
        </w:rPr>
        <w:instrText xml:space="preserve"> HYPERLINK "https://doi.org/10.1002/joc.2117" \h </w:instrText>
      </w:r>
      <w:r>
        <w:fldChar w:fldCharType="separate"/>
      </w:r>
      <w:r w:rsidRPr="00B76446">
        <w:rPr>
          <w:rStyle w:val="Hyperlink"/>
          <w:lang w:val="de-CH"/>
          <w:rPrChange w:id="1466"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467" w:author="Paolo Cherubini" w:date="2021-02-19T18:49:00Z">
          <w:pPr>
            <w:pStyle w:val="Bibliography"/>
          </w:pPr>
        </w:pPrChange>
      </w:pPr>
      <w:bookmarkStart w:id="1468" w:name="ref-trouillier_size_2019"/>
      <w:bookmarkEnd w:id="1460"/>
      <w:r w:rsidRPr="00B76446">
        <w:rPr>
          <w:lang w:val="de-CH"/>
          <w:rPrChange w:id="1469" w:author="Paolo Cherubini" w:date="2021-02-18T11:49:00Z">
            <w:rPr/>
          </w:rPrChange>
        </w:rPr>
        <w:t xml:space="preserve">Trouillier, M., van der Maaten-Theunissen, M., Scharnweber, T., Würth, D., Burger, A., Schnittler, M., &amp; Wilmking, M. (2019). </w:t>
      </w:r>
      <w:r>
        <w:t xml:space="preserve">Size mattersa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470" w:author="Paolo Cherubini" w:date="2021-02-19T18:49:00Z">
          <w:pPr>
            <w:pStyle w:val="Bibliography"/>
          </w:pPr>
        </w:pPrChange>
      </w:pPr>
      <w:bookmarkStart w:id="1471" w:name="ref-tumajer_increasing_2017"/>
      <w:bookmarkEnd w:id="1468"/>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472" w:author="Paolo Cherubini" w:date="2021-02-18T11:49:00Z">
            <w:rPr/>
          </w:rPrChange>
        </w:rPr>
        <w:pPrChange w:id="1473" w:author="Paolo Cherubini" w:date="2021-02-19T18:49:00Z">
          <w:pPr>
            <w:pStyle w:val="Bibliography"/>
          </w:pPr>
        </w:pPrChange>
      </w:pPr>
      <w:bookmarkStart w:id="1474" w:name="ref-van_de_pol_identifying_2016"/>
      <w:bookmarkEnd w:id="147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475"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476" w:author="Paolo Cherubini" w:date="2021-02-19T18:49:00Z">
          <w:pPr>
            <w:pStyle w:val="Bibliography"/>
          </w:pPr>
        </w:pPrChange>
      </w:pPr>
      <w:bookmarkStart w:id="1477" w:name="ref-van_der_sleen_no_2015"/>
      <w:bookmarkEnd w:id="1474"/>
      <w:r w:rsidRPr="00B76446">
        <w:rPr>
          <w:lang w:val="de-CH"/>
          <w:rPrChange w:id="1478" w:author="Paolo Cherubini" w:date="2021-02-18T11:49:00Z">
            <w:rPr/>
          </w:rPrChange>
        </w:rPr>
        <w:t xml:space="preserve">van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479" w:author="Paolo Cherubini" w:date="2021-02-19T18:49:00Z">
          <w:pPr>
            <w:pStyle w:val="Bibliography"/>
          </w:pPr>
        </w:pPrChange>
      </w:pPr>
      <w:bookmarkStart w:id="1480" w:name="ref-vlam_temperature_2014"/>
      <w:bookmarkEnd w:id="1477"/>
      <w:r>
        <w:lastRenderedPageBreak/>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481" w:author="Paolo Cherubini" w:date="2021-02-19T18:49:00Z">
          <w:pPr>
            <w:pStyle w:val="Bibliography"/>
          </w:pPr>
        </w:pPrChange>
      </w:pPr>
      <w:bookmarkStart w:id="1482" w:name="ref-voelker_historical_2006"/>
      <w:bookmarkEnd w:id="1480"/>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483" w:author="Paolo Cherubini" w:date="2021-02-19T18:49:00Z">
          <w:pPr>
            <w:pStyle w:val="Bibliography"/>
          </w:pPr>
        </w:pPrChange>
      </w:pPr>
      <w:bookmarkStart w:id="1484" w:name="ref-vrska_european_2009"/>
      <w:bookmarkEnd w:id="1482"/>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485" w:author="Paolo Cherubini" w:date="2021-02-19T18:49:00Z">
          <w:pPr>
            <w:pStyle w:val="Bibliography"/>
          </w:pPr>
        </w:pPrChange>
      </w:pPr>
      <w:bookmarkStart w:id="1486" w:name="ref-walker_integrating_2020"/>
      <w:bookmarkEnd w:id="1484"/>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487" w:author="Paolo Cherubini" w:date="2021-02-18T11:49:00Z">
            <w:rPr/>
          </w:rPrChange>
        </w:rPr>
        <w:pPrChange w:id="1488" w:author="Paolo Cherubini" w:date="2021-02-19T18:49:00Z">
          <w:pPr>
            <w:pStyle w:val="Bibliography"/>
          </w:pPr>
        </w:pPrChange>
      </w:pPr>
      <w:bookmarkStart w:id="1489" w:name="ref-williams_temperature_2013"/>
      <w:bookmarkEnd w:id="1486"/>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sidRPr="00B76446">
        <w:rPr>
          <w:i/>
          <w:lang w:val="de-CH"/>
          <w:rPrChange w:id="1490" w:author="Paolo Cherubini" w:date="2021-02-18T11:49:00Z">
            <w:rPr>
              <w:i/>
            </w:rPr>
          </w:rPrChange>
        </w:rPr>
        <w:t>Nature Climate Change</w:t>
      </w:r>
      <w:r w:rsidRPr="00B76446">
        <w:rPr>
          <w:lang w:val="de-CH"/>
          <w:rPrChange w:id="1491" w:author="Paolo Cherubini" w:date="2021-02-18T11:49:00Z">
            <w:rPr/>
          </w:rPrChange>
        </w:rPr>
        <w:t xml:space="preserve">, </w:t>
      </w:r>
      <w:r w:rsidRPr="00B76446">
        <w:rPr>
          <w:i/>
          <w:lang w:val="de-CH"/>
          <w:rPrChange w:id="1492" w:author="Paolo Cherubini" w:date="2021-02-18T11:49:00Z">
            <w:rPr>
              <w:i/>
            </w:rPr>
          </w:rPrChange>
        </w:rPr>
        <w:t>3</w:t>
      </w:r>
      <w:r w:rsidRPr="00B76446">
        <w:rPr>
          <w:lang w:val="de-CH"/>
          <w:rPrChange w:id="1493" w:author="Paolo Cherubini" w:date="2021-02-18T11:49:00Z">
            <w:rPr/>
          </w:rPrChange>
        </w:rPr>
        <w:t xml:space="preserve">(3), 292–297. </w:t>
      </w:r>
      <w:r>
        <w:fldChar w:fldCharType="begin"/>
      </w:r>
      <w:r w:rsidRPr="00B76446">
        <w:rPr>
          <w:lang w:val="de-CH"/>
          <w:rPrChange w:id="1494" w:author="Paolo Cherubini" w:date="2021-02-18T11:49:00Z">
            <w:rPr/>
          </w:rPrChange>
        </w:rPr>
        <w:instrText xml:space="preserve"> HYPERLINK "https://doi.org/10.1038/nclimate1693" \h </w:instrText>
      </w:r>
      <w:r>
        <w:fldChar w:fldCharType="separate"/>
      </w:r>
      <w:r w:rsidRPr="00B76446">
        <w:rPr>
          <w:rStyle w:val="Hyperlink"/>
          <w:lang w:val="de-CH"/>
          <w:rPrChange w:id="1495"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496" w:author="Paolo Cherubini" w:date="2021-02-19T18:49:00Z">
          <w:pPr>
            <w:pStyle w:val="Bibliography"/>
          </w:pPr>
        </w:pPrChange>
      </w:pPr>
      <w:bookmarkStart w:id="1497" w:name="ref-wilmking_global_2020"/>
      <w:bookmarkEnd w:id="1489"/>
      <w:r w:rsidRPr="00B76446">
        <w:rPr>
          <w:lang w:val="de-CH"/>
          <w:rPrChange w:id="1498" w:author="Paolo Cherubini" w:date="2021-02-18T11:49:00Z">
            <w:rPr/>
          </w:rPrChange>
        </w:rPr>
        <w:lastRenderedPageBreak/>
        <w:t xml:space="preserve">Wilmking, M., Maaten-Theunissen, M. van der, Maaten, E. van der, Scharnweber, T., Buras, A., Biermann, C., Gurskaya, M., Hallinger, M., Lange, J., Shetti, R., Smiljanic, M., &amp; Trouillier,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499" w:author="Paolo Cherubini" w:date="2021-02-19T18:49:00Z">
          <w:pPr>
            <w:pStyle w:val="Bibliography"/>
          </w:pPr>
        </w:pPrChange>
      </w:pPr>
      <w:bookmarkStart w:id="1500" w:name="ref-wood_fast_2011"/>
      <w:bookmarkEnd w:id="1497"/>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501" w:author="Paolo Cherubini" w:date="2021-02-19T18:49:00Z">
          <w:pPr>
            <w:pStyle w:val="Bibliography"/>
          </w:pPr>
        </w:pPrChange>
      </w:pPr>
      <w:bookmarkStart w:id="1502" w:name="ref-woodhouse_artificial_1999"/>
      <w:bookmarkEnd w:id="1500"/>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503" w:author="Paolo Cherubini" w:date="2021-02-19T18:49:00Z">
          <w:pPr>
            <w:pStyle w:val="Bibliography"/>
          </w:pPr>
        </w:pPrChange>
      </w:pPr>
      <w:bookmarkStart w:id="1504" w:name="ref-zang_dendroclimatic_2013"/>
      <w:bookmarkEnd w:id="1502"/>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505" w:author="Paolo Cherubini" w:date="2021-02-18T11:49:00Z">
            <w:rPr/>
          </w:rPrChange>
        </w:rPr>
        <w:pPrChange w:id="1506" w:author="Paolo Cherubini" w:date="2021-02-19T18:49:00Z">
          <w:pPr>
            <w:pStyle w:val="Bibliography"/>
          </w:pPr>
        </w:pPrChange>
      </w:pPr>
      <w:bookmarkStart w:id="1507" w:name="ref-zang_treeclim_2015"/>
      <w:bookmarkEnd w:id="1504"/>
      <w:r>
        <w:t xml:space="preserve">Zang, C., &amp; Biondi, F. (2015). Treeclim : An R package for the numerical calibration of proxy-climate relationships. </w:t>
      </w:r>
      <w:r w:rsidRPr="00B76446">
        <w:rPr>
          <w:i/>
          <w:lang w:val="de-CH"/>
          <w:rPrChange w:id="1508" w:author="Paolo Cherubini" w:date="2021-02-18T11:49:00Z">
            <w:rPr>
              <w:i/>
            </w:rPr>
          </w:rPrChange>
        </w:rPr>
        <w:t>Ecography</w:t>
      </w:r>
      <w:r w:rsidRPr="00B76446">
        <w:rPr>
          <w:lang w:val="de-CH"/>
          <w:rPrChange w:id="1509" w:author="Paolo Cherubini" w:date="2021-02-18T11:49:00Z">
            <w:rPr/>
          </w:rPrChange>
        </w:rPr>
        <w:t xml:space="preserve">, </w:t>
      </w:r>
      <w:r w:rsidRPr="00B76446">
        <w:rPr>
          <w:i/>
          <w:lang w:val="de-CH"/>
          <w:rPrChange w:id="1510" w:author="Paolo Cherubini" w:date="2021-02-18T11:49:00Z">
            <w:rPr>
              <w:i/>
            </w:rPr>
          </w:rPrChange>
        </w:rPr>
        <w:t>38</w:t>
      </w:r>
      <w:r w:rsidRPr="00B76446">
        <w:rPr>
          <w:lang w:val="de-CH"/>
          <w:rPrChange w:id="1511" w:author="Paolo Cherubini" w:date="2021-02-18T11:49:00Z">
            <w:rPr/>
          </w:rPrChange>
        </w:rPr>
        <w:t xml:space="preserve">(4), 431–436. </w:t>
      </w:r>
      <w:r>
        <w:fldChar w:fldCharType="begin"/>
      </w:r>
      <w:r w:rsidRPr="00B76446">
        <w:rPr>
          <w:lang w:val="de-CH"/>
          <w:rPrChange w:id="1512" w:author="Paolo Cherubini" w:date="2021-02-18T11:49:00Z">
            <w:rPr/>
          </w:rPrChange>
        </w:rPr>
        <w:instrText xml:space="preserve"> HYPERLINK "https://doi.org/10.1111/ecog.01335" \h </w:instrText>
      </w:r>
      <w:r>
        <w:fldChar w:fldCharType="separate"/>
      </w:r>
      <w:r w:rsidRPr="00B76446">
        <w:rPr>
          <w:rStyle w:val="Hyperlink"/>
          <w:lang w:val="de-CH"/>
          <w:rPrChange w:id="1513"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514" w:author="Paolo Cherubini" w:date="2021-02-19T18:49:00Z">
          <w:pPr>
            <w:pStyle w:val="Bibliography"/>
          </w:pPr>
        </w:pPrChange>
      </w:pPr>
      <w:bookmarkStart w:id="1515" w:name="ref-zuidema_recent_2020"/>
      <w:bookmarkEnd w:id="1507"/>
      <w:r w:rsidRPr="00B76446">
        <w:rPr>
          <w:lang w:val="de-CH"/>
          <w:rPrChange w:id="1516" w:author="Paolo Cherubini" w:date="2021-02-18T11:49: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230"/>
      <w:bookmarkEnd w:id="1233"/>
      <w:bookmarkEnd w:id="1515"/>
    </w:p>
    <w:sectPr w:rsidR="003F2ACD" w:rsidSect="007C74CA">
      <w:pgSz w:w="12240" w:h="15840"/>
      <w:pgMar w:top="1440" w:right="1440" w:bottom="1440" w:left="1440" w:header="720" w:footer="720" w:gutter="0"/>
      <w:lnNumType w:countBy="1" w:restart="continuous"/>
      <w:cols w:space="720"/>
      <w:sectPrChange w:id="1517"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4145B7" w:rsidRDefault="004145B7">
      <w:pPr>
        <w:pStyle w:val="CommentText"/>
      </w:pPr>
      <w:r>
        <w:rPr>
          <w:rStyle w:val="CommentReference"/>
        </w:rPr>
        <w:annotationRef/>
      </w:r>
      <w:r>
        <w:t>Also need to add this affiliation for me:</w:t>
      </w:r>
    </w:p>
    <w:p w14:paraId="4E307559" w14:textId="7DF12768" w:rsidR="004145B7" w:rsidRDefault="004145B7">
      <w:pPr>
        <w:pStyle w:val="CommentText"/>
      </w:pPr>
      <w:r>
        <w:t>Center for Plant Science Innovation, University of Nebraska – Lincoln, USA 68588-0660</w:t>
      </w:r>
    </w:p>
  </w:comment>
  <w:comment w:id="214" w:author="Sabrina Russo" w:date="2021-03-01T12:34:00Z" w:initials="SER">
    <w:p w14:paraId="2FCBF78C" w14:textId="78B7917D" w:rsidR="004145B7" w:rsidRDefault="004145B7">
      <w:pPr>
        <w:pStyle w:val="CommentText"/>
      </w:pPr>
      <w:r>
        <w:rPr>
          <w:rStyle w:val="CommentReference"/>
        </w:rPr>
        <w:annotationRef/>
      </w:r>
      <w:r>
        <w:t>If this issue is not going to be revisited later in the Abstract, then I’d delete it.</w:t>
      </w:r>
    </w:p>
  </w:comment>
  <w:comment w:id="230" w:author="Sabrina Russo" w:date="2021-03-01T12:15:00Z" w:initials="SER">
    <w:p w14:paraId="5D948A39" w14:textId="7A514166" w:rsidR="004145B7" w:rsidRDefault="004145B7">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33" w:author="Sabrina Russo" w:date="2021-03-01T12:16:00Z" w:initials="SER">
    <w:p w14:paraId="7B1F5FFF" w14:textId="068A897B" w:rsidR="004145B7" w:rsidRDefault="004145B7">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41" w:author="Sabrina Russo" w:date="2021-03-01T12:20:00Z" w:initials="SER">
    <w:p w14:paraId="45BFB0A9" w14:textId="56D0E899" w:rsidR="004145B7" w:rsidRDefault="004145B7">
      <w:pPr>
        <w:pStyle w:val="CommentText"/>
      </w:pPr>
      <w:r>
        <w:rPr>
          <w:rStyle w:val="CommentReference"/>
        </w:rPr>
        <w:annotationRef/>
      </w:r>
      <w:r>
        <w:t>Unclear antecedent</w:t>
      </w:r>
    </w:p>
  </w:comment>
  <w:comment w:id="247" w:author="Sabrina Russo" w:date="2021-03-01T12:18:00Z" w:initials="SER">
    <w:p w14:paraId="77187E6B" w14:textId="77777777" w:rsidR="004145B7" w:rsidRDefault="004145B7">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4145B7" w:rsidRDefault="004145B7">
      <w:pPr>
        <w:pStyle w:val="CommentText"/>
      </w:pPr>
      <w:r>
        <w:t xml:space="preserve">If I understand correctly, I would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4145B7" w:rsidRDefault="004145B7">
      <w:pPr>
        <w:pStyle w:val="CommentText"/>
      </w:pPr>
      <w:r>
        <w:t>OOOPS – sorry I just realized this is the Abstract (I was reading it like it was the intro, so there’s perhaps no room for this, but I’ll leave the comment in case it’s useful for elsewhere)</w:t>
      </w:r>
    </w:p>
  </w:comment>
  <w:comment w:id="250" w:author="Sabrina Russo" w:date="2021-03-01T12:25:00Z" w:initials="SER">
    <w:p w14:paraId="05780F21" w14:textId="7BDB3D74" w:rsidR="004145B7" w:rsidRDefault="004145B7">
      <w:pPr>
        <w:pStyle w:val="CommentText"/>
      </w:pPr>
      <w:r>
        <w:rPr>
          <w:rStyle w:val="CommentReference"/>
        </w:rPr>
        <w:annotationRef/>
      </w:r>
      <w:r>
        <w:t>I don’t understand what objectively determined means in this context</w:t>
      </w:r>
    </w:p>
  </w:comment>
  <w:comment w:id="260" w:author="Sabrina Russo" w:date="2021-03-01T12:26:00Z" w:initials="SER">
    <w:p w14:paraId="43F7EB5E" w14:textId="0774D7E1" w:rsidR="004145B7" w:rsidRDefault="004145B7">
      <w:pPr>
        <w:pStyle w:val="CommentText"/>
      </w:pPr>
      <w:r>
        <w:rPr>
          <w:rStyle w:val="CommentReference"/>
        </w:rPr>
        <w:annotationRef/>
      </w:r>
      <w:r>
        <w:t>Temporal variation?  Year seems odd here.</w:t>
      </w:r>
    </w:p>
  </w:comment>
  <w:comment w:id="271" w:author="Sabrina Russo" w:date="2021-03-01T12:30:00Z" w:initials="SER">
    <w:p w14:paraId="7FA526E8" w14:textId="278569A7" w:rsidR="004145B7" w:rsidRDefault="004145B7">
      <w:pPr>
        <w:pStyle w:val="CommentText"/>
      </w:pPr>
      <w:r>
        <w:rPr>
          <w:rStyle w:val="CommentReference"/>
        </w:rPr>
        <w:annotationRef/>
      </w:r>
      <w: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73" w:author="Tala Awada" w:date="2021-02-28T14:32:00Z" w:initials="TA">
    <w:p w14:paraId="65D28B2F" w14:textId="15CCECB6" w:rsidR="004145B7" w:rsidRDefault="004145B7">
      <w:pPr>
        <w:pStyle w:val="CommentText"/>
      </w:pPr>
      <w:r>
        <w:rPr>
          <w:rStyle w:val="CommentReference"/>
        </w:rPr>
        <w:annotationRef/>
      </w:r>
      <w:r>
        <w:t xml:space="preserve">Should we add the caveat here, regarding forests where temp is a limiting factor </w:t>
      </w:r>
    </w:p>
  </w:comment>
  <w:comment w:id="291" w:author="Sabrina Russo" w:date="2021-03-01T12:36:00Z" w:initials="SER">
    <w:p w14:paraId="06EF4573" w14:textId="7B80C6B9" w:rsidR="004145B7" w:rsidRDefault="004145B7">
      <w:pPr>
        <w:pStyle w:val="CommentText"/>
      </w:pPr>
      <w:r>
        <w:rPr>
          <w:rStyle w:val="CommentReference"/>
        </w:rPr>
        <w:annotationRef/>
      </w:r>
      <w:r>
        <w:t>I don’t understand this sentence either.</w:t>
      </w:r>
    </w:p>
  </w:comment>
  <w:comment w:id="331" w:author="Sabrina Russo" w:date="2021-03-01T12:39:00Z" w:initials="SER">
    <w:p w14:paraId="4BF458EC" w14:textId="5CF17992" w:rsidR="004145B7" w:rsidRDefault="004145B7">
      <w:pPr>
        <w:pStyle w:val="CommentText"/>
      </w:pPr>
      <w:r>
        <w:rPr>
          <w:rStyle w:val="CommentReference"/>
        </w:rPr>
        <w:annotationRef/>
      </w:r>
      <w:r>
        <w:t>And biotic, right?  DBH is biotic.</w:t>
      </w:r>
    </w:p>
  </w:comment>
  <w:comment w:id="351" w:author="Sabrina Russo" w:date="2021-03-01T12:39:00Z" w:initials="SER">
    <w:p w14:paraId="2BE72E22" w14:textId="04C02693" w:rsidR="004145B7" w:rsidRDefault="004145B7">
      <w:pPr>
        <w:pStyle w:val="CommentText"/>
      </w:pPr>
      <w:r>
        <w:rPr>
          <w:rStyle w:val="CommentReference"/>
        </w:rPr>
        <w:annotationRef/>
      </w:r>
      <w:r>
        <w:t>Yes and this sentence is long and complicated – divide it up and emphasize specifically what this approach does that was not possible in previous approaches.</w:t>
      </w:r>
    </w:p>
  </w:comment>
  <w:comment w:id="375" w:author="Sabrina Russo" w:date="2021-03-01T13:01:00Z" w:initials="SER">
    <w:p w14:paraId="51E2BFC3" w14:textId="764B7236" w:rsidR="004145B7" w:rsidRDefault="004145B7">
      <w:pPr>
        <w:pStyle w:val="CommentText"/>
      </w:pPr>
      <w:r>
        <w:rPr>
          <w:rStyle w:val="CommentReference"/>
        </w:rPr>
        <w:annotationRef/>
      </w:r>
      <w:r>
        <w:t>I would put this inside its own parentheses.</w:t>
      </w:r>
    </w:p>
  </w:comment>
  <w:comment w:id="381" w:author="Sabrina Russo" w:date="2021-03-01T13:02:00Z" w:initials="SER">
    <w:p w14:paraId="37DD272E" w14:textId="1138ABF2" w:rsidR="004145B7" w:rsidRDefault="004145B7">
      <w:pPr>
        <w:pStyle w:val="CommentText"/>
      </w:pPr>
      <w:r>
        <w:rPr>
          <w:rStyle w:val="CommentReference"/>
        </w:rPr>
        <w:annotationRef/>
      </w:r>
      <w:r>
        <w:t>Does it have to be directional?  Delete?  Not clear what this means right here</w:t>
      </w:r>
    </w:p>
  </w:comment>
  <w:comment w:id="384" w:author="Sabrina Russo" w:date="2021-03-01T13:06:00Z" w:initials="SER">
    <w:p w14:paraId="39DDA92B" w14:textId="20CD1070" w:rsidR="004145B7" w:rsidRDefault="004145B7">
      <w:pPr>
        <w:pStyle w:val="CommentText"/>
      </w:pPr>
      <w:r>
        <w:rPr>
          <w:rStyle w:val="CommentReference"/>
        </w:rPr>
        <w:annotationRef/>
      </w:r>
      <w:r>
        <w:t>n-fertilization, land use changes, and succession (which I think will be part of your discussion based on the abstract)</w:t>
      </w:r>
    </w:p>
  </w:comment>
  <w:comment w:id="387" w:author="Sabrina Russo" w:date="2021-03-01T13:04:00Z" w:initials="SER">
    <w:p w14:paraId="7E21999F" w14:textId="75B22951" w:rsidR="004145B7" w:rsidRDefault="004145B7">
      <w:pPr>
        <w:pStyle w:val="CommentText"/>
      </w:pPr>
      <w:r>
        <w:rPr>
          <w:rStyle w:val="CommentReference"/>
        </w:rPr>
        <w:annotationRef/>
      </w:r>
      <w:r>
        <w:t>Because it could also include other non-climate effects, such as land use changes, nitrogen fertilization, etc.</w:t>
      </w:r>
    </w:p>
  </w:comment>
  <w:comment w:id="399" w:author="Sabrina Russo" w:date="2021-03-01T13:06:00Z" w:initials="SER">
    <w:p w14:paraId="4FA38C66" w14:textId="5B7C3AE7" w:rsidR="004145B7" w:rsidRDefault="004145B7">
      <w:pPr>
        <w:pStyle w:val="CommentText"/>
      </w:pPr>
      <w:r>
        <w:rPr>
          <w:rStyle w:val="CommentReference"/>
        </w:rPr>
        <w:annotationRef/>
      </w:r>
      <w:r>
        <w:t>I feel like I’ve read this multiple times – so try not to be repetitive</w:t>
      </w:r>
    </w:p>
  </w:comment>
  <w:comment w:id="396" w:author="Sabrina Russo" w:date="2021-03-01T13:09:00Z" w:initials="SER">
    <w:p w14:paraId="49E71B87" w14:textId="0FCF8958" w:rsidR="004145B7" w:rsidRDefault="004145B7">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13" w:author="Sabrina Russo" w:date="2021-03-01T14:22:00Z" w:initials="SER">
    <w:p w14:paraId="7AF75F63" w14:textId="13F3ECFF" w:rsidR="004145B7" w:rsidRDefault="004145B7">
      <w:pPr>
        <w:pStyle w:val="CommentText"/>
      </w:pPr>
      <w:r>
        <w:rPr>
          <w:rStyle w:val="CommentReference"/>
        </w:rPr>
        <w:annotationRef/>
      </w:r>
      <w:r>
        <w:t>Repeated from before.</w:t>
      </w:r>
    </w:p>
  </w:comment>
  <w:comment w:id="415" w:author="Sabrina Russo" w:date="2021-03-01T13:13:00Z" w:initials="SER">
    <w:p w14:paraId="4AA90AC1" w14:textId="77777777" w:rsidR="004145B7" w:rsidRDefault="004145B7">
      <w:pPr>
        <w:pStyle w:val="CommentText"/>
      </w:pPr>
      <w:r>
        <w:rPr>
          <w:rStyle w:val="CommentReference"/>
        </w:rPr>
        <w:annotationRef/>
      </w:r>
      <w:r>
        <w:t xml:space="preserve">Citations. </w:t>
      </w:r>
    </w:p>
    <w:p w14:paraId="379C2513" w14:textId="77777777" w:rsidR="004145B7" w:rsidRDefault="004145B7">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4145B7" w:rsidRDefault="004145B7">
      <w:pPr>
        <w:pStyle w:val="CommentText"/>
      </w:pPr>
      <w:r>
        <w:t>Part of these sentence is repeated in the previous text.  I would consolidate the ideas in these sentences.</w:t>
      </w:r>
    </w:p>
  </w:comment>
  <w:comment w:id="418" w:author="Sabrina Russo" w:date="2021-03-01T14:22:00Z" w:initials="SER">
    <w:p w14:paraId="3D8605EB" w14:textId="717D8277" w:rsidR="004145B7" w:rsidRDefault="004145B7">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34" w:author="Sabrina Russo" w:date="2021-03-01T14:28:00Z" w:initials="SER">
    <w:p w14:paraId="57F55BF1" w14:textId="44B503DA" w:rsidR="004145B7" w:rsidRDefault="004145B7">
      <w:pPr>
        <w:pStyle w:val="CommentText"/>
      </w:pPr>
      <w:r>
        <w:rPr>
          <w:rStyle w:val="CommentReference"/>
        </w:rPr>
        <w:annotationRef/>
      </w:r>
      <w:r>
        <w:t>State how they are standardized (briefly)</w:t>
      </w:r>
    </w:p>
  </w:comment>
  <w:comment w:id="447" w:author="Sabrina Russo" w:date="2021-03-01T14:32:00Z" w:initials="SER">
    <w:p w14:paraId="2E32A746" w14:textId="2634FA16" w:rsidR="004145B7" w:rsidRDefault="004145B7">
      <w:pPr>
        <w:pStyle w:val="CommentText"/>
      </w:pPr>
      <w:r>
        <w:rPr>
          <w:rStyle w:val="CommentReference"/>
        </w:rPr>
        <w:annotationRef/>
      </w:r>
      <w:r>
        <w:t>Nothing is identical?</w:t>
      </w:r>
    </w:p>
  </w:comment>
  <w:comment w:id="456" w:author="Sabrina Russo" w:date="2021-03-01T14:48:00Z" w:initials="SER">
    <w:p w14:paraId="2696EDF6" w14:textId="426CEAF4" w:rsidR="004145B7" w:rsidRDefault="004145B7">
      <w:pPr>
        <w:pStyle w:val="CommentText"/>
      </w:pPr>
      <w:r>
        <w:rPr>
          <w:rStyle w:val="CommentReference"/>
        </w:rPr>
        <w:annotationRef/>
      </w:r>
      <w:r>
        <w:t>It may be complicated to convey, but it seems like a good point to make, perhaps later when talking about nonlinearity, that when there are nonlinear responses, averaging over individuals is especially problematic due to Jenzen’s inequality.</w:t>
      </w:r>
    </w:p>
  </w:comment>
  <w:comment w:id="460" w:author="Sabrina Russo" w:date="2021-03-01T14:37:00Z" w:initials="SER">
    <w:p w14:paraId="257A2D11" w14:textId="552099D8" w:rsidR="004145B7" w:rsidRDefault="004145B7">
      <w:pPr>
        <w:pStyle w:val="CommentText"/>
      </w:pPr>
      <w:r>
        <w:rPr>
          <w:rStyle w:val="CommentReference"/>
        </w:rPr>
        <w:annotationRef/>
      </w:r>
      <w:r>
        <w:t>Is that correct?</w:t>
      </w:r>
    </w:p>
  </w:comment>
  <w:comment w:id="468" w:author="Sabrina Russo" w:date="2021-03-01T14:40:00Z" w:initials="SER">
    <w:p w14:paraId="66D8CB89" w14:textId="7EA609A2" w:rsidR="004145B7" w:rsidRDefault="004145B7">
      <w:pPr>
        <w:pStyle w:val="CommentText"/>
      </w:pPr>
      <w:r>
        <w:rPr>
          <w:rStyle w:val="CommentReference"/>
        </w:rPr>
        <w:annotationRef/>
      </w:r>
      <w:r>
        <w:t>I am sure you can word this better, but it seems like this is more to the point?</w:t>
      </w:r>
    </w:p>
  </w:comment>
  <w:comment w:id="482" w:author="Sabrina Russo" w:date="2021-03-01T14:41:00Z" w:initials="SER">
    <w:p w14:paraId="3F1F97B0" w14:textId="7D03E40A" w:rsidR="004145B7" w:rsidRDefault="004145B7">
      <w:pPr>
        <w:pStyle w:val="CommentText"/>
      </w:pPr>
      <w:r>
        <w:rPr>
          <w:rStyle w:val="CommentReference"/>
        </w:rPr>
        <w:annotationRef/>
      </w:r>
      <w:r>
        <w:t>I would indent or put more space between paragraphs because you can hardly tell this is a new paragraph.</w:t>
      </w:r>
    </w:p>
  </w:comment>
  <w:comment w:id="484" w:author="Sabrina Russo" w:date="2021-03-01T14:43:00Z" w:initials="SER">
    <w:p w14:paraId="4ED76F61" w14:textId="5B70572F" w:rsidR="004145B7" w:rsidRDefault="004145B7">
      <w:pPr>
        <w:pStyle w:val="CommentText"/>
      </w:pPr>
      <w:r>
        <w:rPr>
          <w:rStyle w:val="CommentReference"/>
        </w:rPr>
        <w:annotationRef/>
      </w:r>
      <w:r>
        <w:t>Do mean after the detrending using the spline?</w:t>
      </w:r>
    </w:p>
  </w:comment>
  <w:comment w:id="485" w:author="Sabrina Russo" w:date="2021-03-01T14:44:00Z" w:initials="SER">
    <w:p w14:paraId="001C46BE" w14:textId="2FDC90AF" w:rsidR="004145B7" w:rsidRDefault="004145B7">
      <w:pPr>
        <w:pStyle w:val="CommentText"/>
      </w:pPr>
      <w:r>
        <w:rPr>
          <w:rStyle w:val="CommentReference"/>
        </w:rPr>
        <w:annotationRef/>
      </w:r>
      <w:r>
        <w:t>But above you said that they test multiple climate drivers?</w:t>
      </w:r>
    </w:p>
  </w:comment>
  <w:comment w:id="486" w:author="Sabrina Russo" w:date="2021-03-01T14:44:00Z" w:initials="SER">
    <w:p w14:paraId="38DDD8EB" w14:textId="631278B4" w:rsidR="004145B7" w:rsidRDefault="004145B7">
      <w:pPr>
        <w:pStyle w:val="CommentText"/>
      </w:pPr>
      <w:r>
        <w:rPr>
          <w:rStyle w:val="CommentReference"/>
        </w:rPr>
        <w:annotationRef/>
      </w:r>
      <w:r>
        <w:t>Not sure what you mean by this</w:t>
      </w:r>
    </w:p>
  </w:comment>
  <w:comment w:id="501" w:author="Sabrina Russo" w:date="2021-03-01T14:46:00Z" w:initials="SER">
    <w:p w14:paraId="1207F54E" w14:textId="08FBBF1A" w:rsidR="004145B7" w:rsidRDefault="004145B7">
      <w:pPr>
        <w:pStyle w:val="CommentText"/>
      </w:pPr>
      <w:r>
        <w:rPr>
          <w:rStyle w:val="CommentReference"/>
        </w:rPr>
        <w:annotationRef/>
      </w:r>
      <w:r>
        <w:t>Yes, add refs</w:t>
      </w:r>
    </w:p>
  </w:comment>
  <w:comment w:id="509" w:author="Sabrina Russo" w:date="2021-03-01T14:52:00Z" w:initials="SER">
    <w:p w14:paraId="321E27F3" w14:textId="3AA8AD22" w:rsidR="004145B7" w:rsidRDefault="004145B7">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11" w:author="Sabrina Russo" w:date="2021-03-01T14:55:00Z" w:initials="SER">
    <w:p w14:paraId="126BFD6F" w14:textId="6200CB08" w:rsidR="004145B7" w:rsidRDefault="004145B7">
      <w:pPr>
        <w:pStyle w:val="CommentText"/>
      </w:pPr>
      <w:r>
        <w:rPr>
          <w:rStyle w:val="CommentReference"/>
        </w:rPr>
        <w:annotationRef/>
      </w:r>
      <w:r>
        <w:t>there’s a very distinct change in writing style here.</w:t>
      </w:r>
    </w:p>
  </w:comment>
  <w:comment w:id="539" w:author="Sabrina Russo" w:date="2021-03-01T14:55:00Z" w:initials="SER">
    <w:p w14:paraId="5B1DCC60" w14:textId="0DAC17BD" w:rsidR="004145B7" w:rsidRDefault="004145B7">
      <w:pPr>
        <w:pStyle w:val="CommentText"/>
      </w:pPr>
      <w:r>
        <w:rPr>
          <w:rStyle w:val="CommentReference"/>
        </w:rPr>
        <w:annotationRef/>
      </w:r>
      <w:r>
        <w:t>stated above</w:t>
      </w:r>
    </w:p>
  </w:comment>
  <w:comment w:id="548" w:author="Sabrina Russo" w:date="2021-03-01T14:53:00Z" w:initials="SER">
    <w:p w14:paraId="31B961A4" w14:textId="12C6D9D7" w:rsidR="004145B7" w:rsidRDefault="004145B7">
      <w:pPr>
        <w:pStyle w:val="CommentText"/>
      </w:pPr>
      <w:r>
        <w:rPr>
          <w:rStyle w:val="CommentReference"/>
        </w:rPr>
        <w:annotationRef/>
      </w:r>
      <w:r>
        <w:t>7 papers that use nonlinear approach or 7 papers that say that nonlinear approaches are less common?</w:t>
      </w:r>
    </w:p>
  </w:comment>
  <w:comment w:id="550" w:author="Sabrina Russo" w:date="2021-03-01T15:05:00Z" w:initials="SER">
    <w:p w14:paraId="79CF84FC" w14:textId="65B0D31C" w:rsidR="004145B7" w:rsidRDefault="004145B7">
      <w:pPr>
        <w:pStyle w:val="CommentText"/>
      </w:pPr>
      <w:r>
        <w:rPr>
          <w:rStyle w:val="CommentReference"/>
        </w:rPr>
        <w:annotationRef/>
      </w:r>
      <w:r>
        <w:t>We know little because of all of these problems, not just the few studies.  I would make this the concluding sentence of this paragraph.</w:t>
      </w:r>
    </w:p>
  </w:comment>
  <w:comment w:id="565" w:author="Sabrina Russo" w:date="2021-03-01T15:06:00Z" w:initials="SER">
    <w:p w14:paraId="5D4EABAD" w14:textId="0972AC80" w:rsidR="004145B7" w:rsidRDefault="004145B7">
      <w:pPr>
        <w:pStyle w:val="CommentText"/>
      </w:pPr>
      <w:r>
        <w:rPr>
          <w:rStyle w:val="CommentReference"/>
        </w:rPr>
        <w:annotationRef/>
      </w:r>
      <w:r>
        <w:t>??? why keep saying this.  In principle this applies to trees in any settings, right? Savanna, riparian, etc.</w:t>
      </w:r>
    </w:p>
  </w:comment>
  <w:comment w:id="567" w:author="Sabrina Russo" w:date="2021-03-01T15:07:00Z" w:initials="SER">
    <w:p w14:paraId="1ADFE8E6" w14:textId="190B8EF4" w:rsidR="004145B7" w:rsidRDefault="004145B7">
      <w:pPr>
        <w:pStyle w:val="CommentText"/>
      </w:pPr>
      <w:r>
        <w:rPr>
          <w:rStyle w:val="CommentReference"/>
        </w:rPr>
        <w:annotationRef/>
      </w:r>
      <w:r>
        <w:t>I agree that genotype is important but there are a lot of things that affect tree growth that are not listed?  So, not sure why this should be singled out especially if we are not focusing on it?  Also, why host?</w:t>
      </w:r>
    </w:p>
  </w:comment>
  <w:comment w:id="570" w:author="Tala Awada" w:date="2021-02-28T14:54:00Z" w:initials="TA">
    <w:p w14:paraId="36E1E69C" w14:textId="42E17EB4" w:rsidR="004145B7" w:rsidRDefault="004145B7">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566" w:author="Sabrina Russo" w:date="2021-03-01T15:09:00Z" w:initials="SER">
    <w:p w14:paraId="3025E8C2" w14:textId="1962A31C" w:rsidR="004145B7" w:rsidRDefault="004145B7">
      <w:pPr>
        <w:pStyle w:val="CommentText"/>
      </w:pPr>
      <w:r>
        <w:rPr>
          <w:rStyle w:val="CommentReference"/>
        </w:rPr>
        <w:annotationRef/>
      </w:r>
      <w:r>
        <w:t>A lot of this has been stated earlier – reduce repetition.</w:t>
      </w:r>
    </w:p>
  </w:comment>
  <w:comment w:id="578" w:author="Sabrina Russo" w:date="2021-03-01T15:12:00Z" w:initials="SER">
    <w:p w14:paraId="7A59B1DA" w14:textId="1C268E82" w:rsidR="004145B7" w:rsidRDefault="004145B7">
      <w:pPr>
        <w:pStyle w:val="CommentText"/>
      </w:pPr>
      <w:r>
        <w:rPr>
          <w:rStyle w:val="CommentReference"/>
        </w:rPr>
        <w:annotationRef/>
      </w:r>
      <w:r>
        <w:t xml:space="preserve">I don’t think of these as traits?  </w:t>
      </w:r>
    </w:p>
  </w:comment>
  <w:comment w:id="582" w:author="Sabrina Russo" w:date="2021-03-01T15:14:00Z" w:initials="SER">
    <w:p w14:paraId="57276739" w14:textId="06C33158" w:rsidR="004145B7" w:rsidRDefault="004145B7">
      <w:pPr>
        <w:pStyle w:val="CommentText"/>
      </w:pPr>
      <w:r>
        <w:rPr>
          <w:rStyle w:val="CommentReference"/>
        </w:rPr>
        <w:annotationRef/>
      </w:r>
      <w:r>
        <w:t>Is this height of the tree or maximum height?</w:t>
      </w:r>
    </w:p>
  </w:comment>
  <w:comment w:id="584" w:author="Sabrina Russo" w:date="2021-03-01T15:16:00Z" w:initials="SER">
    <w:p w14:paraId="4389D4F8" w14:textId="712E9964" w:rsidR="004145B7" w:rsidRDefault="004145B7">
      <w:pPr>
        <w:pStyle w:val="CommentText"/>
      </w:pPr>
      <w:r>
        <w:rPr>
          <w:rStyle w:val="CommentReference"/>
        </w:rPr>
        <w:annotationRef/>
      </w:r>
      <w:r>
        <w:t xml:space="preserve">I don’t think of size as a trait.  </w:t>
      </w:r>
    </w:p>
  </w:comment>
  <w:comment w:id="590" w:author="Sabrina Russo" w:date="2021-03-01T15:15:00Z" w:initials="SER">
    <w:p w14:paraId="7FB9C8D2" w14:textId="65867A8C" w:rsidR="004145B7" w:rsidRDefault="004145B7">
      <w:pPr>
        <w:pStyle w:val="CommentText"/>
      </w:pPr>
      <w:r>
        <w:rPr>
          <w:rStyle w:val="CommentReference"/>
        </w:rPr>
        <w:annotationRef/>
      </w:r>
      <w:r>
        <w:t>And yet when you plot growth vs DBH for individual trees of a species, it’s highly variable…</w:t>
      </w:r>
    </w:p>
  </w:comment>
  <w:comment w:id="615" w:author="Tala Awada" w:date="2021-02-28T14:58:00Z" w:initials="TA">
    <w:p w14:paraId="35C1F6E0" w14:textId="434F4617" w:rsidR="004145B7" w:rsidRDefault="004145B7">
      <w:pPr>
        <w:pStyle w:val="CommentText"/>
      </w:pPr>
      <w:r>
        <w:rPr>
          <w:rStyle w:val="CommentReference"/>
        </w:rPr>
        <w:annotationRef/>
      </w:r>
      <w:r>
        <w:t>More than what? Smaller or mid size? Or should we say mature older trees</w:t>
      </w:r>
    </w:p>
  </w:comment>
  <w:comment w:id="616" w:author="Sabrina Russo" w:date="2021-03-01T15:23:00Z" w:initials="SER">
    <w:p w14:paraId="6D0B57A7" w14:textId="23240D22" w:rsidR="004145B7" w:rsidRDefault="004145B7">
      <w:pPr>
        <w:pStyle w:val="CommentText"/>
      </w:pPr>
      <w:r>
        <w:rPr>
          <w:rStyle w:val="CommentReference"/>
        </w:rPr>
        <w:annotationRef/>
      </w:r>
      <w:r>
        <w:t>Indicate what responses</w:t>
      </w:r>
    </w:p>
  </w:comment>
  <w:comment w:id="622" w:author="Sabrina Russo" w:date="2021-03-01T15:26:00Z" w:initials="SER">
    <w:p w14:paraId="44E00E33" w14:textId="60A350EF" w:rsidR="004145B7" w:rsidRDefault="004145B7">
      <w:pPr>
        <w:pStyle w:val="CommentText"/>
      </w:pPr>
      <w:r>
        <w:rPr>
          <w:rStyle w:val="CommentReference"/>
        </w:rPr>
        <w:annotationRef/>
      </w:r>
      <w:r>
        <w:t>Not sure this is needed – it’s repetitive and overly general.</w:t>
      </w:r>
    </w:p>
  </w:comment>
  <w:comment w:id="634" w:author="Sabrina Russo" w:date="2021-03-01T15:31:00Z" w:initials="SER">
    <w:p w14:paraId="25017AF8" w14:textId="5563C1DF" w:rsidR="004145B7" w:rsidRDefault="004145B7">
      <w:pPr>
        <w:pStyle w:val="CommentText"/>
      </w:pPr>
      <w:r>
        <w:rPr>
          <w:rStyle w:val="CommentReference"/>
        </w:rPr>
        <w:annotationRef/>
      </w:r>
      <w:r>
        <w:t>CO2 is not climate change, nor is NOx or SO2.</w:t>
      </w:r>
    </w:p>
  </w:comment>
  <w:comment w:id="647" w:author="Sabrina Russo" w:date="2021-03-01T15:32:00Z" w:initials="SER">
    <w:p w14:paraId="2D0816B6" w14:textId="287C573A" w:rsidR="004145B7" w:rsidRDefault="004145B7">
      <w:pPr>
        <w:pStyle w:val="CommentText"/>
      </w:pPr>
      <w:r>
        <w:rPr>
          <w:rStyle w:val="CommentReference"/>
        </w:rPr>
        <w:annotationRef/>
      </w:r>
      <w:r>
        <w:t xml:space="preserve">Cite Weiner 1990 Asymmetric competition in plant communities, TREE </w:t>
      </w:r>
    </w:p>
  </w:comment>
  <w:comment w:id="652" w:author="Sabrina Russo" w:date="2021-03-01T15:41:00Z" w:initials="SER">
    <w:p w14:paraId="696BA54F" w14:textId="07D8F721" w:rsidR="004145B7" w:rsidRDefault="004145B7"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657" w:author="Sabrina Russo" w:date="2021-03-01T15:53:00Z" w:initials="SER">
    <w:p w14:paraId="469BD191" w14:textId="649772B0" w:rsidR="004145B7" w:rsidRDefault="004145B7">
      <w:pPr>
        <w:pStyle w:val="CommentText"/>
      </w:pPr>
      <w:r>
        <w:rPr>
          <w:rStyle w:val="CommentReference"/>
        </w:rPr>
        <w:annotationRef/>
      </w:r>
      <w:r>
        <w:t>However, see Stephenson et al. 2014, Nature.</w:t>
      </w:r>
    </w:p>
  </w:comment>
  <w:comment w:id="662" w:author="Sabrina Russo" w:date="2021-03-01T15:54:00Z" w:initials="SER">
    <w:p w14:paraId="020B3618" w14:textId="333A817C" w:rsidR="004145B7" w:rsidRDefault="004145B7">
      <w:pPr>
        <w:pStyle w:val="CommentText"/>
      </w:pPr>
      <w:r>
        <w:rPr>
          <w:rStyle w:val="CommentReference"/>
        </w:rPr>
        <w:annotationRef/>
      </w:r>
      <w:r>
        <w:t>Trees can get shorter or lose parts of their crown.</w:t>
      </w:r>
    </w:p>
  </w:comment>
  <w:comment w:id="670" w:author="Sabrina Russo" w:date="2021-03-01T15:55:00Z" w:initials="SER">
    <w:p w14:paraId="119CBA8C" w14:textId="1938F3EB" w:rsidR="004145B7" w:rsidRDefault="004145B7">
      <w:pPr>
        <w:pStyle w:val="CommentText"/>
      </w:pPr>
      <w:r>
        <w:rPr>
          <w:rStyle w:val="CommentReference"/>
        </w:rPr>
        <w:annotationRef/>
      </w:r>
      <w:r>
        <w:t>Delete unless you are going to explain it, bt I don’t see the need to explain it – sounds high-minded yet vague</w:t>
      </w:r>
    </w:p>
  </w:comment>
  <w:comment w:id="711" w:author="Sabrina Russo" w:date="2021-03-01T16:02:00Z" w:initials="SER">
    <w:p w14:paraId="529D83DE" w14:textId="70742098" w:rsidR="004145B7" w:rsidRDefault="004145B7">
      <w:pPr>
        <w:pStyle w:val="CommentText"/>
      </w:pPr>
      <w:r>
        <w:rPr>
          <w:rStyle w:val="CommentReference"/>
        </w:rPr>
        <w:annotationRef/>
      </w:r>
      <w:r>
        <w:t>What does that mean?  The time windows in which they have the greatest effect on tree growth?</w:t>
      </w:r>
    </w:p>
  </w:comment>
  <w:comment w:id="713" w:author="Sabrina Russo" w:date="2021-03-01T16:06:00Z" w:initials="SER">
    <w:p w14:paraId="2C5E7806" w14:textId="05179B86" w:rsidR="004145B7" w:rsidRDefault="004145B7">
      <w:pPr>
        <w:pStyle w:val="CommentText"/>
      </w:pPr>
      <w:r>
        <w:rPr>
          <w:rStyle w:val="CommentReference"/>
        </w:rPr>
        <w:annotationRef/>
      </w:r>
      <w:r>
        <w:t>Presumably RW, BAI, and delta AGB are the growth measurements, right? That are mentioned in #2, so shouldn’t those be defined first?</w:t>
      </w:r>
    </w:p>
  </w:comment>
  <w:comment w:id="717" w:author="Sabrina Russo" w:date="2021-03-01T16:03:00Z" w:initials="SER">
    <w:p w14:paraId="49EB54AD" w14:textId="7005774D" w:rsidR="004145B7" w:rsidRDefault="004145B7">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21" w:author="Sabrina Russo" w:date="2021-03-01T16:07:00Z" w:initials="SER">
    <w:p w14:paraId="0DE66DE7" w14:textId="62027412" w:rsidR="004145B7" w:rsidRDefault="004145B7">
      <w:pPr>
        <w:pStyle w:val="CommentText"/>
      </w:pPr>
      <w:r>
        <w:rPr>
          <w:rStyle w:val="CommentReference"/>
        </w:rPr>
        <w:annotationRef/>
      </w:r>
      <w:r>
        <w:t>What about the slow-changing variables you talked about – are they addressed?  They should appear here somehow.</w:t>
      </w:r>
    </w:p>
  </w:comment>
  <w:comment w:id="725" w:author="Sabrina Russo" w:date="2021-03-01T16:08:00Z" w:initials="SER">
    <w:p w14:paraId="0F3F5113" w14:textId="77777777" w:rsidR="004145B7" w:rsidRDefault="004145B7">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4145B7" w:rsidRDefault="004145B7">
      <w:pPr>
        <w:pStyle w:val="CommentText"/>
      </w:pPr>
    </w:p>
    <w:p w14:paraId="16A838E4" w14:textId="77777777" w:rsidR="004145B7" w:rsidRDefault="004145B7">
      <w:pPr>
        <w:pStyle w:val="CommentText"/>
      </w:pPr>
      <w:r>
        <w:t xml:space="preserve">This last para reads like the goals of a data paper, but really you are presenting the method and validating it using a diverse and extensive dataset, right?  </w:t>
      </w:r>
    </w:p>
    <w:p w14:paraId="0C35012A" w14:textId="77777777" w:rsidR="004145B7" w:rsidRDefault="004145B7">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4145B7" w:rsidRDefault="004145B7">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35" w:author="Sabrina Russo" w:date="2021-03-01T16:05:00Z" w:initials="SER">
    <w:p w14:paraId="28EC27DE" w14:textId="55A66075" w:rsidR="004145B7" w:rsidRDefault="004145B7">
      <w:pPr>
        <w:pStyle w:val="CommentText"/>
      </w:pPr>
      <w:r>
        <w:rPr>
          <w:rStyle w:val="CommentReference"/>
        </w:rPr>
        <w:annotationRef/>
      </w:r>
      <w:r>
        <w:t>I agree it’s too long – I’ve highlighted a number of places with duplicative text, and I think there’s plenty of room for streamlining.</w:t>
      </w:r>
    </w:p>
  </w:comment>
  <w:comment w:id="749" w:author="Sabrina Russo" w:date="2021-03-02T12:41:00Z" w:initials="SER">
    <w:p w14:paraId="15805B8F" w14:textId="5E833E6C" w:rsidR="004145B7" w:rsidRDefault="004145B7">
      <w:pPr>
        <w:pStyle w:val="CommentText"/>
      </w:pPr>
      <w:r>
        <w:rPr>
          <w:rStyle w:val="CommentReference"/>
        </w:rPr>
        <w:annotationRef/>
      </w:r>
      <w:r>
        <w:t>Somehow tree types seems weird, but I can’t come up with a better phrase</w:t>
      </w:r>
    </w:p>
  </w:comment>
  <w:comment w:id="762" w:author="Sabrina Russo" w:date="2021-03-02T12:42:00Z" w:initials="SER">
    <w:p w14:paraId="7571D2D6" w14:textId="1FC88225" w:rsidR="004145B7" w:rsidRDefault="004145B7">
      <w:pPr>
        <w:pStyle w:val="CommentText"/>
      </w:pPr>
      <w:r>
        <w:rPr>
          <w:rStyle w:val="CommentReference"/>
        </w:rPr>
        <w:annotationRef/>
      </w:r>
      <w:r>
        <w:t>Is it always equal? I thought some spp have more than 5 trees cored?  Also, below, there is a criterion of n&gt;=3 trees/species? Or are these the number of forests and plots??</w:t>
      </w:r>
    </w:p>
  </w:comment>
  <w:comment w:id="768" w:author="Sabrina Russo" w:date="2021-03-02T12:43:00Z" w:initials="SER">
    <w:p w14:paraId="0346204A" w14:textId="1D26716C" w:rsidR="004145B7" w:rsidRDefault="004145B7">
      <w:pPr>
        <w:pStyle w:val="CommentText"/>
      </w:pPr>
      <w:r>
        <w:rPr>
          <w:rStyle w:val="CommentReference"/>
        </w:rPr>
        <w:annotationRef/>
      </w:r>
      <w:r>
        <w:t>And I guess when the tree was cored?</w:t>
      </w:r>
    </w:p>
  </w:comment>
  <w:comment w:id="769" w:author="Sabrina Russo" w:date="2021-03-02T12:44:00Z" w:initials="SER">
    <w:p w14:paraId="15B8795B" w14:textId="6BD19B6F" w:rsidR="004145B7" w:rsidRDefault="004145B7">
      <w:pPr>
        <w:pStyle w:val="CommentText"/>
      </w:pPr>
      <w:r>
        <w:rPr>
          <w:rStyle w:val="CommentReference"/>
        </w:rPr>
        <w:annotationRef/>
      </w:r>
      <w:r>
        <w:t>I think this is a key point that should be brought out in the last para of the intro (goals para) and/or the tailored Model section (if one is made).</w:t>
      </w:r>
    </w:p>
  </w:comment>
  <w:comment w:id="774" w:author="Sabrina Russo" w:date="2021-03-02T12:45:00Z" w:initials="SER">
    <w:p w14:paraId="0102F7EF" w14:textId="2BE9FA20" w:rsidR="004145B7" w:rsidRDefault="004145B7">
      <w:pPr>
        <w:pStyle w:val="CommentText"/>
      </w:pPr>
      <w:r>
        <w:rPr>
          <w:rStyle w:val="CommentReference"/>
        </w:rPr>
        <w:annotationRef/>
      </w:r>
      <w:r>
        <w:t>Abbreviations need to be in legend or table note.</w:t>
      </w:r>
    </w:p>
  </w:comment>
  <w:comment w:id="775" w:author="Sabrina Russo" w:date="2021-03-02T12:46:00Z" w:initials="SER">
    <w:p w14:paraId="28EC087A" w14:textId="4A9E096F" w:rsidR="004145B7" w:rsidRDefault="004145B7">
      <w:pPr>
        <w:pStyle w:val="CommentText"/>
      </w:pPr>
      <w:r>
        <w:rPr>
          <w:rStyle w:val="CommentReference"/>
        </w:rPr>
        <w:annotationRef/>
      </w:r>
      <w:r>
        <w:t>Add cols for average and range of # cores per species.  Maybe original pubs can be listed in a note at thebottom of the table, with a citation number here if you need to save column space.</w:t>
      </w:r>
    </w:p>
  </w:comment>
  <w:comment w:id="777" w:author="Sabrina Russo" w:date="2021-03-02T12:49:00Z" w:initials="SER">
    <w:p w14:paraId="312C4023" w14:textId="46785740" w:rsidR="004145B7" w:rsidRDefault="004145B7">
      <w:pPr>
        <w:pStyle w:val="CommentText"/>
      </w:pPr>
      <w:r>
        <w:rPr>
          <w:rStyle w:val="CommentReference"/>
        </w:rPr>
        <w:annotationRef/>
      </w:r>
      <w:r>
        <w:t>There’s an inconsistency in this sentence. I though record refers to the tree ring record, but the list includes species.</w:t>
      </w:r>
    </w:p>
  </w:comment>
  <w:comment w:id="784" w:author="Sabrina Russo" w:date="2021-03-02T12:51:00Z" w:initials="SER">
    <w:p w14:paraId="59BC891D" w14:textId="040075C1" w:rsidR="004145B7" w:rsidRDefault="004145B7">
      <w:pPr>
        <w:pStyle w:val="CommentText"/>
      </w:pPr>
      <w:r>
        <w:rPr>
          <w:rStyle w:val="CommentReference"/>
        </w:rPr>
        <w:annotationRef/>
      </w:r>
      <w:r>
        <w:t>But you are assuming that the tree died no more than 20 years ago – why 20?</w:t>
      </w:r>
    </w:p>
  </w:comment>
  <w:comment w:id="788" w:author="Sabrina Russo" w:date="2021-03-02T12:53:00Z" w:initials="SER">
    <w:p w14:paraId="79D12162" w14:textId="1EF8B1A4" w:rsidR="004145B7" w:rsidRDefault="004145B7">
      <w:pPr>
        <w:pStyle w:val="CommentText"/>
      </w:pPr>
      <w:r>
        <w:rPr>
          <w:rStyle w:val="CommentReference"/>
        </w:rPr>
        <w:annotationRef/>
      </w:r>
      <w:r>
        <w:t>Not sure I understand this.</w:t>
      </w:r>
    </w:p>
  </w:comment>
  <w:comment w:id="797" w:author="Sabrina Russo" w:date="2021-03-03T13:07:00Z" w:initials="SER">
    <w:p w14:paraId="512858E3" w14:textId="77777777" w:rsidR="004145B7" w:rsidRDefault="004145B7" w:rsidP="000C6743">
      <w:pPr>
        <w:pStyle w:val="CommentText"/>
      </w:pPr>
      <w:r>
        <w:rPr>
          <w:rStyle w:val="CommentReference"/>
        </w:rPr>
        <w:annotationRef/>
      </w:r>
      <w:r>
        <w:t>Shouldn’t this be BA, not BAI?  BAI is what is being calculated.</w:t>
      </w:r>
    </w:p>
  </w:comment>
  <w:comment w:id="817" w:author="Sabrina Russo" w:date="2021-03-03T13:07:00Z" w:initials="SER">
    <w:p w14:paraId="6A58078A" w14:textId="7F2DABC0" w:rsidR="004145B7" w:rsidRDefault="004145B7">
      <w:pPr>
        <w:pStyle w:val="CommentText"/>
      </w:pPr>
      <w:r>
        <w:rPr>
          <w:rStyle w:val="CommentReference"/>
        </w:rPr>
        <w:annotationRef/>
      </w:r>
      <w:r>
        <w:t>Shouldn’t this be BA, not BAI?  BAI is what is being calculated.</w:t>
      </w:r>
    </w:p>
  </w:comment>
  <w:comment w:id="851" w:author="Sabrina Russo" w:date="2021-03-03T13:13:00Z" w:initials="SER">
    <w:p w14:paraId="2C0B46A1" w14:textId="5668F0CF" w:rsidR="004145B7" w:rsidRDefault="004145B7">
      <w:pPr>
        <w:pStyle w:val="CommentText"/>
      </w:pPr>
      <w:r>
        <w:rPr>
          <w:rStyle w:val="CommentReference"/>
        </w:rPr>
        <w:annotationRef/>
      </w:r>
      <w:r>
        <w:t>I feel like this workflow and the accompanying text specific to the modeling approach (generalized for any dataset) could be put in a separate section apart from the Methods (see my comment above).</w:t>
      </w:r>
    </w:p>
  </w:comment>
  <w:comment w:id="861" w:author="Sabrina Russo" w:date="2021-03-03T13:19:00Z" w:initials="SER">
    <w:p w14:paraId="58313C2C" w14:textId="4F63B42F" w:rsidR="004145B7" w:rsidRDefault="004145B7">
      <w:pPr>
        <w:pStyle w:val="CommentText"/>
      </w:pPr>
      <w:r>
        <w:rPr>
          <w:rStyle w:val="CommentReference"/>
        </w:rPr>
        <w:annotationRef/>
      </w:r>
      <w:r>
        <w:t xml:space="preserve">Not sure what that means – do you mean variation that is small in magnitude or infrequent?  </w:t>
      </w:r>
    </w:p>
  </w:comment>
  <w:comment w:id="862" w:author="Sabrina Russo" w:date="2021-03-03T13:21:00Z" w:initials="SER">
    <w:p w14:paraId="6C5B41BC" w14:textId="6E689591" w:rsidR="004145B7" w:rsidRDefault="004145B7">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864" w:author="Sabrina Russo" w:date="2021-03-03T13:19:00Z" w:initials="SER">
    <w:p w14:paraId="38F24F17" w14:textId="41699997" w:rsidR="004145B7" w:rsidRDefault="004145B7">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871" w:author="Sabrina Russo" w:date="2021-03-03T13:22:00Z" w:initials="SER">
    <w:p w14:paraId="0CC5AF62" w14:textId="128FDDBE" w:rsidR="004145B7" w:rsidRDefault="004145B7">
      <w:pPr>
        <w:pStyle w:val="CommentText"/>
      </w:pPr>
      <w:r>
        <w:rPr>
          <w:rStyle w:val="CommentReference"/>
        </w:rPr>
        <w:annotationRef/>
      </w:r>
      <w:r>
        <w:t>Citation, short explanation?</w:t>
      </w:r>
    </w:p>
  </w:comment>
  <w:comment w:id="883" w:author="Sabrina Russo" w:date="2021-03-03T13:26:00Z" w:initials="SER">
    <w:p w14:paraId="025D1347" w14:textId="7B7FB1D9" w:rsidR="004145B7" w:rsidRDefault="004145B7">
      <w:pPr>
        <w:pStyle w:val="CommentText"/>
      </w:pPr>
      <w:r>
        <w:rPr>
          <w:rStyle w:val="CommentReference"/>
        </w:rPr>
        <w:annotationRef/>
      </w:r>
      <w:r>
        <w:rPr>
          <w:rStyle w:val="CommentReference"/>
        </w:rPr>
        <w:t>You should explain earlier that the residuals were centered; were they standardized also?  Also explain HOW were they centered -  based on the mean for the SPECIES or the single mean across all species, presumably the latter.</w:t>
      </w:r>
    </w:p>
  </w:comment>
  <w:comment w:id="884" w:author="Sabrina Russo" w:date="2021-03-03T13:29:00Z" w:initials="SER">
    <w:p w14:paraId="24BBD68A" w14:textId="09502E00" w:rsidR="004145B7" w:rsidRDefault="004145B7">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896" w:author="Sabrina Russo" w:date="2021-03-03T13:33:00Z" w:initials="SER">
    <w:p w14:paraId="3426B8DF" w14:textId="301DB276" w:rsidR="004145B7" w:rsidRDefault="004145B7">
      <w:pPr>
        <w:pStyle w:val="CommentText"/>
      </w:pPr>
      <w:r>
        <w:rPr>
          <w:rStyle w:val="CommentReference"/>
        </w:rPr>
        <w:annotationRef/>
      </w:r>
      <w:r>
        <w:t>??</w:t>
      </w:r>
    </w:p>
  </w:comment>
  <w:comment w:id="897" w:author="Sabrina Russo" w:date="2021-03-03T13:35:00Z" w:initials="SER">
    <w:p w14:paraId="301F36BE" w14:textId="6B363FE9" w:rsidR="004145B7" w:rsidRDefault="004145B7">
      <w:pPr>
        <w:pStyle w:val="CommentText"/>
      </w:pPr>
      <w:r>
        <w:rPr>
          <w:rStyle w:val="CommentReference"/>
        </w:rPr>
        <w:annotationRef/>
      </w:r>
      <w:r>
        <w:t>THe model consists of the variable, its time window, and whether its linear or quadratic, right?  This should be explained and make sure to use consistent terminology (ie, model vs variable).</w:t>
      </w:r>
    </w:p>
  </w:comment>
  <w:comment w:id="904" w:author="Sabrina Russo" w:date="2021-03-03T13:33:00Z" w:initials="SER">
    <w:p w14:paraId="29F4F225" w14:textId="28870982" w:rsidR="004145B7" w:rsidRDefault="004145B7">
      <w:pPr>
        <w:pStyle w:val="CommentText"/>
      </w:pPr>
      <w:r>
        <w:rPr>
          <w:rStyle w:val="CommentReference"/>
        </w:rPr>
        <w:annotationRef/>
      </w:r>
      <w:r>
        <w:t>Not sure what that means – is it just penalizing for the number of variables in the fixed effect model?  How is that different from regular old AIC?</w:t>
      </w:r>
    </w:p>
  </w:comment>
  <w:comment w:id="912" w:author="Sabrina Russo" w:date="2021-03-03T13:38:00Z" w:initials="SER">
    <w:p w14:paraId="130B929B" w14:textId="15CF2C2D" w:rsidR="004145B7" w:rsidRDefault="004145B7">
      <w:pPr>
        <w:pStyle w:val="CommentText"/>
      </w:pPr>
      <w:r>
        <w:rPr>
          <w:rStyle w:val="CommentReference"/>
        </w:rPr>
        <w:annotationRef/>
      </w:r>
      <w:r>
        <w:t>I don’t kon wwhat you mean – how can you combine all climate models in a single linear ME model?  DO you mean the best climate model for each species??</w:t>
      </w:r>
    </w:p>
  </w:comment>
  <w:comment w:id="915" w:author="Sabrina Russo" w:date="2021-03-03T13:39:00Z" w:initials="SER">
    <w:p w14:paraId="2869228B" w14:textId="14CE7A30" w:rsidR="004145B7" w:rsidRDefault="004145B7">
      <w:pPr>
        <w:pStyle w:val="CommentText"/>
      </w:pPr>
      <w:r>
        <w:rPr>
          <w:rStyle w:val="CommentReference"/>
        </w:rPr>
        <w:annotationRef/>
      </w:r>
      <w:r>
        <w:t>But, properly it’s a generalized least squares mixed effect model, right?  Regular old GLS does not have the hierarchical structure other than in the error correlation structure, right?</w:t>
      </w:r>
    </w:p>
  </w:comment>
  <w:comment w:id="919" w:author="Sabrina Russo" w:date="2021-03-03T13:41:00Z" w:initials="SER">
    <w:p w14:paraId="4BA3F2F2" w14:textId="7795C015" w:rsidR="004145B7" w:rsidRDefault="004145B7">
      <w:pPr>
        <w:pStyle w:val="CommentText"/>
      </w:pPr>
      <w:r>
        <w:rPr>
          <w:rStyle w:val="CommentReference"/>
        </w:rPr>
        <w:annotationRef/>
      </w:r>
      <w:r>
        <w:t>RW?  New variable here?  Explain why logs were used here but not for the climate selection analyses in step 1.</w:t>
      </w:r>
    </w:p>
  </w:comment>
  <w:comment w:id="924" w:author="Sabrina Russo" w:date="2021-03-03T13:42:00Z" w:initials="SER">
    <w:p w14:paraId="4F1475AD" w14:textId="5028F1AC" w:rsidR="004145B7" w:rsidRDefault="004145B7">
      <w:pPr>
        <w:pStyle w:val="CommentText"/>
      </w:pPr>
      <w:r>
        <w:rPr>
          <w:rStyle w:val="CommentReference"/>
        </w:rPr>
        <w:annotationRef/>
      </w:r>
      <w:r>
        <w:t>Put these in a supplementary table.</w:t>
      </w:r>
    </w:p>
  </w:comment>
  <w:comment w:id="927" w:author="Sabrina Russo" w:date="2021-03-03T13:43:00Z" w:initials="SER">
    <w:p w14:paraId="03C24D67" w14:textId="49FB9E0E" w:rsidR="004145B7" w:rsidRDefault="004145B7">
      <w:pPr>
        <w:pStyle w:val="CommentText"/>
      </w:pPr>
      <w:r>
        <w:rPr>
          <w:rStyle w:val="CommentReference"/>
        </w:rPr>
        <w:annotationRef/>
      </w:r>
      <w:r>
        <w:t>Ignored meaning if they were selected as the best model, then the next best model was used?  Use better wording.</w:t>
      </w:r>
    </w:p>
  </w:comment>
  <w:comment w:id="945" w:author="Sabrina Russo" w:date="2021-03-03T13:46:00Z" w:initials="SER">
    <w:p w14:paraId="27F6D7C4" w14:textId="73138851" w:rsidR="004145B7" w:rsidRDefault="004145B7">
      <w:pPr>
        <w:pStyle w:val="CommentText"/>
      </w:pPr>
      <w:r>
        <w:rPr>
          <w:rStyle w:val="CommentReference"/>
        </w:rPr>
        <w:annotationRef/>
      </w:r>
      <w:r>
        <w:t>?? not sure what that means here.</w:t>
      </w:r>
    </w:p>
  </w:comment>
  <w:comment w:id="951" w:author="Sabrina Russo" w:date="2021-03-03T14:24:00Z" w:initials="SER">
    <w:p w14:paraId="1FF48E3A" w14:textId="2269E960" w:rsidR="004145B7" w:rsidRDefault="004145B7">
      <w:pPr>
        <w:pStyle w:val="CommentText"/>
      </w:pPr>
      <w:r>
        <w:rPr>
          <w:rStyle w:val="CommentReference"/>
        </w:rPr>
        <w:annotationRef/>
      </w:r>
      <w:r>
        <w:t>But your first sentence of Results uses RW??</w:t>
      </w:r>
    </w:p>
  </w:comment>
  <w:comment w:id="952" w:author="Sabrina Russo" w:date="2021-03-03T13:50:00Z" w:initials="SER">
    <w:p w14:paraId="27ABDE7F" w14:textId="0B754073" w:rsidR="004145B7" w:rsidRDefault="004145B7">
      <w:pPr>
        <w:pStyle w:val="CommentText"/>
      </w:pPr>
      <w:r>
        <w:rPr>
          <w:rStyle w:val="CommentReference"/>
        </w:rPr>
        <w:annotationRef/>
      </w:r>
      <w: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954" w:author="Sabrina Russo" w:date="2021-03-03T13:52:00Z" w:initials="SER">
    <w:p w14:paraId="2B4894AB" w14:textId="1BDAC0D1" w:rsidR="004145B7" w:rsidRDefault="004145B7">
      <w:pPr>
        <w:pStyle w:val="CommentText"/>
      </w:pPr>
      <w:r>
        <w:rPr>
          <w:rStyle w:val="CommentReference"/>
        </w:rPr>
        <w:annotationRef/>
      </w:r>
      <w:r>
        <w:t>No climate x DBH + year?</w:t>
      </w:r>
    </w:p>
  </w:comment>
  <w:comment w:id="961" w:author="Sabrina Russo" w:date="2021-03-03T14:25:00Z" w:initials="SER">
    <w:p w14:paraId="2E085AEF" w14:textId="5BB9E834" w:rsidR="004145B7" w:rsidRDefault="004145B7">
      <w:pPr>
        <w:pStyle w:val="CommentText"/>
      </w:pPr>
      <w:r>
        <w:rPr>
          <w:rStyle w:val="CommentReference"/>
        </w:rPr>
        <w:annotationRef/>
      </w:r>
      <w:r>
        <w:t>What is the climate coefficient in each case?  Try to avoid using dendro-specific jargon.</w:t>
      </w:r>
    </w:p>
  </w:comment>
  <w:comment w:id="965" w:author="Sabrina Russo" w:date="2021-03-03T13:54:00Z" w:initials="SER">
    <w:p w14:paraId="16116952" w14:textId="45FB1ED3" w:rsidR="004145B7" w:rsidRDefault="004145B7">
      <w:pPr>
        <w:pStyle w:val="CommentText"/>
      </w:pPr>
      <w:r>
        <w:rPr>
          <w:rStyle w:val="CommentReference"/>
        </w:rPr>
        <w:annotationRef/>
      </w:r>
      <w:r>
        <w:t>Could go on a section devoted to the modeling approach, along with figure 1.</w:t>
      </w:r>
    </w:p>
  </w:comment>
  <w:comment w:id="967" w:author="Sabrina Russo" w:date="2021-03-03T14:26:00Z" w:initials="SER">
    <w:p w14:paraId="10B61973" w14:textId="4B3B6B16" w:rsidR="004145B7" w:rsidRDefault="004145B7">
      <w:pPr>
        <w:pStyle w:val="CommentText"/>
      </w:pPr>
      <w:r>
        <w:rPr>
          <w:rStyle w:val="CommentReference"/>
        </w:rPr>
        <w:annotationRef/>
      </w:r>
      <w:r>
        <w:t>What do you mean by correlation – you did not do a correlation?  So, I would say parameter estimates were similar??</w:t>
      </w:r>
    </w:p>
  </w:comment>
  <w:comment w:id="981" w:author="Sabrina Russo" w:date="2021-03-03T14:31:00Z" w:initials="SER">
    <w:p w14:paraId="02CF016B" w14:textId="786A378C" w:rsidR="004145B7" w:rsidRDefault="004145B7">
      <w:pPr>
        <w:pStyle w:val="CommentText"/>
      </w:pPr>
      <w:r>
        <w:rPr>
          <w:rStyle w:val="CommentReference"/>
        </w:rPr>
        <w:annotationRef/>
      </w:r>
      <w:r>
        <w:t>Right, this is the site-level analysis??</w:t>
      </w:r>
    </w:p>
  </w:comment>
  <w:comment w:id="993" w:author="Sabrina Russo" w:date="2021-03-03T14:33:00Z" w:initials="SER">
    <w:p w14:paraId="35F97010" w14:textId="5F41033A" w:rsidR="004145B7" w:rsidRDefault="004145B7">
      <w:pPr>
        <w:pStyle w:val="CommentText"/>
      </w:pPr>
      <w:r>
        <w:rPr>
          <w:rStyle w:val="CommentReference"/>
        </w:rPr>
        <w:annotationRef/>
      </w:r>
      <w:r>
        <w:t>Not clear what that means at this point.</w:t>
      </w:r>
    </w:p>
  </w:comment>
  <w:comment w:id="997" w:author="Sabrina Russo" w:date="2021-03-03T14:33:00Z" w:initials="SER">
    <w:p w14:paraId="541159F5" w14:textId="55A37CBB" w:rsidR="004145B7" w:rsidRDefault="004145B7">
      <w:pPr>
        <w:pStyle w:val="CommentText"/>
      </w:pPr>
      <w:r>
        <w:rPr>
          <w:rStyle w:val="CommentReference"/>
        </w:rPr>
        <w:annotationRef/>
      </w:r>
      <w:r>
        <w:t>Maybe you described something about this above, but I don’t remember it.</w:t>
      </w:r>
    </w:p>
  </w:comment>
  <w:comment w:id="1009" w:author="Sabrina Russo" w:date="2021-03-03T14:37:00Z" w:initials="SER">
    <w:p w14:paraId="3DE86AF9" w14:textId="20035819" w:rsidR="004145B7" w:rsidRDefault="004145B7">
      <w:pPr>
        <w:pStyle w:val="CommentText"/>
      </w:pPr>
      <w:r>
        <w:rPr>
          <w:rStyle w:val="CommentReference"/>
        </w:rPr>
        <w:annotationRef/>
      </w:r>
      <w:r>
        <w:t>Put the number and the total site x species combos tested</w:t>
      </w:r>
    </w:p>
  </w:comment>
  <w:comment w:id="1011" w:author="Sabrina Russo" w:date="2021-03-03T14:37:00Z" w:initials="SER">
    <w:p w14:paraId="64B23808" w14:textId="65C316E5" w:rsidR="004145B7" w:rsidRDefault="004145B7">
      <w:pPr>
        <w:pStyle w:val="CommentText"/>
      </w:pPr>
      <w:r>
        <w:rPr>
          <w:rStyle w:val="CommentReference"/>
        </w:rPr>
        <w:annotationRef/>
      </w:r>
      <w:r>
        <w:t>Change throughout</w:t>
      </w:r>
    </w:p>
  </w:comment>
  <w:comment w:id="1021" w:author="Sabrina Russo" w:date="2021-03-03T14:38:00Z" w:initials="SER">
    <w:p w14:paraId="0136F2EF" w14:textId="64B61C12" w:rsidR="004145B7" w:rsidRDefault="004145B7">
      <w:pPr>
        <w:pStyle w:val="CommentText"/>
      </w:pPr>
      <w:r>
        <w:rPr>
          <w:rStyle w:val="CommentReference"/>
        </w:rPr>
        <w:annotationRef/>
      </w:r>
      <w:r>
        <w:t>Which has a northerly distribution and reaches almost its most southern pop in NIO, which is a highly disjunct and small pop.</w:t>
      </w:r>
    </w:p>
  </w:comment>
  <w:comment w:id="1024" w:author="Sabrina Russo" w:date="2021-03-03T14:40:00Z" w:initials="SER">
    <w:p w14:paraId="0F284FE4" w14:textId="09D469E4" w:rsidR="004145B7" w:rsidRDefault="004145B7">
      <w:pPr>
        <w:pStyle w:val="CommentText"/>
      </w:pPr>
      <w:r>
        <w:rPr>
          <w:rStyle w:val="CommentReference"/>
        </w:rPr>
        <w:annotationRef/>
      </w:r>
      <w:r>
        <w:t>For every species at the site?  If this is a site-level result, it should go in the site-level results in previous paragraph</w:t>
      </w:r>
    </w:p>
  </w:comment>
  <w:comment w:id="1029" w:author="Sabrina Russo" w:date="2021-03-03T14:42:00Z" w:initials="SER">
    <w:p w14:paraId="54735136" w14:textId="78CFDE9E" w:rsidR="004145B7" w:rsidRDefault="004145B7">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035" w:author="Sabrina Russo" w:date="2021-03-03T14:46:00Z" w:initials="SER">
    <w:p w14:paraId="6E4B5716" w14:textId="0967D5CF" w:rsidR="004145B7" w:rsidRDefault="004145B7">
      <w:pPr>
        <w:pStyle w:val="CommentText"/>
      </w:pPr>
      <w:r>
        <w:rPr>
          <w:rStyle w:val="CommentReference"/>
        </w:rPr>
        <w:annotationRef/>
      </w:r>
      <w:r>
        <w:t>The paper birch occur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1036" w:author="Sabrina Russo" w:date="2021-03-03T14:47:00Z" w:initials="SER">
    <w:p w14:paraId="1AA0867B" w14:textId="1293BAA2" w:rsidR="004145B7" w:rsidRDefault="004145B7">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1044" w:author="Sabrina Russo" w:date="2021-03-03T14:54:00Z" w:initials="SER">
    <w:p w14:paraId="21DB8268" w14:textId="12B710A9" w:rsidR="004145B7" w:rsidRDefault="004145B7">
      <w:pPr>
        <w:pStyle w:val="CommentText"/>
      </w:pPr>
      <w:r>
        <w:rPr>
          <w:rStyle w:val="CommentReference"/>
        </w:rPr>
        <w:annotationRef/>
      </w:r>
      <w:r>
        <w:t>Latin name?</w:t>
      </w:r>
    </w:p>
  </w:comment>
  <w:comment w:id="1048" w:author="Sabrina Russo" w:date="2021-03-03T14:57:00Z" w:initials="SER">
    <w:p w14:paraId="58BB7DF4" w14:textId="107DF3F7" w:rsidR="004145B7" w:rsidRDefault="004145B7">
      <w:pPr>
        <w:pStyle w:val="CommentText"/>
      </w:pPr>
      <w:r>
        <w:rPr>
          <w:rStyle w:val="CommentReference"/>
        </w:rPr>
        <w:annotationRef/>
      </w:r>
      <w:r>
        <w:t>Maybe I missed it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056" w:author="Sabrina Russo" w:date="2021-03-04T08:44:00Z" w:initials="SER">
    <w:p w14:paraId="0743198E" w14:textId="462509DF" w:rsidR="004145B7" w:rsidRDefault="004145B7">
      <w:pPr>
        <w:pStyle w:val="CommentText"/>
      </w:pPr>
      <w:r>
        <w:rPr>
          <w:rStyle w:val="CommentReference"/>
        </w:rPr>
        <w:annotationRef/>
      </w:r>
      <w:r>
        <w:t>Again, in methods you said you only analyze RW, so perhaps reword that to sayl we demonstrate general trends for all metrics and focus most on RW.  I guess this is another reason to divide up the papers into 2 – you don’t even have room to discuss all the analyses you did.</w:t>
      </w:r>
    </w:p>
  </w:comment>
  <w:comment w:id="1057" w:author="Sabrina Russo" w:date="2021-03-04T08:46:00Z" w:initials="SER">
    <w:p w14:paraId="52B981B5" w14:textId="5D2E4BA0" w:rsidR="004145B7" w:rsidRDefault="004145B7">
      <w:pPr>
        <w:pStyle w:val="CommentText"/>
      </w:pPr>
      <w:r>
        <w:rPr>
          <w:rStyle w:val="CommentReference"/>
        </w:rPr>
        <w:annotationRef/>
      </w:r>
      <w:r>
        <w:t>This is pretty light demanding and occurs in those spots with springs and plenty of light on canyon slopes.</w:t>
      </w:r>
    </w:p>
  </w:comment>
  <w:comment w:id="1060" w:author="Sabrina Russo" w:date="2021-03-04T08:51:00Z" w:initials="SER">
    <w:p w14:paraId="6357CFB7" w14:textId="03D6297D" w:rsidR="004145B7" w:rsidRDefault="004145B7">
      <w:pPr>
        <w:pStyle w:val="CommentText"/>
      </w:pPr>
      <w:r>
        <w:rPr>
          <w:rStyle w:val="CommentReference"/>
        </w:rPr>
        <w:annotationRef/>
      </w:r>
      <w:r>
        <w:t>I think the feeling that you need to discuss things so telegraphically is another indication that it should be split up.  You are ending up having to do short-shrift to the extensive analyses you did.</w:t>
      </w:r>
    </w:p>
  </w:comment>
  <w:comment w:id="1063" w:author="Sabrina Russo" w:date="2021-03-04T08:52:00Z" w:initials="SER">
    <w:p w14:paraId="0F1FF7B0" w14:textId="7C10EB3F" w:rsidR="004145B7" w:rsidRDefault="004145B7">
      <w:pPr>
        <w:pStyle w:val="CommentText"/>
      </w:pPr>
      <w:r>
        <w:rPr>
          <w:rStyle w:val="CommentReference"/>
        </w:rPr>
        <w:annotationRef/>
      </w:r>
      <w:r>
        <w:t>Beautiful!</w:t>
      </w:r>
    </w:p>
  </w:comment>
  <w:comment w:id="1068" w:author="Sabrina Russo" w:date="2021-03-04T08:54:00Z" w:initials="SER">
    <w:p w14:paraId="628481EA" w14:textId="6B9179F7" w:rsidR="004145B7" w:rsidRDefault="004145B7">
      <w:pPr>
        <w:pStyle w:val="CommentText"/>
      </w:pPr>
      <w:r>
        <w:rPr>
          <w:rStyle w:val="CommentReference"/>
        </w:rPr>
        <w:annotationRef/>
      </w:r>
      <w:r>
        <w:t>Did you explain the R2 or pseudo R2 in the Methods?</w:t>
      </w:r>
    </w:p>
  </w:comment>
  <w:comment w:id="1073" w:author="Sabrina Russo" w:date="2021-03-04T08:57:00Z" w:initials="SER">
    <w:p w14:paraId="3F854B74" w14:textId="3D67622E" w:rsidR="004145B7" w:rsidRDefault="004145B7">
      <w:pPr>
        <w:pStyle w:val="CommentText"/>
      </w:pPr>
      <w:r>
        <w:rPr>
          <w:rStyle w:val="CommentReference"/>
        </w:rPr>
        <w:annotationRef/>
      </w:r>
      <w:r>
        <w:t>I guess when I do this kind of plot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089" w:author="Sabrina Russo" w:date="2021-03-04T08:58:00Z" w:initials="SER">
    <w:p w14:paraId="1F56F05C" w14:textId="77777777" w:rsidR="004145B7" w:rsidRDefault="004145B7">
      <w:pPr>
        <w:pStyle w:val="CommentText"/>
      </w:pPr>
      <w:r>
        <w:rPr>
          <w:rStyle w:val="CommentReference"/>
        </w:rPr>
        <w:annotationRef/>
      </w:r>
      <w:r>
        <w:t xml:space="preserve">It’s not proposed because you used it.  </w:t>
      </w:r>
    </w:p>
    <w:p w14:paraId="466D377A" w14:textId="5285D29B" w:rsidR="004145B7" w:rsidRDefault="004145B7">
      <w:pPr>
        <w:pStyle w:val="CommentText"/>
      </w:pPr>
      <w:r>
        <w:t xml:space="preserve">I would start out by saying something reminsicnet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099" w:author="Sabrina Russo" w:date="2021-03-04T09:12:00Z" w:initials="SER">
    <w:p w14:paraId="755C4D24" w14:textId="033E9E6C" w:rsidR="004145B7" w:rsidRDefault="004145B7">
      <w:pPr>
        <w:pStyle w:val="CommentText"/>
      </w:pPr>
      <w:r>
        <w:rPr>
          <w:rStyle w:val="CommentReference"/>
        </w:rPr>
        <w:annotationRef/>
      </w:r>
      <w:r>
        <w:t>Why emphasize this?  It’s good that you are not getting odd-ball answers but this begs the question of why bother doing all of this if you can just use the traditional methods anyway.</w:t>
      </w:r>
    </w:p>
  </w:comment>
  <w:comment w:id="1127" w:author="Sabrina Russo" w:date="2021-03-04T09:13:00Z" w:initials="SER">
    <w:p w14:paraId="427C8B83" w14:textId="3A1E3392" w:rsidR="004145B7" w:rsidRDefault="004145B7">
      <w:pPr>
        <w:pStyle w:val="CommentText"/>
      </w:pPr>
      <w:r>
        <w:rPr>
          <w:rStyle w:val="CommentReference"/>
        </w:rPr>
        <w:annotationRef/>
      </w:r>
      <w:r>
        <w:t>If you split the paper, this could go in the methods paper discussion.</w:t>
      </w:r>
    </w:p>
  </w:comment>
  <w:comment w:id="1141" w:author="Sabrina Russo" w:date="2021-03-04T09:15:00Z" w:initials="SER">
    <w:p w14:paraId="690C1884" w14:textId="49C189B8" w:rsidR="00DE2CC2" w:rsidRDefault="00DE2CC2">
      <w:pPr>
        <w:pStyle w:val="CommentText"/>
      </w:pPr>
      <w:r>
        <w:rPr>
          <w:rStyle w:val="CommentReference"/>
        </w:rPr>
        <w:annotationRef/>
      </w:r>
      <w:r>
        <w:t>This and subsequent subsections would go in the data paper</w:t>
      </w:r>
    </w:p>
  </w:comment>
  <w:comment w:id="1198" w:author="Sabrina Russo" w:date="2021-03-04T09:15:00Z" w:initials="SER">
    <w:p w14:paraId="1648617A" w14:textId="4972534F" w:rsidR="00DE2CC2" w:rsidRDefault="00DE2CC2">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312C4023" w15:done="0"/>
  <w15:commentEx w15:paraId="59BC891D" w15:done="0"/>
  <w15:commentEx w15:paraId="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03C24D67" w15:done="0"/>
  <w15:commentEx w15:paraId="27F6D7C4" w15:done="0"/>
  <w15:commentEx w15:paraId="1FF48E3A" w15:done="0"/>
  <w15:commentEx w15:paraId="27ABDE7F" w15:done="0"/>
  <w15:commentEx w15:paraId="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3E8B2C5" w16cex:dateUtc="2021-03-02T18:49:00Z"/>
  <w16cex:commentExtensible w16cex:durableId="23E8B347" w16cex:dateUtc="2021-03-02T18:51:00Z"/>
  <w16cex:commentExtensible w16cex:durableId="23E8B3BC" w16cex:dateUtc="2021-03-02T18:53: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3EA10EA" w16cex:dateUtc="2021-03-03T19:43:00Z"/>
  <w16cex:commentExtensible w16cex:durableId="23EA11CE" w16cex:dateUtc="2021-03-03T19:46:00Z"/>
  <w16cex:commentExtensible w16cex:durableId="23EA1AAD" w16cex:dateUtc="2021-03-03T20:24:00Z"/>
  <w16cex:commentExtensible w16cex:durableId="23EA12A7" w16cex:dateUtc="2021-03-03T19:50:00Z"/>
  <w16cex:commentExtensible w16cex:durableId="23EA130F" w16cex:dateUtc="2021-03-03T19:52: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312C4023" w16cid:durableId="23E8B2C5"/>
  <w16cid:commentId w16cid:paraId="59BC891D" w16cid:durableId="23E8B347"/>
  <w16cid:commentId w16cid:paraId="79D12162" w16cid:durableId="23E8B3BC"/>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03C24D67" w16cid:durableId="23EA10EA"/>
  <w16cid:commentId w16cid:paraId="27F6D7C4" w16cid:durableId="23EA11CE"/>
  <w16cid:commentId w16cid:paraId="1FF48E3A" w16cid:durableId="23EA1AAD"/>
  <w16cid:commentId w16cid:paraId="27ABDE7F" w16cid:durableId="23EA12A7"/>
  <w16cid:commentId w16cid:paraId="2B4894AB" w16cid:durableId="23EA130F"/>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D57B6" w14:textId="77777777" w:rsidR="00986653" w:rsidRDefault="00986653">
      <w:pPr>
        <w:spacing w:after="0"/>
      </w:pPr>
      <w:r>
        <w:separator/>
      </w:r>
    </w:p>
  </w:endnote>
  <w:endnote w:type="continuationSeparator" w:id="0">
    <w:p w14:paraId="1484A685" w14:textId="77777777" w:rsidR="00986653" w:rsidRDefault="009866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FAD27" w14:textId="77777777" w:rsidR="00986653" w:rsidRDefault="00986653">
      <w:r>
        <w:separator/>
      </w:r>
    </w:p>
  </w:footnote>
  <w:footnote w:type="continuationSeparator" w:id="0">
    <w:p w14:paraId="06437A2B" w14:textId="77777777" w:rsidR="00986653" w:rsidRDefault="00986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54653"/>
    <w:rsid w:val="000B1B8D"/>
    <w:rsid w:val="000C6743"/>
    <w:rsid w:val="00100F04"/>
    <w:rsid w:val="00140577"/>
    <w:rsid w:val="00170A5C"/>
    <w:rsid w:val="0019106C"/>
    <w:rsid w:val="00196357"/>
    <w:rsid w:val="001C1417"/>
    <w:rsid w:val="00260BC5"/>
    <w:rsid w:val="00277E0E"/>
    <w:rsid w:val="00283F6A"/>
    <w:rsid w:val="002B0C43"/>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9B3"/>
    <w:rsid w:val="004F622E"/>
    <w:rsid w:val="00500840"/>
    <w:rsid w:val="005534A1"/>
    <w:rsid w:val="00556FAF"/>
    <w:rsid w:val="00562F0B"/>
    <w:rsid w:val="00564C04"/>
    <w:rsid w:val="00590887"/>
    <w:rsid w:val="00590D07"/>
    <w:rsid w:val="005A1BAF"/>
    <w:rsid w:val="00630694"/>
    <w:rsid w:val="0064474D"/>
    <w:rsid w:val="00662CAE"/>
    <w:rsid w:val="00687495"/>
    <w:rsid w:val="00687570"/>
    <w:rsid w:val="00687B85"/>
    <w:rsid w:val="006D5B2A"/>
    <w:rsid w:val="00703926"/>
    <w:rsid w:val="00720A1A"/>
    <w:rsid w:val="007420D6"/>
    <w:rsid w:val="0076353E"/>
    <w:rsid w:val="0076388F"/>
    <w:rsid w:val="00784D58"/>
    <w:rsid w:val="007A3043"/>
    <w:rsid w:val="007C3B9C"/>
    <w:rsid w:val="007C732F"/>
    <w:rsid w:val="007C74CA"/>
    <w:rsid w:val="0082483C"/>
    <w:rsid w:val="0083369A"/>
    <w:rsid w:val="00840D10"/>
    <w:rsid w:val="00875764"/>
    <w:rsid w:val="008A1FD2"/>
    <w:rsid w:val="008C27EA"/>
    <w:rsid w:val="008D510D"/>
    <w:rsid w:val="008D6863"/>
    <w:rsid w:val="00910100"/>
    <w:rsid w:val="00950C7F"/>
    <w:rsid w:val="00970311"/>
    <w:rsid w:val="00981596"/>
    <w:rsid w:val="00986653"/>
    <w:rsid w:val="009923C4"/>
    <w:rsid w:val="009A65BE"/>
    <w:rsid w:val="009D573C"/>
    <w:rsid w:val="009D57AB"/>
    <w:rsid w:val="00A25120"/>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47BC2"/>
    <w:rsid w:val="00D74F86"/>
    <w:rsid w:val="00DA0D81"/>
    <w:rsid w:val="00DA33E4"/>
    <w:rsid w:val="00DB58D9"/>
    <w:rsid w:val="00DD0B61"/>
    <w:rsid w:val="00DE2CC2"/>
    <w:rsid w:val="00E048C7"/>
    <w:rsid w:val="00E16E3F"/>
    <w:rsid w:val="00E27771"/>
    <w:rsid w:val="00E315A3"/>
    <w:rsid w:val="00E9215D"/>
    <w:rsid w:val="00EA172E"/>
    <w:rsid w:val="00EA36F7"/>
    <w:rsid w:val="00EA4647"/>
    <w:rsid w:val="00EA4825"/>
    <w:rsid w:val="00EC561E"/>
    <w:rsid w:val="00ED6E12"/>
    <w:rsid w:val="00EE4A6D"/>
    <w:rsid w:val="00F00063"/>
    <w:rsid w:val="00F372D1"/>
    <w:rsid w:val="00F670E1"/>
    <w:rsid w:val="00FB5582"/>
    <w:rsid w:val="00FB5D75"/>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1476</TotalTime>
  <Pages>64</Pages>
  <Words>16035</Words>
  <Characters>91403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21</cp:revision>
  <dcterms:created xsi:type="dcterms:W3CDTF">2021-03-01T17:56:00Z</dcterms:created>
  <dcterms:modified xsi:type="dcterms:W3CDTF">2021-03-07T13:33:00Z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