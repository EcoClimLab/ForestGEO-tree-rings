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8632A" w14:textId="77777777" w:rsidR="008D5F58" w:rsidRDefault="00761AF5">
      <w:pPr>
        <w:pStyle w:val="FirstParagraph"/>
      </w:pPr>
      <w:commentRangeStart w:id="0"/>
      <w:r>
        <w:rPr>
          <w:b/>
        </w:rPr>
        <w:t>Title</w:t>
      </w:r>
      <w:commentRangeEnd w:id="0"/>
      <w:r w:rsidR="001F3BB3">
        <w:rPr>
          <w:rStyle w:val="CommentReference"/>
        </w:rPr>
        <w:commentReference w:id="0"/>
      </w:r>
      <w:r>
        <w:rPr>
          <w:b/>
        </w:rPr>
        <w:t>:</w:t>
      </w:r>
      <w:r>
        <w:t xml:space="preserve"> Using tree-ring records to simultaneously characterize the influence of climate, tree size, and slowly changing environmental drivers on annual growth</w:t>
      </w:r>
    </w:p>
    <w:p w14:paraId="1AC1398C" w14:textId="77777777" w:rsidR="008D5F58" w:rsidRDefault="00761AF5">
      <w:pPr>
        <w:pStyle w:val="BodyText"/>
      </w:pPr>
      <w:r>
        <w:rPr>
          <w:b/>
        </w:rPr>
        <w:t>Authors:</w:t>
      </w:r>
    </w:p>
    <w:p w14:paraId="01C969EF" w14:textId="538147A5" w:rsidR="008D5F58" w:rsidRDefault="00761AF5">
      <w:pPr>
        <w:pStyle w:val="BodyText"/>
      </w:pPr>
      <w:r>
        <w:fldChar w:fldCharType="begin"/>
      </w:r>
      <w:ins w:id="1" w:author="Margolis, Ellis Q" w:date="2021-03-01T12:33:00Z">
        <w:r w:rsidR="0011269F">
          <w:instrText xml:space="preserve">HYPERLINK "D:\\ellis\\manuscripts\\manuscripts for publication\\2020\\Anderson-Teixera_climate-growth2020\\3_2021_update\\0000-0001-8461-9713" \h </w:instrText>
        </w:r>
      </w:ins>
      <w:del w:id="2" w:author="Margolis, Ellis Q" w:date="2021-03-01T12:33:00Z">
        <w:r w:rsidDel="0011269F">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Margolis, Ellis Q" w:date="2021-03-01T12:33:00Z">
        <w:r w:rsidR="0011269F">
          <w:instrText xml:space="preserve">HYPERLINK "D:\\ellis\\manuscripts\\manuscripts for publication\\2020\\Anderson-Teixera_climate-growth2020\\3_2021_update\\0000-0003-1780-6310" \h </w:instrText>
        </w:r>
      </w:ins>
      <w:del w:id="4" w:author="Margolis, Ellis Q" w:date="2021-03-01T12:33:00Z">
        <w:r w:rsidDel="0011269F">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Margolis, Ellis Q" w:date="2021-03-01T12:33:00Z">
        <w:r w:rsidR="0011269F">
          <w:instrText xml:space="preserve">HYPERLINK "D:\\ellis\\manuscripts\\manuscripts for publication\\2020\\Anderson-Teixera_climate-growth2020\\3_2021_update\\0000-0002-2560-0710" \h </w:instrText>
        </w:r>
      </w:ins>
      <w:del w:id="6" w:author="Margolis, Ellis Q" w:date="2021-03-01T12:33:00Z">
        <w:r w:rsidDel="0011269F">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Margolis, Ellis Q" w:date="2021-03-01T12:33:00Z">
        <w:r w:rsidR="0011269F">
          <w:instrText xml:space="preserve">HYPERLINK "D:\\ellis\\manuscripts\\manuscripts for publication\\2020\\Anderson-Teixera_climate-growth2020\\3_2021_update\\0000-0002-7722-8797" \h </w:instrText>
        </w:r>
      </w:ins>
      <w:del w:id="8" w:author="Margolis, Ellis Q" w:date="2021-03-01T12:33:00Z">
        <w:r w:rsidDel="0011269F">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Margolis, Ellis Q" w:date="2021-03-01T12:33:00Z">
        <w:r w:rsidR="0011269F">
          <w:instrText xml:space="preserve">HYPERLINK "D:\\ellis\\manuscripts\\manuscripts for publication\\2020\\Anderson-Teixera_climate-growth2020\\3_2021_update\\0000-0002-6070-5956" \h </w:instrText>
        </w:r>
      </w:ins>
      <w:del w:id="10" w:author="Margolis, Ellis Q" w:date="2021-03-01T12:33:00Z">
        <w:r w:rsidDel="0011269F">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26F1A089" w14:textId="77777777" w:rsidR="008D5F58" w:rsidRDefault="00761AF5">
      <w:pPr>
        <w:pStyle w:val="BodyText"/>
      </w:pPr>
      <w:r>
        <w:rPr>
          <w:b/>
        </w:rPr>
        <w:t>Author Affiliations:</w:t>
      </w:r>
    </w:p>
    <w:p w14:paraId="1EA86FC8" w14:textId="77777777" w:rsidR="008D5F58" w:rsidRDefault="00761AF5">
      <w:pPr>
        <w:numPr>
          <w:ilvl w:val="0"/>
          <w:numId w:val="10"/>
        </w:numPr>
      </w:pPr>
      <w:r>
        <w:t>Conservation Ecology Center; Smithsonian Conservation Biology Institute; Front Royal, Virginia 22630, USA</w:t>
      </w:r>
    </w:p>
    <w:p w14:paraId="3ED50520" w14:textId="77777777" w:rsidR="008D5F58" w:rsidRDefault="00761AF5">
      <w:pPr>
        <w:numPr>
          <w:ilvl w:val="0"/>
          <w:numId w:val="10"/>
        </w:numPr>
      </w:pPr>
      <w:r>
        <w:t>Center for Tropical Forest Science-Forest Global Earth Observatory; Smithsonian Tropical Research Institute; Panama, Republic of Panama</w:t>
      </w:r>
    </w:p>
    <w:p w14:paraId="0D3282AE" w14:textId="77777777" w:rsidR="008D5F58" w:rsidRDefault="00761AF5">
      <w:pPr>
        <w:numPr>
          <w:ilvl w:val="0"/>
          <w:numId w:val="10"/>
        </w:numPr>
      </w:pPr>
      <w:r>
        <w:t>The Morton Arboretum, Center for Tree Science, Lisle, Illinois 60532 USA</w:t>
      </w:r>
    </w:p>
    <w:p w14:paraId="65CC0FD2" w14:textId="77777777" w:rsidR="008D5F58" w:rsidRDefault="00761AF5">
      <w:pPr>
        <w:numPr>
          <w:ilvl w:val="0"/>
          <w:numId w:val="10"/>
        </w:numPr>
      </w:pPr>
      <w:r>
        <w:t>Harvard University, Petersham, Massachusetts 01366 USA</w:t>
      </w:r>
    </w:p>
    <w:p w14:paraId="6087D77C" w14:textId="77777777" w:rsidR="008D5F58" w:rsidRDefault="00761AF5">
      <w:pPr>
        <w:numPr>
          <w:ilvl w:val="0"/>
          <w:numId w:val="10"/>
        </w:numPr>
      </w:pPr>
      <w:r>
        <w:t>Midwest Dendro LLC, Naperville, Illinois 60565 USA</w:t>
      </w:r>
    </w:p>
    <w:p w14:paraId="566294F9" w14:textId="4FE12E4D" w:rsidR="008D5F58" w:rsidRDefault="00761AF5">
      <w:pPr>
        <w:numPr>
          <w:ilvl w:val="0"/>
          <w:numId w:val="10"/>
        </w:numPr>
      </w:pPr>
      <w:r>
        <w:t xml:space="preserve">U.S. Geological Survey, Fort Collins Science Center, </w:t>
      </w:r>
      <w:ins w:id="11" w:author="Margolis, Ellis Q" w:date="2021-03-01T12:33:00Z">
        <w:r w:rsidR="0011269F" w:rsidRPr="00D24F29">
          <w:rPr>
            <w:highlight w:val="yellow"/>
            <w:rPrChange w:id="12" w:author="Teixeira, Kristina A." w:date="2021-03-03T09:02:00Z">
              <w:rPr/>
            </w:rPrChange>
          </w:rPr>
          <w:t xml:space="preserve">New Mexico </w:t>
        </w:r>
      </w:ins>
      <w:del w:id="13" w:author="Margolis, Ellis Q" w:date="2021-03-01T12:33:00Z">
        <w:r w:rsidRPr="00D24F29" w:rsidDel="0011269F">
          <w:rPr>
            <w:highlight w:val="yellow"/>
            <w:rPrChange w:id="14" w:author="Teixeira, Kristina A." w:date="2021-03-03T09:02:00Z">
              <w:rPr/>
            </w:rPrChange>
          </w:rPr>
          <w:delText xml:space="preserve">Jemez Mountains </w:delText>
        </w:r>
      </w:del>
      <w:ins w:id="15" w:author="Margolis, Ellis Q" w:date="2021-03-01T12:33:00Z">
        <w:r w:rsidR="0011269F" w:rsidRPr="00D24F29">
          <w:rPr>
            <w:highlight w:val="yellow"/>
            <w:rPrChange w:id="16" w:author="Teixeira, Kristina A." w:date="2021-03-03T09:02:00Z">
              <w:rPr/>
            </w:rPrChange>
          </w:rPr>
          <w:t xml:space="preserve">Landscapes </w:t>
        </w:r>
      </w:ins>
      <w:r w:rsidRPr="00D24F29">
        <w:rPr>
          <w:highlight w:val="yellow"/>
          <w:rPrChange w:id="17" w:author="Teixeira, Kristina A." w:date="2021-03-03T09:02:00Z">
            <w:rPr/>
          </w:rPrChange>
        </w:rPr>
        <w:t>Field Station</w:t>
      </w:r>
      <w:r>
        <w:t>, Los Alamos, NM 87544, USA</w:t>
      </w:r>
    </w:p>
    <w:p w14:paraId="1EFA0800" w14:textId="77777777" w:rsidR="008D5F58" w:rsidRDefault="00761AF5">
      <w:pPr>
        <w:numPr>
          <w:ilvl w:val="0"/>
          <w:numId w:val="10"/>
        </w:numPr>
      </w:pPr>
      <w:r>
        <w:t>Biology Department, Wilfrid Laurier University, 75 University Ave W, Waterloo, ON, N2L 3C5</w:t>
      </w:r>
    </w:p>
    <w:p w14:paraId="79119EEB" w14:textId="77777777" w:rsidR="008D5F58" w:rsidRDefault="00761AF5">
      <w:pPr>
        <w:numPr>
          <w:ilvl w:val="0"/>
          <w:numId w:val="10"/>
        </w:numPr>
      </w:pPr>
      <w:r>
        <w:t>School of Natural Resources, University of Nebraska-Lincoln, Lincoln, NE 68583, USA</w:t>
      </w:r>
    </w:p>
    <w:p w14:paraId="340AA30B" w14:textId="77777777" w:rsidR="008D5F58" w:rsidRDefault="00761AF5">
      <w:pPr>
        <w:numPr>
          <w:ilvl w:val="0"/>
          <w:numId w:val="10"/>
        </w:numPr>
      </w:pPr>
      <w:r>
        <w:t>School of Biological Sciences, Monash University, Clayton, Victoria 3800, Australia</w:t>
      </w:r>
    </w:p>
    <w:p w14:paraId="171DB8A3" w14:textId="77777777" w:rsidR="008D5F58" w:rsidRDefault="00761AF5">
      <w:pPr>
        <w:numPr>
          <w:ilvl w:val="0"/>
          <w:numId w:val="10"/>
        </w:numPr>
      </w:pPr>
      <w:r>
        <w:t>National Parks Wildlife and Plant Conservation Department, Chatuchak, Bangkok 10900, Thailand</w:t>
      </w:r>
    </w:p>
    <w:p w14:paraId="6A40FE4F" w14:textId="77777777" w:rsidR="008D5F58" w:rsidRDefault="00761AF5">
      <w:pPr>
        <w:numPr>
          <w:ilvl w:val="0"/>
          <w:numId w:val="10"/>
        </w:numPr>
      </w:pPr>
      <w:r>
        <w:t>Swiss Federal Institute for Forest, Snow and Landscape Research, CH-8903 Birmensdorf, Switzerland</w:t>
      </w:r>
    </w:p>
    <w:p w14:paraId="5A690646" w14:textId="77777777" w:rsidR="008D5F58" w:rsidRDefault="00761AF5">
      <w:pPr>
        <w:numPr>
          <w:ilvl w:val="0"/>
          <w:numId w:val="10"/>
        </w:numPr>
      </w:pPr>
      <w:r>
        <w:t>University of Alberta; Edmonton, Alberta, Canada</w:t>
      </w:r>
    </w:p>
    <w:p w14:paraId="0A2282A6" w14:textId="77777777" w:rsidR="008D5F58" w:rsidRDefault="00761AF5">
      <w:pPr>
        <w:numPr>
          <w:ilvl w:val="0"/>
          <w:numId w:val="10"/>
        </w:numPr>
      </w:pPr>
      <w:r>
        <w:t>Department of Forestry, Purdue University, West Lafayette, IN 47907, USA</w:t>
      </w:r>
    </w:p>
    <w:p w14:paraId="68FADE43" w14:textId="77777777" w:rsidR="008D5F58" w:rsidRDefault="00761AF5">
      <w:pPr>
        <w:numPr>
          <w:ilvl w:val="0"/>
          <w:numId w:val="10"/>
        </w:numPr>
      </w:pPr>
      <w:r>
        <w:lastRenderedPageBreak/>
        <w:t>Department of Forest Ecology, The Silva Tarouca Research Institute for Landscape and Ornamental Gardening, Lidická 25/27, 602 00 Brno, Czech Republic</w:t>
      </w:r>
    </w:p>
    <w:p w14:paraId="7B2DA6E0" w14:textId="77777777" w:rsidR="008D5F58" w:rsidRDefault="00761AF5">
      <w:pPr>
        <w:numPr>
          <w:ilvl w:val="0"/>
          <w:numId w:val="10"/>
        </w:numPr>
      </w:pPr>
      <w:r>
        <w:t>S. J. &amp; Jessie E. Quinney College of Natural Resources and the Ecology Center, Utah State University, Logan, UT 84322, USA</w:t>
      </w:r>
    </w:p>
    <w:p w14:paraId="2167C6DA" w14:textId="77777777" w:rsidR="008D5F58" w:rsidRDefault="00761AF5">
      <w:pPr>
        <w:numPr>
          <w:ilvl w:val="0"/>
          <w:numId w:val="10"/>
        </w:numPr>
      </w:pPr>
      <w:r>
        <w:t>Department of Geography, Indiana University, Bloomington, Indiana, USA</w:t>
      </w:r>
    </w:p>
    <w:p w14:paraId="25446D31" w14:textId="77777777" w:rsidR="008D5F58" w:rsidRDefault="00761AF5">
      <w:pPr>
        <w:numPr>
          <w:ilvl w:val="0"/>
          <w:numId w:val="10"/>
        </w:numPr>
      </w:pPr>
      <w:r>
        <w:t>Smithsonian Environmental Research Center, Edgewater, MD, USA</w:t>
      </w:r>
    </w:p>
    <w:p w14:paraId="4D1DBC07" w14:textId="77777777" w:rsidR="008D5F58" w:rsidRDefault="00761AF5">
      <w:pPr>
        <w:numPr>
          <w:ilvl w:val="0"/>
          <w:numId w:val="10"/>
        </w:numPr>
      </w:pPr>
      <w:r>
        <w:t>CIRAD, Montpellier, France</w:t>
      </w:r>
    </w:p>
    <w:p w14:paraId="08C34079" w14:textId="77777777" w:rsidR="008D5F58" w:rsidRDefault="00761AF5">
      <w:pPr>
        <w:numPr>
          <w:ilvl w:val="0"/>
          <w:numId w:val="10"/>
        </w:numPr>
      </w:pPr>
      <w:r>
        <w:t>Canadian Forest Service, Northern Forestry Centre, Edmonton, Alberta, Canada</w:t>
      </w:r>
    </w:p>
    <w:p w14:paraId="458D12F6" w14:textId="77777777" w:rsidR="008D5F58" w:rsidRDefault="00761AF5">
      <w:pPr>
        <w:numPr>
          <w:ilvl w:val="0"/>
          <w:numId w:val="10"/>
        </w:numPr>
      </w:pPr>
      <w:r>
        <w:t>Forest Ecology and Forest Management Group, Wageningen; Wageningen, The Netherlands</w:t>
      </w:r>
    </w:p>
    <w:p w14:paraId="501D3943" w14:textId="77777777" w:rsidR="008D5F58" w:rsidRDefault="00761AF5">
      <w:pPr>
        <w:pStyle w:val="FirstParagraph"/>
      </w:pPr>
      <w:r>
        <w:t xml:space="preserve">*corresponding author: </w:t>
      </w:r>
      <w:hyperlink r:id="rId11">
        <w:r>
          <w:rPr>
            <w:rStyle w:val="Hyperlink"/>
          </w:rPr>
          <w:t>teixeirak@si.edu</w:t>
        </w:r>
      </w:hyperlink>
      <w:r>
        <w:t>; +1 540 635 6546</w:t>
      </w:r>
    </w:p>
    <w:p w14:paraId="0C2AADA3" w14:textId="77777777" w:rsidR="008D5F58" w:rsidRDefault="00761AF5">
      <w:pPr>
        <w:pStyle w:val="BodyText"/>
      </w:pPr>
      <w:r>
        <w:rPr>
          <w:b/>
        </w:rPr>
        <w:t>Running headline:</w:t>
      </w:r>
      <w:r>
        <w:t xml:space="preserve"> [45 chars]</w:t>
      </w:r>
    </w:p>
    <w:p w14:paraId="23D5E6DA" w14:textId="77777777" w:rsidR="00821C8C" w:rsidRDefault="00821C8C">
      <w:pPr>
        <w:rPr>
          <w:ins w:id="18" w:author="Margolis, Ellis Q" w:date="2021-03-01T19:07:00Z"/>
        </w:rPr>
      </w:pPr>
    </w:p>
    <w:p w14:paraId="6005F79C" w14:textId="77777777" w:rsidR="00821C8C" w:rsidRPr="003F371C" w:rsidRDefault="00821C8C" w:rsidP="00821C8C">
      <w:pPr>
        <w:suppressLineNumbers/>
        <w:rPr>
          <w:ins w:id="19" w:author="Margolis, Ellis Q" w:date="2021-03-01T19:07:00Z"/>
        </w:rPr>
      </w:pPr>
      <w:ins w:id="20" w:author="Margolis, Ellis Q" w:date="2021-03-01T19:07:00Z">
        <w:r w:rsidRPr="00D24F29">
          <w:rPr>
            <w:highlight w:val="yellow"/>
          </w:rPr>
          <w:t>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ins>
    </w:p>
    <w:p w14:paraId="5C540813" w14:textId="71033A06" w:rsidR="008D5F58" w:rsidRDefault="00761AF5">
      <w:r>
        <w:br w:type="page"/>
      </w:r>
    </w:p>
    <w:p w14:paraId="1EC6B425" w14:textId="77777777" w:rsidR="008D5F58" w:rsidRDefault="00761AF5">
      <w:pPr>
        <w:pStyle w:val="Heading1"/>
      </w:pPr>
      <w:bookmarkStart w:id="21" w:name="Abstract"/>
      <w:r>
        <w:lastRenderedPageBreak/>
        <w:t>Abstract</w:t>
      </w:r>
    </w:p>
    <w:p w14:paraId="47F9B0DB" w14:textId="798EFDF1" w:rsidR="008D5F58" w:rsidRDefault="00761AF5">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w:t>
      </w:r>
      <w:commentRangeStart w:id="22"/>
      <w:r>
        <w:t>residual</w:t>
      </w:r>
      <w:commentRangeEnd w:id="22"/>
      <w:r w:rsidR="001F3BB3">
        <w:rPr>
          <w:rStyle w:val="CommentReference"/>
        </w:rPr>
        <w:commentReference w:id="22"/>
      </w:r>
      <w:r>
        <w:t xml:space="preserve">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w:t>
      </w:r>
      <w:commentRangeStart w:id="23"/>
      <w:commentRangeStart w:id="24"/>
      <w:r>
        <w:t xml:space="preserve">3811 </w:t>
      </w:r>
      <w:commentRangeEnd w:id="23"/>
      <w:r w:rsidR="00B53B7E">
        <w:rPr>
          <w:rStyle w:val="CommentReference"/>
        </w:rPr>
        <w:commentReference w:id="23"/>
      </w:r>
      <w:commentRangeEnd w:id="24"/>
      <w:r w:rsidR="002A6E2E">
        <w:rPr>
          <w:rStyle w:val="CommentReference"/>
        </w:rPr>
        <w:commentReference w:id="24"/>
      </w:r>
      <w:r>
        <w:t>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51028AFD" w14:textId="77777777" w:rsidR="008D5F58" w:rsidRDefault="00761AF5">
      <w:pPr>
        <w:pStyle w:val="BodyText"/>
      </w:pPr>
      <w:r>
        <w:rPr>
          <w:b/>
        </w:rPr>
        <w:t>Keywords</w:t>
      </w:r>
      <w:r>
        <w:t>: climate sensitivity; diameter; environmental change; Forest Global Earth Observatory (ForestGEO); generalized least squares (GLS); nonlinear; tree-ring</w:t>
      </w:r>
    </w:p>
    <w:p w14:paraId="699AE60C" w14:textId="77777777" w:rsidR="008D5F58" w:rsidRDefault="00761AF5">
      <w:r>
        <w:br w:type="page"/>
      </w:r>
    </w:p>
    <w:p w14:paraId="767847E7" w14:textId="77777777" w:rsidR="008D5F58" w:rsidRDefault="00761AF5">
      <w:pPr>
        <w:pStyle w:val="Heading1"/>
      </w:pPr>
      <w:bookmarkStart w:id="25" w:name="Introduction"/>
      <w:bookmarkEnd w:id="21"/>
      <w:r>
        <w:lastRenderedPageBreak/>
        <w:t>Introduction</w:t>
      </w:r>
    </w:p>
    <w:p w14:paraId="7F6B582F" w14:textId="77777777" w:rsidR="008D5F58" w:rsidRDefault="00761AF5">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5422F93C" w14:textId="77777777" w:rsidR="008D5F58" w:rsidRDefault="00761AF5">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5CC05DDE" w14:textId="77777777" w:rsidR="008D5F58" w:rsidRDefault="00761AF5">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commentRangeStart w:id="26"/>
      <w:r>
        <w:rPr>
          <w:b/>
        </w:rPr>
        <w:t>(dendro coauthors, does this ref work?)</w:t>
      </w:r>
      <w:commentRangeEnd w:id="26"/>
      <w:r>
        <w:rPr>
          <w:rStyle w:val="CommentReference"/>
        </w:rPr>
        <w:commentReference w:id="26"/>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w:t>
      </w:r>
      <w:commentRangeStart w:id="27"/>
      <w:commentRangeStart w:id="28"/>
      <w:r>
        <w:t>2015</w:t>
      </w:r>
      <w:commentRangeEnd w:id="27"/>
      <w:r>
        <w:rPr>
          <w:rStyle w:val="CommentReference"/>
        </w:rPr>
        <w:commentReference w:id="27"/>
      </w:r>
      <w:commentRangeEnd w:id="28"/>
      <w:r w:rsidR="002E6F9C">
        <w:rPr>
          <w:rStyle w:val="CommentReference"/>
        </w:rPr>
        <w:commentReference w:id="28"/>
      </w:r>
      <w:r>
        <w:t>).</w:t>
      </w:r>
    </w:p>
    <w:p w14:paraId="5ADDFD24" w14:textId="77777777" w:rsidR="008D5F58" w:rsidRDefault="00761AF5">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14532B6" w14:textId="77777777" w:rsidR="008D5F58" w:rsidRDefault="00761AF5">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6B7216C" w14:textId="77777777" w:rsidR="008D5F58" w:rsidRDefault="00761AF5">
      <w:pPr>
        <w:pStyle w:val="BodyText"/>
      </w:pPr>
      <w:r>
        <w:t xml:space="preserve">Here, we develop a new method that allows simultaneous consideration of the effects of principle climate drivers (pre-selected in an objective manner), tree size, and </w:t>
      </w:r>
      <w:commentRangeStart w:id="29"/>
      <w:r>
        <w:t>year</w:t>
      </w:r>
      <w:commentRangeEnd w:id="29"/>
      <w:r w:rsidR="0019533A">
        <w:rPr>
          <w:rStyle w:val="CommentReference"/>
        </w:rPr>
        <w:commentReference w:id="29"/>
      </w:r>
      <w:r>
        <w:t xml:space="preserve">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A89F3A4" w14:textId="77777777" w:rsidR="008D5F58" w:rsidRDefault="00761AF5">
      <w:pPr>
        <w:pStyle w:val="Heading1"/>
      </w:pPr>
      <w:bookmarkStart w:id="30" w:name="Materials"/>
      <w:bookmarkEnd w:id="25"/>
      <w:r>
        <w:t>Materials and Methods</w:t>
      </w:r>
    </w:p>
    <w:p w14:paraId="7954B863" w14:textId="77777777" w:rsidR="008D5F58" w:rsidRDefault="00761AF5">
      <w:pPr>
        <w:pStyle w:val="Heading2"/>
      </w:pPr>
      <w:r>
        <w:t>Data sources and preparation</w:t>
      </w:r>
    </w:p>
    <w:p w14:paraId="423297B0" w14:textId="77777777" w:rsidR="008D5F58" w:rsidRDefault="00761AF5">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the Forest Global Earth Observatory (ForestGEO, K. J. Anderson-Teixeira, </w:t>
      </w:r>
      <w:r>
        <w:lastRenderedPageBreak/>
        <w:t>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9F2202B" w14:textId="77777777" w:rsidR="008D5F58" w:rsidRDefault="00761AF5">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683AC2B5" wp14:editId="314C8F7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48C8D44F" w14:textId="0C33357C" w:rsidR="008D5F58" w:rsidRDefault="00761AF5">
      <w:pPr>
        <w:pStyle w:val="BodyText"/>
      </w:pPr>
      <w:r>
        <w:t>All tree cores were cross-dated and measured by the original researchers using standard dendrochronological practices (</w:t>
      </w:r>
      <w:commentRangeStart w:id="31"/>
      <w:r>
        <w:t>Stokes</w:t>
      </w:r>
      <w:commentRangeEnd w:id="31"/>
      <w:r w:rsidR="0019533A">
        <w:rPr>
          <w:rStyle w:val="CommentReference"/>
        </w:rPr>
        <w:commentReference w:id="31"/>
      </w:r>
      <w:r>
        <w:t xml:space="preserve">,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w:t>
      </w:r>
      <w:del w:id="32" w:author="Margolis, Ellis Q" w:date="2021-03-01T13:19:00Z">
        <w:r w:rsidRPr="002E6F9C" w:rsidDel="000B5122">
          <w:rPr>
            <w:highlight w:val="yellow"/>
          </w:rPr>
          <w:delText>that had to be</w:delText>
        </w:r>
        <w:r w:rsidDel="000B5122">
          <w:delText xml:space="preserv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85A780" w14:textId="77777777" w:rsidR="008D5F58" w:rsidRDefault="00761AF5">
      <w:pPr>
        <w:pStyle w:val="BodyText"/>
      </w:pPr>
      <w:r>
        <w:lastRenderedPageBreak/>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3177BA4F" w14:textId="77777777" w:rsidR="008D5F58" w:rsidRDefault="00761AF5">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59333640" w14:textId="77777777" w:rsidR="008D5F58" w:rsidRDefault="00761AF5">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1CB50F04" w14:textId="77777777" w:rsidR="008D5F58" w:rsidRDefault="00761AF5">
      <w:pPr>
        <w:pStyle w:val="Heading2"/>
      </w:pPr>
      <w:bookmarkStart w:id="33" w:name="Analysis"/>
      <w:r>
        <w:t>Analysis methods</w:t>
      </w:r>
    </w:p>
    <w:p w14:paraId="690DD728" w14:textId="77777777" w:rsidR="008D5F58" w:rsidRDefault="00761AF5">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303F70A" w14:textId="77777777" w:rsidR="008D5F58" w:rsidRDefault="00761AF5">
      <w:pPr>
        <w:pStyle w:val="CaptionedFigure"/>
      </w:pPr>
      <w:r>
        <w:rPr>
          <w:noProof/>
        </w:rPr>
        <w:lastRenderedPageBreak/>
        <w:drawing>
          <wp:inline distT="0" distB="0" distL="0" distR="0" wp14:anchorId="6128AFC8" wp14:editId="70EC668B">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5A292ED8" w14:textId="77777777" w:rsidR="008D5F58" w:rsidRDefault="00761AF5">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8F70A1A" w14:textId="77777777" w:rsidR="008D5F58" w:rsidRDefault="00761AF5">
      <w:pPr>
        <w:pStyle w:val="Heading3"/>
      </w:pPr>
      <w:r>
        <w:lastRenderedPageBreak/>
        <w:t>Climate variable selection</w:t>
      </w:r>
    </w:p>
    <w:p w14:paraId="384B8E64" w14:textId="77777777" w:rsidR="008D5F58" w:rsidRDefault="00761AF5">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w:t>
      </w:r>
      <w:r w:rsidRPr="00C335EF">
        <w:t>To remove low-frequency variation that most likely represents responses to non-climatic drivers (</w:t>
      </w:r>
      <w:r w:rsidRPr="00C335EF">
        <w:rPr>
          <w:i/>
        </w:rPr>
        <w:t>e.g.</w:t>
      </w:r>
      <w:r w:rsidRPr="00C335EF">
        <w:t xml:space="preserve">, growth and aging of the tree, change in competitive dynamics, atmospheric pollution), we detrended the response variables by fiting penalized thin plate regression splines in generalized additive models (GAM, function </w:t>
      </w:r>
      <w:r w:rsidRPr="00C335EF">
        <w:rPr>
          <w:i/>
        </w:rPr>
        <w:t>gam</w:t>
      </w:r>
      <w:r w:rsidRPr="00C335EF">
        <w:t xml:space="preserve"> and </w:t>
      </w:r>
      <w:r w:rsidRPr="00C335EF">
        <w:rPr>
          <w:i/>
        </w:rPr>
        <w:t>s</w:t>
      </w:r>
      <w:r w:rsidRPr="00C335EF">
        <w:t xml:space="preserve"> in R Package </w:t>
      </w:r>
      <w:r w:rsidRPr="00C335EF">
        <w:rPr>
          <w:i/>
        </w:rPr>
        <w:t>mgcv</w:t>
      </w:r>
      <w:r w:rsidRPr="00C335EF">
        <w:t>, Wood, 2011) to individual growth records (</w:t>
      </w:r>
      <m:oMath>
        <m:r>
          <w:rPr>
            <w:rFonts w:ascii="Cambria Math" w:hAnsi="Cambria Math"/>
          </w:rPr>
          <m:t>RW</m:t>
        </m:r>
      </m:oMath>
      <w:r w:rsidRPr="00C335EF">
        <w:t xml:space="preserve">, </w:t>
      </w:r>
      <m:oMath>
        <m:r>
          <w:rPr>
            <w:rFonts w:ascii="Cambria Math" w:hAnsi="Cambria Math"/>
          </w:rPr>
          <m:t>BAI</m:t>
        </m:r>
      </m:oMath>
      <w:r w:rsidRPr="00C335EF">
        <w:t xml:space="preserve">, or </w:t>
      </w:r>
      <m:oMath>
        <m:r>
          <w:rPr>
            <w:rFonts w:ascii="Cambria Math" w:hAnsi="Cambria Math"/>
          </w:rPr>
          <m:t>ΔAGB</m:t>
        </m:r>
      </m:oMath>
      <w:r w:rsidRPr="00C335EF">
        <w:t>) from each core, thereby producing residuals.</w:t>
      </w:r>
      <w:r>
        <w:t xml:space="preserve">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45A27169" w14:textId="77777777" w:rsidR="008D5F58" w:rsidRDefault="00761AF5">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3E5B63E" w14:textId="77777777" w:rsidR="008D5F58" w:rsidRDefault="00761AF5">
      <w:pPr>
        <w:pStyle w:val="Heading3"/>
      </w:pPr>
      <w:bookmarkStart w:id="34" w:name="Combining"/>
      <w:r>
        <w:t>Combining drivers in GLS model</w:t>
      </w:r>
    </w:p>
    <w:p w14:paraId="1E8D2DFC" w14:textId="77777777" w:rsidR="008D5F58" w:rsidRDefault="00761AF5">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2929DEA3" w14:textId="77777777" w:rsidR="008D5F58" w:rsidRDefault="00761AF5">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464ECEA2" w14:textId="77777777" w:rsidR="008D5F58" w:rsidRDefault="00761AF5">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859F843" w14:textId="77777777" w:rsidR="008D5F58" w:rsidRDefault="00761AF5">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0E961343" w14:textId="77777777" w:rsidR="008D5F58" w:rsidRDefault="00761AF5">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E6D9A8D" w14:textId="77777777" w:rsidR="008D5F58" w:rsidRDefault="00761AF5">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3DCEE951" w14:textId="77777777" w:rsidR="008D5F58" w:rsidRDefault="00761AF5">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5D996F3" w14:textId="77777777" w:rsidR="008D5F58" w:rsidRDefault="00761AF5">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780CFE7" w14:textId="77777777" w:rsidR="008D5F58" w:rsidRDefault="00761AF5">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33B4B2C7" w14:textId="77777777" w:rsidR="008D5F58" w:rsidRDefault="00761AF5">
      <w:pPr>
        <w:pStyle w:val="Heading1"/>
      </w:pPr>
      <w:bookmarkStart w:id="35" w:name="Results"/>
      <w:bookmarkEnd w:id="30"/>
      <w:bookmarkEnd w:id="33"/>
      <w:bookmarkEnd w:id="34"/>
      <w:r>
        <w:t>Results</w:t>
      </w:r>
    </w:p>
    <w:p w14:paraId="363B3850" w14:textId="77777777" w:rsidR="008D5F58" w:rsidRDefault="00761AF5">
      <w:pPr>
        <w:pStyle w:val="Heading2"/>
      </w:pPr>
      <w:r>
        <w:t>Climate sensitivity</w:t>
      </w:r>
    </w:p>
    <w:p w14:paraId="18EC1B7F" w14:textId="77777777" w:rsidR="008D5F58" w:rsidRDefault="00761AF5">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34E7A716" w14:textId="77777777" w:rsidR="008D5F58" w:rsidRDefault="00761AF5">
      <w:pPr>
        <w:pStyle w:val="CaptionedFigure"/>
      </w:pPr>
      <w:r>
        <w:rPr>
          <w:noProof/>
        </w:rPr>
        <w:lastRenderedPageBreak/>
        <w:drawing>
          <wp:inline distT="0" distB="0" distL="0" distR="0" wp14:anchorId="3826C900" wp14:editId="42F9CB0F">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3601C990" w14:textId="77777777" w:rsidR="008D5F58" w:rsidRDefault="00761AF5">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D9E7998" w14:textId="77777777" w:rsidR="008D5F58" w:rsidRDefault="00761AF5">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3ABA5B8" w14:textId="77777777" w:rsidR="008D5F58" w:rsidRDefault="00761AF5">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2B015418" w14:textId="77777777" w:rsidR="008D5F58" w:rsidRDefault="00761AF5">
      <w:pPr>
        <w:pStyle w:val="CaptionedFigure"/>
      </w:pPr>
      <w:r>
        <w:rPr>
          <w:noProof/>
        </w:rPr>
        <w:lastRenderedPageBreak/>
        <w:drawing>
          <wp:inline distT="0" distB="0" distL="0" distR="0" wp14:anchorId="03EFD1EC" wp14:editId="22550B8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6D03E4CC" w14:textId="77777777" w:rsidR="008D5F58" w:rsidRDefault="00761AF5">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496D5C45" w14:textId="77777777" w:rsidR="008D5F58" w:rsidRDefault="00761AF5">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long time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79AE25" w14:textId="77777777" w:rsidR="008D5F58" w:rsidRDefault="00761AF5">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6E1A6435" w14:textId="77777777" w:rsidR="008D5F58" w:rsidRDefault="00761AF5">
      <w:pPr>
        <w:pStyle w:val="Heading2"/>
      </w:pPr>
      <w:bookmarkStart w:id="36" w:name="Influence"/>
      <w:r>
        <w:lastRenderedPageBreak/>
        <w:t>Influence of DBH</w:t>
      </w:r>
    </w:p>
    <w:p w14:paraId="058329E3" w14:textId="77777777" w:rsidR="008D5F58" w:rsidRDefault="00761AF5">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w:t>
      </w:r>
      <w:r w:rsidRPr="008C7D36">
        <w:t xml:space="preserve">On one end of the spectrum, some species exhibited maximum </w:t>
      </w:r>
      <m:oMath>
        <m:r>
          <w:rPr>
            <w:rFonts w:ascii="Cambria Math" w:hAnsi="Cambria Math"/>
          </w:rPr>
          <m:t>RW</m:t>
        </m:r>
      </m:oMath>
      <w:r w:rsidRPr="008C7D36">
        <w:t xml:space="preserve"> at low </w:t>
      </w:r>
      <m:oMath>
        <m:r>
          <w:rPr>
            <w:rFonts w:ascii="Cambria Math" w:hAnsi="Cambria Math"/>
          </w:rPr>
          <m:t>DBH</m:t>
        </m:r>
      </m:oMath>
      <w:r w:rsidRPr="008C7D36">
        <w:t xml:space="preserve">, followed by fairly rapid declines in </w:t>
      </w:r>
      <m:oMath>
        <m:r>
          <w:rPr>
            <w:rFonts w:ascii="Cambria Math" w:hAnsi="Cambria Math"/>
          </w:rPr>
          <m:t>RW</m:t>
        </m:r>
      </m:oMath>
      <w:r w:rsidRPr="008C7D36">
        <w:t xml:space="preserve"> with increasing </w:t>
      </w:r>
      <m:oMath>
        <m:r>
          <w:rPr>
            <w:rFonts w:ascii="Cambria Math" w:hAnsi="Cambria Math"/>
          </w:rPr>
          <m:t>DBH</m:t>
        </m:r>
      </m:oMath>
      <w:r w:rsidRPr="008C7D36">
        <w:t>.</w:t>
      </w:r>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3EA9AD8" w14:textId="77777777" w:rsidR="008D5F58" w:rsidRDefault="00761AF5">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2A431ED8" w14:textId="77777777" w:rsidR="008D5F58" w:rsidRDefault="00761AF5">
      <w:pPr>
        <w:pStyle w:val="CaptionedFigure"/>
      </w:pPr>
      <w:r>
        <w:rPr>
          <w:noProof/>
        </w:rPr>
        <w:lastRenderedPageBreak/>
        <w:drawing>
          <wp:inline distT="0" distB="0" distL="0" distR="0" wp14:anchorId="33A8D845" wp14:editId="6F7DA3CF">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C031E28" w14:textId="77777777" w:rsidR="008D5F58" w:rsidRDefault="00761AF5">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EA8CEA1" w14:textId="77777777" w:rsidR="008D5F58" w:rsidRDefault="00761AF5">
      <w:pPr>
        <w:pStyle w:val="Heading2"/>
      </w:pPr>
      <w:bookmarkStart w:id="37" w:name="Additive"/>
      <w:bookmarkEnd w:id="36"/>
      <w:r>
        <w:t>Additive and interactive effects of climate and DBH</w:t>
      </w:r>
    </w:p>
    <w:p w14:paraId="3D0BD81F" w14:textId="77777777" w:rsidR="008D5F58" w:rsidRDefault="00761AF5">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0A6EEABE" w14:textId="77777777" w:rsidR="008D5F58" w:rsidRDefault="00761AF5">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C302774" w14:textId="77777777" w:rsidR="008D5F58" w:rsidRDefault="00761AF5">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668254" w14:textId="77777777" w:rsidR="008D5F58" w:rsidRDefault="00761AF5">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DA2ADA6" w14:textId="77777777" w:rsidR="008D5F58" w:rsidRDefault="00761AF5">
      <w:pPr>
        <w:pStyle w:val="CaptionedFigure"/>
      </w:pPr>
      <w:r>
        <w:rPr>
          <w:noProof/>
        </w:rPr>
        <w:lastRenderedPageBreak/>
        <w:drawing>
          <wp:inline distT="0" distB="0" distL="0" distR="0" wp14:anchorId="420226BF" wp14:editId="6795529D">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4ECB10A" w14:textId="77777777" w:rsidR="008D5F58" w:rsidRDefault="00761AF5">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750B0A9" w14:textId="77777777" w:rsidR="008D5F58" w:rsidRDefault="00761AF5">
      <w:pPr>
        <w:pStyle w:val="Heading2"/>
      </w:pPr>
      <w:bookmarkStart w:id="38" w:name="Effects"/>
      <w:bookmarkEnd w:id="37"/>
      <w:r>
        <w:t>Effects of year</w:t>
      </w:r>
    </w:p>
    <w:p w14:paraId="1D96300B" w14:textId="77777777" w:rsidR="008D5F58" w:rsidRDefault="00761AF5">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5BDD803" w14:textId="77777777" w:rsidR="008D5F58" w:rsidRDefault="00761AF5">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F149F89" w14:textId="77777777" w:rsidR="008D5F58" w:rsidRDefault="00761AF5">
      <w:pPr>
        <w:pStyle w:val="CaptionedFigure"/>
      </w:pPr>
      <w:r>
        <w:rPr>
          <w:noProof/>
        </w:rPr>
        <w:lastRenderedPageBreak/>
        <w:drawing>
          <wp:inline distT="0" distB="0" distL="0" distR="0" wp14:anchorId="668F3A15" wp14:editId="1FB42ACC">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553950AA" w14:textId="77777777" w:rsidR="008D5F58" w:rsidRDefault="00761AF5">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12D87A61" w14:textId="77777777" w:rsidR="008D5F58" w:rsidRDefault="00761AF5">
      <w:pPr>
        <w:pStyle w:val="Heading1"/>
      </w:pPr>
      <w:bookmarkStart w:id="39" w:name="Discussion"/>
      <w:bookmarkEnd w:id="35"/>
      <w:bookmarkEnd w:id="38"/>
      <w:r>
        <w:t>Discussion</w:t>
      </w:r>
    </w:p>
    <w:p w14:paraId="15DB8EF1" w14:textId="77777777" w:rsidR="008D5F58" w:rsidRDefault="00761AF5">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230773C4" w14:textId="77777777" w:rsidR="008D5F58" w:rsidRDefault="00761AF5">
      <w:pPr>
        <w:pStyle w:val="Heading2"/>
      </w:pPr>
      <w:bookmarkStart w:id="40" w:name="Climate"/>
      <w:r>
        <w:t>Climate sensitivity</w:t>
      </w:r>
    </w:p>
    <w:p w14:paraId="6FF0F33A" w14:textId="77777777" w:rsidR="008D5F58" w:rsidRDefault="00761AF5">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9AFEDC9" w14:textId="489D3A30" w:rsidR="008D5F58" w:rsidRDefault="00761AF5">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t>
      </w:r>
      <w:commentRangeStart w:id="41"/>
      <w:r>
        <w:t>we consider the full sample of individual cores</w:t>
      </w:r>
      <w:commentRangeEnd w:id="41"/>
      <w:r w:rsidR="00165B65">
        <w:rPr>
          <w:rStyle w:val="CommentReference"/>
        </w:rPr>
        <w:commentReference w:id="41"/>
      </w:r>
      <w:r>
        <w:t>,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w:t>
      </w:r>
      <w:ins w:id="42" w:author="Margolis, Ellis Q" w:date="2021-03-01T17:16:00Z">
        <w:r w:rsidR="00165B65" w:rsidRPr="001F6D71">
          <w:rPr>
            <w:highlight w:val="yellow"/>
          </w:rPr>
          <w:t>Figs.</w:t>
        </w:r>
        <w:r w:rsidR="00165B65">
          <w:t xml:space="preserve"> </w:t>
        </w:r>
      </w:ins>
      <w:r>
        <w:t xml:space="preserve">2, S11-S14; Table S5). </w:t>
      </w:r>
      <w:commentRangeStart w:id="43"/>
      <w:r>
        <w:t xml:space="preserve">Another way in which the current analysis differed from conventional methods is that we pooled species by site when determining the top climate drivers (step 1; Fig. 1). </w:t>
      </w:r>
      <w:commentRangeEnd w:id="43"/>
      <w:r w:rsidR="00165B65">
        <w:rPr>
          <w:rStyle w:val="CommentReference"/>
        </w:rPr>
        <w:commentReference w:id="43"/>
      </w:r>
      <w: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3D41F948" w14:textId="77777777" w:rsidR="008D5F58" w:rsidRDefault="00761AF5">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27052104" w14:textId="77777777" w:rsidR="008D5F58" w:rsidRDefault="00761AF5">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0AD05279" w14:textId="77777777" w:rsidR="008D5F58" w:rsidRDefault="00761AF5">
      <w:pPr>
        <w:pStyle w:val="Heading2"/>
      </w:pPr>
      <w:bookmarkStart w:id="44" w:name="Variation"/>
      <w:bookmarkEnd w:id="40"/>
      <w:r>
        <w:t xml:space="preserve">Variation with </w:t>
      </w:r>
      <m:oMath>
        <m:r>
          <m:rPr>
            <m:sty m:val="bi"/>
          </m:rPr>
          <w:rPr>
            <w:rFonts w:ascii="Cambria Math" w:hAnsi="Cambria Math"/>
          </w:rPr>
          <m:t>DBH</m:t>
        </m:r>
      </m:oMath>
    </w:p>
    <w:p w14:paraId="74F8B263" w14:textId="77777777" w:rsidR="008D5F58" w:rsidRDefault="00761AF5">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3E07648" w14:textId="77777777" w:rsidR="008D5F58" w:rsidRDefault="00761AF5">
      <w:pPr>
        <w:pStyle w:val="BodyText"/>
      </w:pPr>
      <w:r>
        <w:t xml:space="preserve">We found evidence of saturation or </w:t>
      </w:r>
      <w:commentRangeStart w:id="45"/>
      <w:r>
        <w:t>decline</w:t>
      </w:r>
      <w:commentRangeEnd w:id="45"/>
      <w:r w:rsidR="003A661B">
        <w:rPr>
          <w:rStyle w:val="CommentReference"/>
        </w:rPr>
        <w:commentReference w:id="45"/>
      </w:r>
      <w:r>
        <w:t xml:space="preserv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5265470" w14:textId="77777777" w:rsidR="008D5F58" w:rsidRDefault="00761AF5">
      <w:pPr>
        <w:pStyle w:val="Heading2"/>
      </w:pPr>
      <w:bookmarkStart w:id="46" w:name="Changing"/>
      <w:bookmarkEnd w:id="44"/>
      <w:r>
        <w:t>Changing growth rates</w:t>
      </w:r>
    </w:p>
    <w:p w14:paraId="3A8233F0" w14:textId="77777777" w:rsidR="008D5F58" w:rsidRDefault="00761AF5">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300F6391" w14:textId="3A89B24E" w:rsidR="008D5F58" w:rsidRDefault="00761AF5">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w:t>
      </w:r>
      <w:ins w:id="47" w:author="Margolis, Ellis Q" w:date="2021-03-01T18:48:00Z">
        <w:r w:rsidR="00C335EF" w:rsidRPr="00982ADA">
          <w:rPr>
            <w:highlight w:val="yellow"/>
          </w:rPr>
          <w:t>150 years</w:t>
        </w:r>
      </w:ins>
      <w:del w:id="48" w:author="Margolis, Ellis Q" w:date="2021-03-01T18:48:00Z">
        <w:r w:rsidRPr="00982ADA" w:rsidDel="00C335EF">
          <w:rPr>
            <w:highlight w:val="yellow"/>
          </w:rPr>
          <w:delText>1.5 centuries</w:delText>
        </w:r>
      </w:del>
      <w:r>
        <w:t xml:space="preserve"> (ZOF, CB), mixed growth trends probably reflect some combination of successional changes and shifting competitive advantages, perhaps in part driven by changing environmental conditions (Vrška et al., 2009).</w:t>
      </w:r>
    </w:p>
    <w:p w14:paraId="596B824C" w14:textId="03037F67" w:rsidR="008D5F58" w:rsidRDefault="00761AF5">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sidRPr="00982ADA">
        <w:rPr>
          <w:i/>
          <w:highlight w:val="yellow"/>
        </w:rPr>
        <w:t xml:space="preserve">Pinus </w:t>
      </w:r>
      <w:del w:id="49" w:author="Margolis, Ellis Q" w:date="2021-03-01T18:50:00Z">
        <w:r w:rsidRPr="00982ADA" w:rsidDel="00C335EF">
          <w:rPr>
            <w:i/>
            <w:highlight w:val="yellow"/>
          </w:rPr>
          <w:delText>P</w:delText>
        </w:r>
      </w:del>
      <w:ins w:id="50" w:author="Margolis, Ellis Q" w:date="2021-03-01T18:50:00Z">
        <w:r w:rsidR="00C335EF" w:rsidRPr="00982ADA">
          <w:rPr>
            <w:i/>
            <w:highlight w:val="yellow"/>
          </w:rPr>
          <w:t>p</w:t>
        </w:r>
      </w:ins>
      <w:r w:rsidRPr="00982ADA">
        <w:rPr>
          <w:i/>
          <w:highlight w:val="yellow"/>
        </w:rPr>
        <w:t>onderosa</w:t>
      </w:r>
      <w:r>
        <w:t xml:space="preserve"> declined, we suspect that the dominant climate drivers identified here might not fully capture a strong regional </w:t>
      </w:r>
      <w:commentRangeStart w:id="51"/>
      <w:commentRangeStart w:id="52"/>
      <w:r>
        <w:t>drying</w:t>
      </w:r>
      <w:commentRangeEnd w:id="51"/>
      <w:r w:rsidR="00C335EF">
        <w:rPr>
          <w:rStyle w:val="CommentReference"/>
        </w:rPr>
        <w:commentReference w:id="51"/>
      </w:r>
      <w:commentRangeEnd w:id="52"/>
      <w:r w:rsidR="00982ADA">
        <w:rPr>
          <w:rStyle w:val="CommentReference"/>
        </w:rPr>
        <w:commentReference w:id="52"/>
      </w:r>
      <w:r>
        <w:t xml:space="preserve">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0C728889" w14:textId="77777777" w:rsidR="008D5F58" w:rsidRDefault="00761AF5">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20ECAAF7" w14:textId="77777777" w:rsidR="008D5F58" w:rsidRDefault="00761AF5">
      <w:pPr>
        <w:pStyle w:val="Heading2"/>
      </w:pPr>
      <w:bookmarkStart w:id="53" w:name="Conclusions"/>
      <w:bookmarkEnd w:id="46"/>
      <w:r>
        <w:lastRenderedPageBreak/>
        <w:t>Conclusions</w:t>
      </w:r>
    </w:p>
    <w:p w14:paraId="32678C3D" w14:textId="77777777" w:rsidR="008D5F58" w:rsidRDefault="00761AF5">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97BD714" w14:textId="77777777" w:rsidR="008D5F58" w:rsidRDefault="00761AF5">
      <w:pPr>
        <w:pStyle w:val="Heading1"/>
      </w:pPr>
      <w:bookmarkStart w:id="54" w:name="Acknowledgements"/>
      <w:bookmarkEnd w:id="39"/>
      <w:bookmarkEnd w:id="53"/>
      <w:r>
        <w:t>Acknowledgements</w:t>
      </w:r>
    </w:p>
    <w:p w14:paraId="2EF6E8B8" w14:textId="16595298" w:rsidR="008D5F58" w:rsidRDefault="00761AF5">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ins w:id="55" w:author="Margolis, Ellis Q" w:date="2021-03-01T19:06:00Z">
        <w:r w:rsidR="00821C8C">
          <w:t xml:space="preserve"> </w:t>
        </w:r>
      </w:ins>
      <w:ins w:id="56" w:author="Margolis, Ellis Q" w:date="2021-03-01T19:08:00Z">
        <w:r w:rsidR="00821C8C" w:rsidRPr="007839CB">
          <w:rPr>
            <w:highlight w:val="yellow"/>
          </w:rPr>
          <w:t>Any use of trade, firm, or product names is for descriptive purposes only and does not imply endorsement by the U.S. Government.</w:t>
        </w:r>
      </w:ins>
    </w:p>
    <w:p w14:paraId="514A9523" w14:textId="77777777" w:rsidR="008D5F58" w:rsidRDefault="00761AF5">
      <w:pPr>
        <w:pStyle w:val="Heading1"/>
      </w:pPr>
      <w:bookmarkStart w:id="57" w:name="Authors"/>
      <w:bookmarkEnd w:id="54"/>
      <w:r>
        <w:t>Authors’ contributions</w:t>
      </w:r>
    </w:p>
    <w:p w14:paraId="354845B1" w14:textId="77777777" w:rsidR="008D5F58" w:rsidRDefault="00761AF5">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0A6794F" w14:textId="77777777" w:rsidR="008D5F58" w:rsidRDefault="00761AF5">
      <w:pPr>
        <w:pStyle w:val="Heading1"/>
      </w:pPr>
      <w:bookmarkStart w:id="58" w:name="Data"/>
      <w:bookmarkEnd w:id="57"/>
      <w:r>
        <w:t>Data availability</w:t>
      </w:r>
    </w:p>
    <w:p w14:paraId="7D8895A6" w14:textId="77777777" w:rsidR="008D5F58" w:rsidRDefault="00761AF5">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7BE20C38" w14:textId="77777777" w:rsidR="008D5F58" w:rsidRDefault="00761AF5">
      <w:pPr>
        <w:pStyle w:val="Heading1"/>
      </w:pPr>
      <w:bookmarkStart w:id="59" w:name="Supplementary"/>
      <w:bookmarkEnd w:id="58"/>
      <w:r>
        <w:lastRenderedPageBreak/>
        <w:t>Supplementary files</w:t>
      </w:r>
    </w:p>
    <w:p w14:paraId="29FBB78E" w14:textId="77777777" w:rsidR="008D5F58" w:rsidRDefault="00761AF5">
      <w:pPr>
        <w:pStyle w:val="FirstParagraph"/>
      </w:pPr>
      <w:r>
        <w:t>Appendix S1. Site Details</w:t>
      </w:r>
    </w:p>
    <w:p w14:paraId="38BD9C20" w14:textId="77777777" w:rsidR="008D5F58" w:rsidRDefault="00761AF5">
      <w:pPr>
        <w:pStyle w:val="BodyText"/>
      </w:pPr>
      <w:r>
        <w:t xml:space="preserve">Appendix S2. Methods for reconstruction of </w:t>
      </w:r>
      <m:oMath>
        <m:r>
          <w:rPr>
            <w:rFonts w:ascii="Cambria Math" w:hAnsi="Cambria Math"/>
          </w:rPr>
          <m:t>DBH</m:t>
        </m:r>
      </m:oMath>
    </w:p>
    <w:p w14:paraId="5D1B53C9" w14:textId="77777777" w:rsidR="008D5F58" w:rsidRDefault="00761AF5">
      <w:pPr>
        <w:pStyle w:val="BodyText"/>
      </w:pPr>
      <w:r>
        <w:t>Appendix S3. Methods for climate data evaluation and correction</w:t>
      </w:r>
    </w:p>
    <w:p w14:paraId="7C6A2FE4" w14:textId="77777777" w:rsidR="008D5F58" w:rsidRDefault="00761AF5">
      <w:pPr>
        <w:pStyle w:val="BodyText"/>
      </w:pPr>
      <w:r>
        <w:t>Appendix S4. Methods for comparing our approach with traditional methods</w:t>
      </w:r>
    </w:p>
    <w:p w14:paraId="10BC30EC" w14:textId="77777777" w:rsidR="008D5F58" w:rsidRDefault="00761AF5">
      <w:pPr>
        <w:pStyle w:val="BodyText"/>
      </w:pPr>
      <w:r>
        <w:t>Appendix S5. Dealing with rapidly changing climate and tree growth</w:t>
      </w:r>
    </w:p>
    <w:p w14:paraId="1EAD8136" w14:textId="77777777" w:rsidR="008D5F58" w:rsidRDefault="00761AF5">
      <w:pPr>
        <w:pStyle w:val="BodyText"/>
      </w:pPr>
      <w:r>
        <w:t>Table S1. Site Details.</w:t>
      </w:r>
    </w:p>
    <w:p w14:paraId="0142C64B" w14:textId="77777777" w:rsidR="008D5F58" w:rsidRDefault="00761AF5">
      <w:pPr>
        <w:pStyle w:val="BodyText"/>
      </w:pPr>
      <w:r>
        <w:t>Table S2. Species analyzed, their characteristics, and bark allometries applied.</w:t>
      </w:r>
    </w:p>
    <w:p w14:paraId="79BDDE45" w14:textId="77777777" w:rsidR="008D5F58" w:rsidRDefault="00761AF5">
      <w:pPr>
        <w:pStyle w:val="BodyText"/>
      </w:pPr>
      <w:r>
        <w:t>Table S3. Sampling details for species by site.</w:t>
      </w:r>
    </w:p>
    <w:p w14:paraId="0404F1A9" w14:textId="77777777" w:rsidR="008D5F58" w:rsidRDefault="00761AF5">
      <w:pPr>
        <w:pStyle w:val="BodyText"/>
      </w:pPr>
      <w:r>
        <w:t>Table S4. Allometric equations for bark thickness.</w:t>
      </w:r>
    </w:p>
    <w:p w14:paraId="4CB79152" w14:textId="77777777" w:rsidR="008D5F58" w:rsidRDefault="00761AF5">
      <w:pPr>
        <w:pStyle w:val="BodyText"/>
      </w:pPr>
      <w:r>
        <w:t>Table S5. Qualtiative comparison of results from this study with previous studies employing conventional methods.</w:t>
      </w:r>
    </w:p>
    <w:p w14:paraId="394EE815" w14:textId="77777777" w:rsidR="008D5F58" w:rsidRDefault="00761AF5">
      <w:pPr>
        <w:pStyle w:val="BodyText"/>
      </w:pPr>
      <w:r>
        <w:t>Figures S1-S10. Density plots of core record start years by species for all sites.</w:t>
      </w:r>
    </w:p>
    <w:p w14:paraId="232A39AF" w14:textId="77777777" w:rsidR="008D5F58" w:rsidRDefault="00761AF5">
      <w:pPr>
        <w:pStyle w:val="BodyText"/>
      </w:pPr>
      <w:r>
        <w:t>Figures S11-S14. Comparison of our approach with traditional methods of identifying climate signals for four species.</w:t>
      </w:r>
    </w:p>
    <w:p w14:paraId="25F3B010" w14:textId="77777777" w:rsidR="008D5F58" w:rsidRDefault="00761AF5">
      <w:pPr>
        <w:pStyle w:val="BodyText"/>
      </w:pPr>
      <w:r>
        <w:t>Figures S15-S34. Climwin output for water and temperature variable groups at all sites.</w:t>
      </w:r>
    </w:p>
    <w:p w14:paraId="10B62637" w14:textId="77777777" w:rsidR="008D5F58" w:rsidRDefault="00761AF5">
      <w:pPr>
        <w:pStyle w:val="BodyText"/>
      </w:pPr>
      <w:r>
        <w:t>Figures S35-S54. Best GLS models models excluding and including year for all sites.</w:t>
      </w:r>
    </w:p>
    <w:p w14:paraId="36E4BBA3" w14:textId="77777777" w:rsidR="008D5F58" w:rsidRDefault="00761AF5">
      <w:pPr>
        <w:pStyle w:val="BodyText"/>
      </w:pPr>
      <w:r>
        <w:t>Figure S55. Climate responses at SC before and after 1970.</w:t>
      </w:r>
    </w:p>
    <w:p w14:paraId="7FFF23C5" w14:textId="77777777" w:rsidR="008D5F58" w:rsidRDefault="00761AF5">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A0C284F" w14:textId="77777777" w:rsidR="008D5F58" w:rsidRDefault="00761AF5">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F7366B2" w14:textId="77777777" w:rsidR="008D5F58" w:rsidRDefault="00761AF5">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9378837" w14:textId="77777777" w:rsidR="008D5F58" w:rsidRDefault="00761AF5">
      <w:pPr>
        <w:pStyle w:val="Heading1"/>
      </w:pPr>
      <w:bookmarkStart w:id="60" w:name="References"/>
      <w:bookmarkEnd w:id="59"/>
      <w:r>
        <w:t>References</w:t>
      </w:r>
    </w:p>
    <w:p w14:paraId="72717FBE" w14:textId="77777777" w:rsidR="008D5F58" w:rsidRDefault="00761AF5">
      <w:pPr>
        <w:pStyle w:val="Bibliography"/>
      </w:pPr>
      <w:bookmarkStart w:id="61" w:name="ref-alexander_potential_2019"/>
      <w:bookmarkStart w:id="62"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073E8D18" w14:textId="77777777" w:rsidR="008D5F58" w:rsidRDefault="00761AF5">
      <w:pPr>
        <w:pStyle w:val="Bibliography"/>
      </w:pPr>
      <w:bookmarkStart w:id="63" w:name="ref-alexander_relative_2018"/>
      <w:bookmarkEnd w:id="61"/>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05B788F2" w14:textId="77777777" w:rsidR="008D5F58" w:rsidRDefault="00761AF5">
      <w:pPr>
        <w:pStyle w:val="Bibliography"/>
      </w:pPr>
      <w:bookmarkStart w:id="64" w:name="ref-alfaro-sanchez_growth_2017"/>
      <w:bookmarkEnd w:id="63"/>
      <w:r>
        <w:lastRenderedPageBreak/>
        <w:t xml:space="preserve">Alfaro-Sánchez, R., Muller-Landau, H. C., Wright, S. J., &amp; Camarero, J. J. (2017). Growth and reproduction respond differently to climate in three Neotropical tree species. </w:t>
      </w:r>
      <w:r>
        <w:rPr>
          <w:i/>
        </w:rPr>
        <w:t>Oecologia</w:t>
      </w:r>
      <w:r>
        <w:t xml:space="preserve">. </w:t>
      </w:r>
      <w:hyperlink r:id="rId22">
        <w:r>
          <w:rPr>
            <w:rStyle w:val="Hyperlink"/>
          </w:rPr>
          <w:t>https://doi.org/10.1007/s00442-017-3879-3</w:t>
        </w:r>
      </w:hyperlink>
    </w:p>
    <w:p w14:paraId="6D0D5A5E" w14:textId="77777777" w:rsidR="008D5F58" w:rsidRDefault="00761AF5">
      <w:pPr>
        <w:pStyle w:val="Bibliography"/>
      </w:pPr>
      <w:bookmarkStart w:id="65" w:name="ref-amoroso_dendroecology_2017"/>
      <w:bookmarkEnd w:id="64"/>
      <w:r>
        <w:t xml:space="preserve">Amoroso, M. M., Daniels, L., Baker, P. J., &amp; Camarero,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3450B9AA" w14:textId="77777777" w:rsidR="008D5F58" w:rsidRDefault="00761AF5">
      <w:pPr>
        <w:pStyle w:val="Bibliography"/>
      </w:pPr>
      <w:bookmarkStart w:id="66" w:name="X7472afe191c4e6f910d2bf0bfbf82e114a2f267"/>
      <w:bookmarkEnd w:id="65"/>
      <w:r>
        <w:t xml:space="preserve">Anderson-Teixeira, K., Gonzalez, B., ForestGEO, McGregor, I., Gonzalez-Akre, E., RHelcoski, Herrmann, V., Kim, A. Y., Terrell, A., &amp; Camerondow35. (2020). </w:t>
      </w:r>
      <w:r>
        <w:rPr>
          <w:i/>
        </w:rPr>
        <w:t>Forestgeo/Climate: Initial release</w:t>
      </w:r>
      <w:r>
        <w:t xml:space="preserve">. Zenodo. </w:t>
      </w:r>
      <w:hyperlink r:id="rId24">
        <w:r>
          <w:rPr>
            <w:rStyle w:val="Hyperlink"/>
          </w:rPr>
          <w:t>https://doi.org/10.5281/ZENODO.3958215</w:t>
        </w:r>
      </w:hyperlink>
    </w:p>
    <w:p w14:paraId="17EF8FCB" w14:textId="77777777" w:rsidR="008D5F58" w:rsidRDefault="00761AF5">
      <w:pPr>
        <w:pStyle w:val="Bibliography"/>
      </w:pPr>
      <w:bookmarkStart w:id="67" w:name="X004b0b0adcb3b0fd197baeba21c22fc647d3498"/>
      <w:bookmarkEnd w:id="66"/>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5C6C1AD6" w14:textId="77777777" w:rsidR="008D5F58" w:rsidRDefault="00761AF5">
      <w:pPr>
        <w:pStyle w:val="Bibliography"/>
      </w:pPr>
      <w:bookmarkStart w:id="68" w:name="ref-anderson-teixeira_size-related_2015"/>
      <w:bookmarkEnd w:id="67"/>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A4E7782" w14:textId="77777777" w:rsidR="008D5F58" w:rsidRDefault="00761AF5">
      <w:pPr>
        <w:pStyle w:val="Bibliography"/>
      </w:pPr>
      <w:bookmarkStart w:id="69" w:name="ref-babst_when_2018"/>
      <w:bookmarkEnd w:id="68"/>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6F4B820D" w14:textId="77777777" w:rsidR="008D5F58" w:rsidRDefault="00761AF5">
      <w:pPr>
        <w:pStyle w:val="Bibliography"/>
      </w:pPr>
      <w:bookmarkStart w:id="70" w:name="ref-babst_twentieth_2019"/>
      <w:bookmarkEnd w:id="69"/>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EC92608" w14:textId="77777777" w:rsidR="008D5F58" w:rsidRDefault="00761AF5">
      <w:pPr>
        <w:pStyle w:val="Bibliography"/>
      </w:pPr>
      <w:bookmarkStart w:id="71" w:name="ref-banbury_morgan_global_nodate"/>
      <w:bookmarkEnd w:id="70"/>
      <w:r>
        <w:t xml:space="preserve">Banbury Morgan, B., Herrmann, V., Kunert, N., Bond-Lamberty, B., Muller-Landau, H. C., &amp; Anderson-Teixeira, K. J. (in press). Global patterns of forest autotrophic carbon fluxes. </w:t>
      </w:r>
      <w:r>
        <w:rPr>
          <w:i/>
        </w:rPr>
        <w:t>Global Change Biology</w:t>
      </w:r>
      <w:r>
        <w:t>.</w:t>
      </w:r>
    </w:p>
    <w:p w14:paraId="45C4DDBE" w14:textId="77777777" w:rsidR="008D5F58" w:rsidRDefault="00761AF5">
      <w:pPr>
        <w:pStyle w:val="Bibliography"/>
      </w:pPr>
      <w:bookmarkStart w:id="72" w:name="ref-beedlow_importance_2013"/>
      <w:bookmarkEnd w:id="71"/>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2C7B9DE3" w14:textId="77777777" w:rsidR="008D5F58" w:rsidRDefault="00761AF5">
      <w:pPr>
        <w:pStyle w:val="Bibliography"/>
      </w:pPr>
      <w:bookmarkStart w:id="73" w:name="ref-bennett_larger_2015"/>
      <w:bookmarkEnd w:id="72"/>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D64DB78" w14:textId="77777777" w:rsidR="008D5F58" w:rsidRDefault="00761AF5">
      <w:pPr>
        <w:pStyle w:val="Bibliography"/>
      </w:pPr>
      <w:bookmarkStart w:id="74" w:name="ref-biondi_theory-driven_2008"/>
      <w:bookmarkEnd w:id="73"/>
      <w:r>
        <w:lastRenderedPageBreak/>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41444171" w14:textId="77777777" w:rsidR="008D5F58" w:rsidRDefault="00761AF5">
      <w:pPr>
        <w:pStyle w:val="Bibliography"/>
      </w:pPr>
      <w:bookmarkStart w:id="75" w:name="ref-birch_birch_2020"/>
      <w:bookmarkEnd w:id="74"/>
      <w:r>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728F6463" w14:textId="77777777" w:rsidR="008D5F58" w:rsidRDefault="00761AF5">
      <w:pPr>
        <w:pStyle w:val="Bibliography"/>
      </w:pPr>
      <w:bookmarkStart w:id="76" w:name="ref-birch_birch_2020-2"/>
      <w:bookmarkEnd w:id="75"/>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020B3017" w14:textId="77777777" w:rsidR="008D5F58" w:rsidRDefault="00761AF5">
      <w:pPr>
        <w:pStyle w:val="Bibliography"/>
      </w:pPr>
      <w:bookmarkStart w:id="77" w:name="ref-birch_birch_2020-3"/>
      <w:bookmarkEnd w:id="76"/>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02409B3B" w14:textId="77777777" w:rsidR="008D5F58" w:rsidRDefault="00761AF5">
      <w:pPr>
        <w:pStyle w:val="Bibliography"/>
      </w:pPr>
      <w:bookmarkStart w:id="78" w:name="ref-birch_birch_2020-4"/>
      <w:bookmarkEnd w:id="77"/>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38FD4BF" w14:textId="77777777" w:rsidR="008D5F58" w:rsidRDefault="00761AF5">
      <w:pPr>
        <w:pStyle w:val="Bibliography"/>
      </w:pPr>
      <w:bookmarkStart w:id="79" w:name="ref-bowman_detecting_2013"/>
      <w:bookmarkEnd w:id="78"/>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3FE1513D" w14:textId="77777777" w:rsidR="008D5F58" w:rsidRDefault="00761AF5">
      <w:pPr>
        <w:pStyle w:val="Bibliography"/>
      </w:pPr>
      <w:bookmarkStart w:id="80" w:name="ref-braker_measuring_2002"/>
      <w:bookmarkEnd w:id="79"/>
      <w:r>
        <w:t xml:space="preserve">Bräker, O. U. (2002). Measuring and data processing in tree-ring research  a methodological introduction. </w:t>
      </w:r>
      <w:r>
        <w:rPr>
          <w:i/>
        </w:rPr>
        <w:t>Dendrochronologia</w:t>
      </w:r>
      <w:r>
        <w:t xml:space="preserve">, </w:t>
      </w:r>
      <w:r>
        <w:rPr>
          <w:i/>
        </w:rPr>
        <w:t>20</w:t>
      </w:r>
      <w:r>
        <w:t xml:space="preserve">(1), 203–216. </w:t>
      </w:r>
      <w:hyperlink r:id="rId37">
        <w:r>
          <w:rPr>
            <w:rStyle w:val="Hyperlink"/>
          </w:rPr>
          <w:t>https://doi.org/10.1078/1125-7865-00017</w:t>
        </w:r>
      </w:hyperlink>
    </w:p>
    <w:p w14:paraId="41F669AA" w14:textId="77777777" w:rsidR="008D5F58" w:rsidRDefault="00761AF5">
      <w:pPr>
        <w:pStyle w:val="Bibliography"/>
      </w:pPr>
      <w:bookmarkStart w:id="81" w:name="ref-brienen_detecting_2012"/>
      <w:bookmarkEnd w:id="80"/>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25407CF2" w14:textId="77777777" w:rsidR="008D5F58" w:rsidRDefault="00761AF5">
      <w:pPr>
        <w:pStyle w:val="Bibliography"/>
      </w:pPr>
      <w:bookmarkStart w:id="82" w:name="ref-brienen_tree_2017"/>
      <w:bookmarkEnd w:id="81"/>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36060FC1" w14:textId="77777777" w:rsidR="008D5F58" w:rsidRDefault="00761AF5">
      <w:pPr>
        <w:pStyle w:val="Bibliography"/>
      </w:pPr>
      <w:bookmarkStart w:id="83" w:name="ref-bumann_assessing_2019"/>
      <w:bookmarkEnd w:id="82"/>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972FAA" w14:textId="77777777" w:rsidR="008D5F58" w:rsidRDefault="00761AF5">
      <w:pPr>
        <w:pStyle w:val="Bibliography"/>
      </w:pPr>
      <w:bookmarkStart w:id="84" w:name="ref-buntgen_2500_2011"/>
      <w:bookmarkEnd w:id="83"/>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400C4A59" w14:textId="77777777" w:rsidR="008D5F58" w:rsidRDefault="00761AF5">
      <w:pPr>
        <w:pStyle w:val="Bibliography"/>
      </w:pPr>
      <w:bookmarkStart w:id="85" w:name="ref-cailleret_synthesis_2017"/>
      <w:bookmarkEnd w:id="84"/>
      <w:r>
        <w:lastRenderedPageBreak/>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28D1E03" w14:textId="77777777" w:rsidR="008D5F58" w:rsidRDefault="00761AF5">
      <w:pPr>
        <w:pStyle w:val="Bibliography"/>
      </w:pPr>
      <w:bookmarkStart w:id="86" w:name="ref-cavin_highest_2017"/>
      <w:bookmarkEnd w:id="85"/>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6AC51F38" w14:textId="77777777" w:rsidR="008D5F58" w:rsidRDefault="00761AF5">
      <w:pPr>
        <w:pStyle w:val="Bibliography"/>
      </w:pPr>
      <w:bookmarkStart w:id="87" w:name="ref-charney_observed_2016"/>
      <w:bookmarkEnd w:id="86"/>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274BA826" w14:textId="77777777" w:rsidR="008D5F58" w:rsidRDefault="00761AF5">
      <w:pPr>
        <w:pStyle w:val="Bibliography"/>
      </w:pPr>
      <w:bookmarkStart w:id="88" w:name="ref-cherubini_potential_1998"/>
      <w:bookmarkEnd w:id="87"/>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1C7E7693" w14:textId="77777777" w:rsidR="008D5F58" w:rsidRDefault="00761AF5">
      <w:pPr>
        <w:pStyle w:val="Bibliography"/>
      </w:pPr>
      <w:bookmarkStart w:id="89" w:name="ref-cook_climate_1989"/>
      <w:bookmarkEnd w:id="88"/>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3A97A4CB" w14:textId="77777777" w:rsidR="008D5F58" w:rsidRDefault="00761AF5">
      <w:pPr>
        <w:pStyle w:val="Bibliography"/>
      </w:pPr>
      <w:bookmarkStart w:id="90" w:name="ref-cook_calculating_1997"/>
      <w:bookmarkEnd w:id="89"/>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6699CCD8" w14:textId="77777777" w:rsidR="008D5F58" w:rsidRDefault="00761AF5">
      <w:pPr>
        <w:pStyle w:val="Bibliography"/>
      </w:pPr>
      <w:bookmarkStart w:id="91" w:name="ref-davies_forestgeo_2021"/>
      <w:bookmarkEnd w:id="90"/>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35547727" w14:textId="77777777" w:rsidR="008D5F58" w:rsidRDefault="00761AF5">
      <w:pPr>
        <w:pStyle w:val="Bibliography"/>
      </w:pPr>
      <w:bookmarkStart w:id="92" w:name="ref-davis_forest_2009"/>
      <w:bookmarkEnd w:id="91"/>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046BD03D" w14:textId="77777777" w:rsidR="008D5F58" w:rsidRDefault="00761AF5">
      <w:pPr>
        <w:pStyle w:val="Bibliography"/>
      </w:pPr>
      <w:bookmarkStart w:id="93" w:name="ref-dearborn_permafrost_2020"/>
      <w:bookmarkEnd w:id="92"/>
      <w:r>
        <w:t xml:space="preserve">Dearborn, K. D., Wallace, C. A., Patankar, R., &amp; Baltzer,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3720690F" w14:textId="77777777" w:rsidR="008D5F58" w:rsidRDefault="00761AF5">
      <w:pPr>
        <w:pStyle w:val="Bibliography"/>
      </w:pPr>
      <w:bookmarkStart w:id="94" w:name="ref-desoto_low_2020"/>
      <w:bookmarkEnd w:id="93"/>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716B476D" w14:textId="77777777" w:rsidR="008D5F58" w:rsidRDefault="00761AF5">
      <w:pPr>
        <w:pStyle w:val="Bibliography"/>
      </w:pPr>
      <w:bookmarkStart w:id="95" w:name="ref-dye_comparing_2016"/>
      <w:bookmarkEnd w:id="94"/>
      <w:r>
        <w:lastRenderedPageBreak/>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3BA01EC7" w14:textId="77777777" w:rsidR="008D5F58" w:rsidRDefault="00761AF5">
      <w:pPr>
        <w:pStyle w:val="Bibliography"/>
      </w:pPr>
      <w:bookmarkStart w:id="96" w:name="ref-elling_dendroecological_2009"/>
      <w:bookmarkEnd w:id="95"/>
      <w:r>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08C98DA4" w14:textId="77777777" w:rsidR="008D5F58" w:rsidRDefault="00761AF5">
      <w:pPr>
        <w:pStyle w:val="Bibliography"/>
      </w:pPr>
      <w:bookmarkStart w:id="97" w:name="ref-enquist_global_2002"/>
      <w:bookmarkEnd w:id="96"/>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374B7BC9" w14:textId="77777777" w:rsidR="008D5F58" w:rsidRDefault="00761AF5">
      <w:pPr>
        <w:pStyle w:val="Bibliography"/>
      </w:pPr>
      <w:bookmarkStart w:id="98" w:name="ref-esper_divergence_2009"/>
      <w:bookmarkEnd w:id="97"/>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65D89221" w14:textId="77777777" w:rsidR="008D5F58" w:rsidRDefault="00761AF5">
      <w:pPr>
        <w:pStyle w:val="Bibliography"/>
      </w:pPr>
      <w:bookmarkStart w:id="99" w:name="ref-evans_fusing_2017"/>
      <w:bookmarkEnd w:id="98"/>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406ADA19" w14:textId="77777777" w:rsidR="008D5F58" w:rsidRDefault="00761AF5">
      <w:pPr>
        <w:pStyle w:val="Bibliography"/>
      </w:pPr>
      <w:bookmarkStart w:id="100" w:name="ref-finzi_carbon_2020"/>
      <w:bookmarkEnd w:id="99"/>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5E3DD050" w14:textId="77777777" w:rsidR="008D5F58" w:rsidRDefault="00761AF5">
      <w:pPr>
        <w:pStyle w:val="Bibliography"/>
      </w:pPr>
      <w:bookmarkStart w:id="101" w:name="ref-forrester_does_2021"/>
      <w:bookmarkEnd w:id="100"/>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46D8819" w14:textId="77777777" w:rsidR="008D5F58" w:rsidRDefault="00761AF5">
      <w:pPr>
        <w:pStyle w:val="Bibliography"/>
      </w:pPr>
      <w:bookmarkStart w:id="102" w:name="ref-foster_predicting_2016"/>
      <w:bookmarkEnd w:id="101"/>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790AE44C" w14:textId="77777777" w:rsidR="008D5F58" w:rsidRDefault="00761AF5">
      <w:pPr>
        <w:pStyle w:val="Bibliography"/>
      </w:pPr>
      <w:bookmarkStart w:id="103" w:name="ref-friedlingstein_climatecarbon_2006"/>
      <w:bookmarkEnd w:id="102"/>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31E520CF" w14:textId="77777777" w:rsidR="008D5F58" w:rsidRDefault="00761AF5">
      <w:pPr>
        <w:pStyle w:val="Bibliography"/>
      </w:pPr>
      <w:bookmarkStart w:id="104" w:name="ref-fritts_tree_1976"/>
      <w:bookmarkEnd w:id="103"/>
      <w:r>
        <w:t xml:space="preserve">Fritts, H. C. (1976). </w:t>
      </w:r>
      <w:r>
        <w:rPr>
          <w:i/>
        </w:rPr>
        <w:t>Tree rings and climate</w:t>
      </w:r>
      <w:r>
        <w:t>. Academic Press.</w:t>
      </w:r>
    </w:p>
    <w:p w14:paraId="3E287FF0" w14:textId="77777777" w:rsidR="008D5F58" w:rsidRDefault="00761AF5">
      <w:pPr>
        <w:pStyle w:val="Bibliography"/>
      </w:pPr>
      <w:bookmarkStart w:id="105" w:name="ref-fritts_dendroecology_1989"/>
      <w:bookmarkEnd w:id="104"/>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1">
        <w:r>
          <w:rPr>
            <w:rStyle w:val="Hyperlink"/>
          </w:rPr>
          <w:t>https://doi.org/10.1016/S0065-2504(08)60158-0</w:t>
        </w:r>
      </w:hyperlink>
    </w:p>
    <w:p w14:paraId="32C0F2C1" w14:textId="77777777" w:rsidR="008D5F58" w:rsidRDefault="00761AF5">
      <w:pPr>
        <w:pStyle w:val="Bibliography"/>
      </w:pPr>
      <w:bookmarkStart w:id="106" w:name="ref-gillerot_tree_2020"/>
      <w:bookmarkEnd w:id="105"/>
      <w:r>
        <w:lastRenderedPageBreak/>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2F2DA46A" w14:textId="77777777" w:rsidR="008D5F58" w:rsidRDefault="00761AF5">
      <w:pPr>
        <w:pStyle w:val="Bibliography"/>
      </w:pPr>
      <w:bookmarkStart w:id="107" w:name="ref-girardin_no_2016"/>
      <w:bookmarkEnd w:id="106"/>
      <w:r>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509493C" w14:textId="77777777" w:rsidR="008D5F58" w:rsidRDefault="00761AF5">
      <w:pPr>
        <w:pStyle w:val="Bibliography"/>
      </w:pPr>
      <w:bookmarkStart w:id="108" w:name="X81070c8dded57796bffe4e046459a048702f082"/>
      <w:bookmarkEnd w:id="107"/>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4">
        <w:r>
          <w:rPr>
            <w:rStyle w:val="Hyperlink"/>
          </w:rPr>
          <w:t>https://doi.org/10.5281/ZENODO.4070038</w:t>
        </w:r>
      </w:hyperlink>
    </w:p>
    <w:p w14:paraId="504B244A" w14:textId="77777777" w:rsidR="008D5F58" w:rsidRDefault="00761AF5">
      <w:pPr>
        <w:pStyle w:val="Bibliography"/>
      </w:pPr>
      <w:bookmarkStart w:id="109" w:name="ref-goulden_patterns_2011"/>
      <w:bookmarkEnd w:id="108"/>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6DBC0C23" w14:textId="77777777" w:rsidR="008D5F58" w:rsidRDefault="00761AF5">
      <w:pPr>
        <w:pStyle w:val="Bibliography"/>
      </w:pPr>
      <w:bookmarkStart w:id="110" w:name="ref-graumlich_long-term_1989"/>
      <w:bookmarkEnd w:id="109"/>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622A9213" w14:textId="77777777" w:rsidR="008D5F58" w:rsidRDefault="00761AF5">
      <w:pPr>
        <w:pStyle w:val="Bibliography"/>
      </w:pPr>
      <w:bookmarkStart w:id="111" w:name="ref-groenendijk_no_2015"/>
      <w:bookmarkEnd w:id="110"/>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1632CA62" w14:textId="77777777" w:rsidR="008D5F58" w:rsidRDefault="00761AF5">
      <w:pPr>
        <w:pStyle w:val="Bibliography"/>
      </w:pPr>
      <w:bookmarkStart w:id="112" w:name="ref-hacket-pain_consistent_2016"/>
      <w:bookmarkEnd w:id="111"/>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58ABF29" w14:textId="77777777" w:rsidR="008D5F58" w:rsidRDefault="00761AF5">
      <w:pPr>
        <w:pStyle w:val="Bibliography"/>
      </w:pPr>
      <w:bookmarkStart w:id="113" w:name="ref-hararuk_tree_2019"/>
      <w:bookmarkEnd w:id="112"/>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26D44C28" w14:textId="77777777" w:rsidR="008D5F58" w:rsidRDefault="00761AF5">
      <w:pPr>
        <w:pStyle w:val="Bibliography"/>
      </w:pPr>
      <w:bookmarkStart w:id="114" w:name="ref-harris_updated_2014"/>
      <w:bookmarkEnd w:id="113"/>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97A6037" w14:textId="77777777" w:rsidR="008D5F58" w:rsidRDefault="00761AF5">
      <w:pPr>
        <w:pStyle w:val="Bibliography"/>
      </w:pPr>
      <w:bookmarkStart w:id="115" w:name="ref-harris_version_2020"/>
      <w:bookmarkEnd w:id="114"/>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26C9F4F9" w14:textId="77777777" w:rsidR="008D5F58" w:rsidRDefault="00761AF5">
      <w:pPr>
        <w:pStyle w:val="Bibliography"/>
      </w:pPr>
      <w:bookmarkStart w:id="116" w:name="ref-helcoski_growing_2019"/>
      <w:bookmarkEnd w:id="115"/>
      <w:r>
        <w:t xml:space="preserve">Helcoski, R., Tepley, A. J., Pederson, N., McGarvey, J. C., Meakem, V., Herrmann, V., Thompson, J. R., &amp; Anderson-Teixeira, K. J. (2019). Growing season moisture drives interannual </w:t>
      </w:r>
      <w:r>
        <w:lastRenderedPageBreak/>
        <w:t xml:space="preserve">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2CC7C9E0" w14:textId="77777777" w:rsidR="008D5F58" w:rsidRDefault="00761AF5">
      <w:pPr>
        <w:pStyle w:val="Bibliography"/>
      </w:pPr>
      <w:bookmarkStart w:id="117" w:name="ref-hember_tree_2019"/>
      <w:bookmarkEnd w:id="116"/>
      <w:r>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2">
        <w:r>
          <w:rPr>
            <w:rStyle w:val="Hyperlink"/>
          </w:rPr>
          <w:t>https://doi.org/10.1029/2018JG004573</w:t>
        </w:r>
      </w:hyperlink>
    </w:p>
    <w:p w14:paraId="079872EA" w14:textId="77777777" w:rsidR="008D5F58" w:rsidRDefault="00761AF5">
      <w:pPr>
        <w:pStyle w:val="Bibliography"/>
      </w:pPr>
      <w:bookmarkStart w:id="118" w:name="ref-kaspar_species-specific_nodate"/>
      <w:bookmarkEnd w:id="117"/>
      <w:r>
        <w:t xml:space="preserve">Kašpar, K., Tumajer, J., Vašíčková, I., &amp; Šamonil, P. (in review). </w:t>
      </w:r>
      <w:r>
        <w:rPr>
          <w:i/>
        </w:rPr>
        <w:t>Species-specific climate-growth interactions determine the future tree species dynamics of the mixed Central European mountain forests</w:t>
      </w:r>
      <w:r>
        <w:t>.</w:t>
      </w:r>
    </w:p>
    <w:p w14:paraId="7E7D3AFE" w14:textId="77777777" w:rsidR="008D5F58" w:rsidRDefault="00761AF5">
      <w:pPr>
        <w:pStyle w:val="Bibliography"/>
      </w:pPr>
      <w:bookmarkStart w:id="119" w:name="ref-klesse_sampling_2018"/>
      <w:bookmarkEnd w:id="118"/>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254D2720" w14:textId="77777777" w:rsidR="008D5F58" w:rsidRDefault="00761AF5">
      <w:pPr>
        <w:pStyle w:val="Bibliography"/>
      </w:pPr>
      <w:bookmarkStart w:id="120" w:name="ref-klesse_amplifying_2020"/>
      <w:bookmarkEnd w:id="119"/>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1BE2AC0D" w14:textId="77777777" w:rsidR="008D5F58" w:rsidRDefault="00761AF5">
      <w:pPr>
        <w:pStyle w:val="Bibliography"/>
      </w:pPr>
      <w:bookmarkStart w:id="121" w:name="ref-kumarathunge_acclimation_2019"/>
      <w:bookmarkEnd w:id="120"/>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61EF35C1" w14:textId="77777777" w:rsidR="008D5F58" w:rsidRDefault="00761AF5">
      <w:pPr>
        <w:pStyle w:val="Bibliography"/>
      </w:pPr>
      <w:bookmarkStart w:id="122" w:name="ref-levesque_water_2017"/>
      <w:bookmarkEnd w:id="121"/>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30EE0E72" w14:textId="77777777" w:rsidR="008D5F58" w:rsidRDefault="00761AF5">
      <w:pPr>
        <w:pStyle w:val="Bibliography"/>
      </w:pPr>
      <w:bookmarkStart w:id="123" w:name="ref-ljungqvist_assessing_2020"/>
      <w:bookmarkEnd w:id="122"/>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7">
        <w:r>
          <w:rPr>
            <w:rStyle w:val="Hyperlink"/>
          </w:rPr>
          <w:t>https://doi.org/10.1016/j.dendro.2019.125652</w:t>
        </w:r>
      </w:hyperlink>
    </w:p>
    <w:p w14:paraId="37AD0361" w14:textId="77777777" w:rsidR="008D5F58" w:rsidRDefault="00761AF5">
      <w:pPr>
        <w:pStyle w:val="Bibliography"/>
      </w:pPr>
      <w:bookmarkStart w:id="124" w:name="ref-mathias_disentangling_2018"/>
      <w:bookmarkEnd w:id="123"/>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03678386" w14:textId="77777777" w:rsidR="008D5F58" w:rsidRDefault="00761AF5">
      <w:pPr>
        <w:pStyle w:val="Bibliography"/>
      </w:pPr>
      <w:bookmarkStart w:id="125" w:name="ref-maxwell_declining_2016"/>
      <w:bookmarkEnd w:id="12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352D52A5" w14:textId="77777777" w:rsidR="008D5F58" w:rsidRDefault="00761AF5">
      <w:pPr>
        <w:pStyle w:val="Bibliography"/>
      </w:pPr>
      <w:bookmarkStart w:id="126" w:name="ref-mcdowell_pervasive_2020"/>
      <w:bookmarkEnd w:id="125"/>
      <w:r>
        <w:t xml:space="preserve">McDowell, N. G., Allen, C. D., Anderson-Teixeira, K., Aukema, B. H., Bond-Lamberty, B., Chini, L., Clark, J. S., Dietze, M., Grossiord, C., Hanbury-Brown, A., Hurtt, G. C., Jackson, R. B., </w:t>
      </w:r>
      <w:r>
        <w:lastRenderedPageBreak/>
        <w:t xml:space="preserve">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6C848CD" w14:textId="77777777" w:rsidR="008D5F58" w:rsidRDefault="00761AF5">
      <w:pPr>
        <w:pStyle w:val="Bibliography"/>
      </w:pPr>
      <w:bookmarkStart w:id="127" w:name="ref-mcgregor_tree_2020"/>
      <w:bookmarkEnd w:id="126"/>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6C9DB789" w14:textId="77777777" w:rsidR="008D5F58" w:rsidRDefault="00761AF5">
      <w:pPr>
        <w:pStyle w:val="Bibliography"/>
      </w:pPr>
      <w:bookmarkStart w:id="128" w:name="ref-meakem_role_2018"/>
      <w:bookmarkEnd w:id="127"/>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79970584" w14:textId="77777777" w:rsidR="008D5F58" w:rsidRDefault="00761AF5">
      <w:pPr>
        <w:pStyle w:val="Bibliography"/>
      </w:pPr>
      <w:bookmarkStart w:id="129" w:name="ref-meko_seascorr_2011"/>
      <w:bookmarkEnd w:id="128"/>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31BB97CF" w14:textId="77777777" w:rsidR="008D5F58" w:rsidRDefault="00761AF5">
      <w:pPr>
        <w:pStyle w:val="Bibliography"/>
      </w:pPr>
      <w:bookmarkStart w:id="130" w:name="ref-muller-landau_testing_2006"/>
      <w:bookmarkEnd w:id="129"/>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04BBA79C" w14:textId="77777777" w:rsidR="008D5F58" w:rsidRDefault="00761AF5">
      <w:pPr>
        <w:pStyle w:val="Bibliography"/>
      </w:pPr>
      <w:bookmarkStart w:id="131" w:name="ref-naimi_where_2014"/>
      <w:bookmarkEnd w:id="130"/>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4">
        <w:r>
          <w:rPr>
            <w:rStyle w:val="Hyperlink"/>
          </w:rPr>
          <w:t>https://doi.org/10.1111/j.1600-0587.2013.00205.x</w:t>
        </w:r>
      </w:hyperlink>
    </w:p>
    <w:p w14:paraId="2E19C31F" w14:textId="77777777" w:rsidR="008D5F58" w:rsidRDefault="00761AF5">
      <w:pPr>
        <w:pStyle w:val="Bibliography"/>
      </w:pPr>
      <w:bookmarkStart w:id="132" w:name="ref-nehrbassahles_influence_2014"/>
      <w:bookmarkEnd w:id="131"/>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2D5F3FA0" w14:textId="77777777" w:rsidR="008D5F58" w:rsidRDefault="00761AF5">
      <w:pPr>
        <w:pStyle w:val="Bibliography"/>
      </w:pPr>
      <w:bookmarkStart w:id="133" w:name="ref-nock_longterm_2011"/>
      <w:bookmarkEnd w:id="132"/>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3A189BEA" w14:textId="77777777" w:rsidR="008D5F58" w:rsidRDefault="00761AF5">
      <w:pPr>
        <w:pStyle w:val="Bibliography"/>
      </w:pPr>
      <w:bookmarkStart w:id="134" w:name="ref-pederson_framework_2020"/>
      <w:bookmarkEnd w:id="133"/>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5D224216" w14:textId="77777777" w:rsidR="008D5F58" w:rsidRDefault="00761AF5">
      <w:pPr>
        <w:pStyle w:val="Bibliography"/>
      </w:pPr>
      <w:bookmarkStart w:id="135" w:name="ref-peltier_tree_2020"/>
      <w:bookmarkEnd w:id="134"/>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64E3D48" w14:textId="77777777" w:rsidR="008D5F58" w:rsidRDefault="00761AF5">
      <w:pPr>
        <w:pStyle w:val="Bibliography"/>
      </w:pPr>
      <w:bookmarkStart w:id="136" w:name="ref-peters_detecting_2015"/>
      <w:bookmarkEnd w:id="135"/>
      <w:r>
        <w:lastRenderedPageBreak/>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0291AD3B" w14:textId="77777777" w:rsidR="008D5F58" w:rsidRDefault="00761AF5">
      <w:pPr>
        <w:pStyle w:val="Bibliography"/>
      </w:pPr>
      <w:bookmarkStart w:id="137" w:name="ref-pregitzer_carbon_2004"/>
      <w:bookmarkEnd w:id="136"/>
      <w:r>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29AF5B25" w14:textId="77777777" w:rsidR="008D5F58" w:rsidRDefault="00761AF5">
      <w:pPr>
        <w:pStyle w:val="Bibliography"/>
      </w:pPr>
      <w:bookmarkStart w:id="138" w:name="ref-pretzsch_drought_2018"/>
      <w:bookmarkEnd w:id="137"/>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47486273" w14:textId="77777777" w:rsidR="008D5F58" w:rsidRDefault="00761AF5">
      <w:pPr>
        <w:pStyle w:val="Bibliography"/>
      </w:pPr>
      <w:bookmarkStart w:id="139" w:name="ref-rayback_dendroecological_2020"/>
      <w:bookmarkEnd w:id="138"/>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3EF5B59C" w14:textId="77777777" w:rsidR="008D5F58" w:rsidRDefault="00761AF5">
      <w:pPr>
        <w:pStyle w:val="Bibliography"/>
      </w:pPr>
      <w:bookmarkStart w:id="140" w:name="ref-rejoumechain_biomass_2017"/>
      <w:bookmarkEnd w:id="139"/>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734507B9" w14:textId="77777777" w:rsidR="008D5F58" w:rsidRDefault="00761AF5">
      <w:pPr>
        <w:pStyle w:val="Bibliography"/>
      </w:pPr>
      <w:bookmarkStart w:id="141" w:name="ref-rollinson_climate_2021"/>
      <w:bookmarkEnd w:id="140"/>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3A462D2F" w14:textId="77777777" w:rsidR="008D5F58" w:rsidRDefault="00761AF5">
      <w:pPr>
        <w:pStyle w:val="Bibliography"/>
      </w:pPr>
      <w:bookmarkStart w:id="142" w:name="ref-rossi_age-dependent_2007"/>
      <w:bookmarkEnd w:id="141"/>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314029FC" w14:textId="77777777" w:rsidR="008D5F58" w:rsidRDefault="00761AF5">
      <w:pPr>
        <w:pStyle w:val="Bibliography"/>
      </w:pPr>
      <w:bookmarkStart w:id="143" w:name="ref-sanchez-salguero_disentangling_2015"/>
      <w:bookmarkEnd w:id="142"/>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95">
        <w:r>
          <w:rPr>
            <w:rStyle w:val="Hyperlink"/>
          </w:rPr>
          <w:t>https://doi.org/10.1016/j.foreco.2015.08.034</w:t>
        </w:r>
      </w:hyperlink>
    </w:p>
    <w:p w14:paraId="05976E16" w14:textId="77777777" w:rsidR="008D5F58" w:rsidRDefault="00761AF5">
      <w:pPr>
        <w:pStyle w:val="Bibliography"/>
      </w:pPr>
      <w:bookmarkStart w:id="144" w:name="ref-schelhaas_species-specific_2018"/>
      <w:bookmarkEnd w:id="143"/>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1D66E4B0" w14:textId="77777777" w:rsidR="008D5F58" w:rsidRDefault="00761AF5">
      <w:pPr>
        <w:pStyle w:val="Bibliography"/>
      </w:pPr>
      <w:bookmarkStart w:id="145" w:name="ref-sheil_does_2017"/>
      <w:bookmarkEnd w:id="144"/>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F5FEB3D" w14:textId="77777777" w:rsidR="008D5F58" w:rsidRDefault="00761AF5">
      <w:pPr>
        <w:pStyle w:val="Bibliography"/>
      </w:pPr>
      <w:bookmarkStart w:id="146" w:name="ref-sniderhan_growth_2016"/>
      <w:bookmarkEnd w:id="145"/>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lastRenderedPageBreak/>
        <w:t>Journal of Geophysical Research: Biogeosciences</w:t>
      </w:r>
      <w:r>
        <w:t xml:space="preserve">, </w:t>
      </w:r>
      <w:r>
        <w:rPr>
          <w:i/>
        </w:rPr>
        <w:t>121</w:t>
      </w:r>
      <w:r>
        <w:t xml:space="preserve">(12), 2988–3000. </w:t>
      </w:r>
      <w:hyperlink r:id="rId98">
        <w:r>
          <w:rPr>
            <w:rStyle w:val="Hyperlink"/>
          </w:rPr>
          <w:t>https://doi.org/10.1002/2016JG003528</w:t>
        </w:r>
      </w:hyperlink>
    </w:p>
    <w:p w14:paraId="6DD03895" w14:textId="77777777" w:rsidR="008D5F58" w:rsidRDefault="00761AF5">
      <w:pPr>
        <w:pStyle w:val="Bibliography"/>
      </w:pPr>
      <w:bookmarkStart w:id="147" w:name="ref-speer_fundamentals_2010"/>
      <w:bookmarkEnd w:id="146"/>
      <w:r>
        <w:t xml:space="preserve">Speer, J. H. (2010). </w:t>
      </w:r>
      <w:r>
        <w:rPr>
          <w:i/>
        </w:rPr>
        <w:t>Fundamentals of tree-ring research</w:t>
      </w:r>
      <w:r>
        <w:t>. Univ. of Arizona Press.</w:t>
      </w:r>
    </w:p>
    <w:p w14:paraId="68179986" w14:textId="77777777" w:rsidR="008D5F58" w:rsidRDefault="00761AF5">
      <w:pPr>
        <w:pStyle w:val="Bibliography"/>
      </w:pPr>
      <w:bookmarkStart w:id="148" w:name="ref-stephenson_rate_2014"/>
      <w:bookmarkEnd w:id="147"/>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6C698B02" w14:textId="77777777" w:rsidR="008D5F58" w:rsidRDefault="00761AF5">
      <w:pPr>
        <w:pStyle w:val="Bibliography"/>
      </w:pPr>
      <w:bookmarkStart w:id="149" w:name="ref-stokes_introduction_1968"/>
      <w:bookmarkEnd w:id="148"/>
      <w:r>
        <w:t xml:space="preserve">Stokes, M. A. (1968). </w:t>
      </w:r>
      <w:r>
        <w:rPr>
          <w:i/>
        </w:rPr>
        <w:t>An Introduction to Tree-ring Dating</w:t>
      </w:r>
      <w:r>
        <w:t>. University of Arizona Press.</w:t>
      </w:r>
    </w:p>
    <w:p w14:paraId="2806CA0F" w14:textId="77777777" w:rsidR="008D5F58" w:rsidRDefault="00761AF5">
      <w:pPr>
        <w:pStyle w:val="Bibliography"/>
      </w:pPr>
      <w:bookmarkStart w:id="150" w:name="ref-sullivan_long-term_2020"/>
      <w:bookmarkEnd w:id="149"/>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7825E85" w14:textId="77777777" w:rsidR="008D5F58" w:rsidRDefault="00761AF5">
      <w:pPr>
        <w:pStyle w:val="Bibliography"/>
      </w:pPr>
      <w:bookmarkStart w:id="151" w:name="ref-sullivan_effect_2016"/>
      <w:bookmarkEnd w:id="150"/>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F70C937" w14:textId="77777777" w:rsidR="008D5F58" w:rsidRDefault="00761AF5">
      <w:pPr>
        <w:pStyle w:val="Bibliography"/>
      </w:pPr>
      <w:bookmarkStart w:id="152" w:name="ref-samonil_individual-based_2013"/>
      <w:bookmarkEnd w:id="151"/>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34E425F6" w14:textId="77777777" w:rsidR="008D5F58" w:rsidRDefault="00761AF5">
      <w:pPr>
        <w:pStyle w:val="Bibliography"/>
      </w:pPr>
      <w:bookmarkStart w:id="153" w:name="ref-samonil_long-term_2008"/>
      <w:bookmarkEnd w:id="152"/>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2F91262F" w14:textId="77777777" w:rsidR="008D5F58" w:rsidRDefault="00761AF5">
      <w:pPr>
        <w:pStyle w:val="Bibliography"/>
      </w:pPr>
      <w:bookmarkStart w:id="154" w:name="ref-teets_linking_2018"/>
      <w:bookmarkEnd w:id="153"/>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6E72AE6A" w14:textId="77777777" w:rsidR="008D5F58" w:rsidRDefault="00761AF5">
      <w:pPr>
        <w:pStyle w:val="Bibliography"/>
      </w:pPr>
      <w:bookmarkStart w:id="155" w:name="ref-teets_quantifying_2018"/>
      <w:bookmarkEnd w:id="154"/>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409A1471" w14:textId="77777777" w:rsidR="008D5F58" w:rsidRDefault="00761AF5">
      <w:pPr>
        <w:pStyle w:val="Bibliography"/>
      </w:pPr>
      <w:bookmarkStart w:id="156" w:name="ref-meinzer_age-related_2011"/>
      <w:bookmarkEnd w:id="155"/>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720EF74F" w14:textId="77777777" w:rsidR="008D5F58" w:rsidRDefault="00761AF5">
      <w:pPr>
        <w:pStyle w:val="Bibliography"/>
      </w:pPr>
      <w:bookmarkStart w:id="157" w:name="ref-tolwinski-ward_bayesian_2013"/>
      <w:bookmarkEnd w:id="156"/>
      <w:r>
        <w:lastRenderedPageBreak/>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43327DBF" w14:textId="77777777" w:rsidR="008D5F58" w:rsidRDefault="00761AF5">
      <w:pPr>
        <w:pStyle w:val="Bibliography"/>
      </w:pPr>
      <w:bookmarkStart w:id="158" w:name="ref-touchan_millennial_2011"/>
      <w:bookmarkEnd w:id="157"/>
      <w:r>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030EDF88" w14:textId="77777777" w:rsidR="008D5F58" w:rsidRDefault="00761AF5">
      <w:pPr>
        <w:pStyle w:val="Bibliography"/>
      </w:pPr>
      <w:bookmarkStart w:id="159" w:name="ref-trouillier_size_2019"/>
      <w:bookmarkEnd w:id="158"/>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6CA22165" w14:textId="77777777" w:rsidR="008D5F58" w:rsidRDefault="00761AF5">
      <w:pPr>
        <w:pStyle w:val="Bibliography"/>
      </w:pPr>
      <w:bookmarkStart w:id="160" w:name="ref-tumajer_increasing_2017"/>
      <w:bookmarkEnd w:id="159"/>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22E81A5A" w14:textId="77777777" w:rsidR="008D5F58" w:rsidRDefault="00761AF5">
      <w:pPr>
        <w:pStyle w:val="Bibliography"/>
      </w:pPr>
      <w:bookmarkStart w:id="161" w:name="ref-van_de_pol_identifying_2016"/>
      <w:bookmarkEnd w:id="160"/>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D47C670" w14:textId="77777777" w:rsidR="008D5F58" w:rsidRDefault="00761AF5">
      <w:pPr>
        <w:pStyle w:val="Bibliography"/>
      </w:pPr>
      <w:bookmarkStart w:id="162" w:name="ref-van_der_sleen_no_2015"/>
      <w:bookmarkEnd w:id="161"/>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05948511" w14:textId="77777777" w:rsidR="008D5F58" w:rsidRDefault="00761AF5">
      <w:pPr>
        <w:pStyle w:val="Bibliography"/>
      </w:pPr>
      <w:bookmarkStart w:id="163" w:name="ref-vlam_temperature_2014"/>
      <w:bookmarkEnd w:id="162"/>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3">
        <w:r>
          <w:rPr>
            <w:rStyle w:val="Hyperlink"/>
          </w:rPr>
          <w:t>https://doi.org/10.1007/s00442-013-2846-x</w:t>
        </w:r>
      </w:hyperlink>
    </w:p>
    <w:p w14:paraId="2DC19081" w14:textId="77777777" w:rsidR="008D5F58" w:rsidRDefault="00761AF5">
      <w:pPr>
        <w:pStyle w:val="Bibliography"/>
      </w:pPr>
      <w:bookmarkStart w:id="164" w:name="ref-voelker_historical_2006"/>
      <w:bookmarkEnd w:id="163"/>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75D16898" w14:textId="77777777" w:rsidR="008D5F58" w:rsidRDefault="00761AF5">
      <w:pPr>
        <w:pStyle w:val="Bibliography"/>
      </w:pPr>
      <w:bookmarkStart w:id="165" w:name="ref-vrska_european_2009"/>
      <w:bookmarkEnd w:id="164"/>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7DA69736" w14:textId="77777777" w:rsidR="008D5F58" w:rsidRDefault="00761AF5">
      <w:pPr>
        <w:pStyle w:val="Bibliography"/>
      </w:pPr>
      <w:bookmarkStart w:id="166" w:name="ref-walker_integrating_2020"/>
      <w:bookmarkEnd w:id="165"/>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7B03E687" w14:textId="77777777" w:rsidR="008D5F58" w:rsidRDefault="00761AF5">
      <w:pPr>
        <w:pStyle w:val="Bibliography"/>
      </w:pPr>
      <w:bookmarkStart w:id="167" w:name="ref-williams_temperature_2013"/>
      <w:bookmarkEnd w:id="166"/>
      <w:r>
        <w:lastRenderedPageBreak/>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5FAFC93E" w14:textId="77777777" w:rsidR="008D5F58" w:rsidRDefault="00761AF5">
      <w:pPr>
        <w:pStyle w:val="Bibliography"/>
      </w:pPr>
      <w:bookmarkStart w:id="168" w:name="ref-wilmking_global_2020"/>
      <w:bookmarkEnd w:id="167"/>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75C847A1" w14:textId="77777777" w:rsidR="008D5F58" w:rsidRDefault="00761AF5">
      <w:pPr>
        <w:pStyle w:val="Bibliography"/>
      </w:pPr>
      <w:bookmarkStart w:id="169" w:name="ref-wood_fast_2011"/>
      <w:bookmarkEnd w:id="168"/>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F70F236" w14:textId="77777777" w:rsidR="008D5F58" w:rsidRDefault="00761AF5">
      <w:pPr>
        <w:pStyle w:val="Bibliography"/>
      </w:pPr>
      <w:bookmarkStart w:id="170" w:name="ref-woodhouse_artificial_1999"/>
      <w:bookmarkEnd w:id="169"/>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4B08CBDF" w14:textId="77777777" w:rsidR="008D5F58" w:rsidRDefault="00761AF5">
      <w:pPr>
        <w:pStyle w:val="Bibliography"/>
      </w:pPr>
      <w:bookmarkStart w:id="171" w:name="ref-zang_dendroclimatic_2013"/>
      <w:bookmarkEnd w:id="170"/>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1">
        <w:r>
          <w:rPr>
            <w:rStyle w:val="Hyperlink"/>
          </w:rPr>
          <w:t>https://doi.org/10.1016/j.dendro.2012.08.001</w:t>
        </w:r>
      </w:hyperlink>
    </w:p>
    <w:p w14:paraId="2B820414" w14:textId="77777777" w:rsidR="008D5F58" w:rsidRDefault="00761AF5">
      <w:pPr>
        <w:pStyle w:val="Bibliography"/>
      </w:pPr>
      <w:bookmarkStart w:id="172" w:name="ref-zang_treeclim_2015"/>
      <w:bookmarkEnd w:id="171"/>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2">
        <w:r>
          <w:rPr>
            <w:rStyle w:val="Hyperlink"/>
          </w:rPr>
          <w:t>https://doi.org/10.1111/ecog.01335</w:t>
        </w:r>
      </w:hyperlink>
    </w:p>
    <w:p w14:paraId="35E3337B" w14:textId="77777777" w:rsidR="008D5F58" w:rsidRDefault="00761AF5">
      <w:pPr>
        <w:pStyle w:val="Bibliography"/>
      </w:pPr>
      <w:bookmarkStart w:id="173" w:name="ref-zuidema_recent_2020"/>
      <w:bookmarkEnd w:id="172"/>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60"/>
      <w:bookmarkEnd w:id="62"/>
      <w:bookmarkEnd w:id="173"/>
    </w:p>
    <w:sectPr w:rsidR="008D5F5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golis, Ellis Q" w:date="2021-03-01T12:37:00Z" w:initials="MEQ">
    <w:p w14:paraId="2EF2FC4D" w14:textId="64D38177" w:rsidR="002A6E2E" w:rsidRPr="00D24F29" w:rsidRDefault="002A6E2E">
      <w:pPr>
        <w:pStyle w:val="CommentText"/>
        <w:rPr>
          <w:highlight w:val="yellow"/>
        </w:rPr>
      </w:pPr>
      <w:r>
        <w:rPr>
          <w:rStyle w:val="CommentReference"/>
        </w:rPr>
        <w:annotationRef/>
      </w:r>
      <w:r w:rsidRPr="00D24F29">
        <w:rPr>
          <w:highlight w:val="yellow"/>
        </w:rPr>
        <w:t>Looks good.</w:t>
      </w:r>
    </w:p>
    <w:p w14:paraId="55C49949" w14:textId="77777777" w:rsidR="002A6E2E" w:rsidRPr="00D24F29" w:rsidRDefault="002A6E2E">
      <w:pPr>
        <w:pStyle w:val="CommentText"/>
        <w:rPr>
          <w:highlight w:val="yellow"/>
        </w:rPr>
      </w:pPr>
    </w:p>
    <w:p w14:paraId="75B35CFB" w14:textId="3AC5EA91" w:rsidR="002A6E2E" w:rsidRDefault="002A6E2E">
      <w:pPr>
        <w:pStyle w:val="CommentText"/>
      </w:pPr>
      <w:proofErr w:type="spellStart"/>
      <w:r w:rsidRPr="00D24F29">
        <w:rPr>
          <w:highlight w:val="yellow"/>
        </w:rPr>
        <w:t>Flurin</w:t>
      </w:r>
      <w:proofErr w:type="spellEnd"/>
      <w:r w:rsidRPr="00D24F29">
        <w:rPr>
          <w:highlight w:val="yellow"/>
        </w:rPr>
        <w:t xml:space="preserve"> </w:t>
      </w:r>
      <w:proofErr w:type="spellStart"/>
      <w:r w:rsidRPr="00D24F29">
        <w:rPr>
          <w:highlight w:val="yellow"/>
        </w:rPr>
        <w:t>Babst</w:t>
      </w:r>
      <w:proofErr w:type="spellEnd"/>
      <w:r w:rsidRPr="00D24F29">
        <w:rPr>
          <w:highlight w:val="yellow"/>
        </w:rPr>
        <w:t xml:space="preserve"> would be a good reviewer</w:t>
      </w:r>
    </w:p>
  </w:comment>
  <w:comment w:id="22" w:author="Margolis, Ellis Q" w:date="2021-03-01T12:34:00Z" w:initials="MEQ">
    <w:p w14:paraId="4586E2F9" w14:textId="121CE750" w:rsidR="002A6E2E" w:rsidRDefault="002A6E2E">
      <w:pPr>
        <w:pStyle w:val="CommentText"/>
      </w:pPr>
      <w:r>
        <w:rPr>
          <w:rStyle w:val="CommentReference"/>
        </w:rPr>
        <w:annotationRef/>
      </w:r>
      <w:r w:rsidRPr="002E6F9C">
        <w:rPr>
          <w:highlight w:val="yellow"/>
        </w:rPr>
        <w:t xml:space="preserve">Consider removing – this term in the traditional </w:t>
      </w:r>
      <w:proofErr w:type="spellStart"/>
      <w:r w:rsidRPr="002E6F9C">
        <w:rPr>
          <w:highlight w:val="yellow"/>
        </w:rPr>
        <w:t>dendro</w:t>
      </w:r>
      <w:proofErr w:type="spellEnd"/>
      <w:r w:rsidRPr="002E6F9C">
        <w:rPr>
          <w:highlight w:val="yellow"/>
        </w:rPr>
        <w:t xml:space="preserve"> sense refers to a pre-whitened chronology, which is not always used (e.g., “residual chronologies” and “standard chronologies” (autocorrelation not removed) are produced by ARSTAN and posted on the ITRDB.</w:t>
      </w:r>
    </w:p>
  </w:comment>
  <w:comment w:id="23" w:author="Margolis, Ellis Q" w:date="2021-03-01T13:21:00Z" w:initials="MEQ">
    <w:p w14:paraId="119FF526" w14:textId="7834F5D0" w:rsidR="002A6E2E" w:rsidRDefault="002A6E2E">
      <w:pPr>
        <w:pStyle w:val="CommentText"/>
      </w:pPr>
      <w:r>
        <w:rPr>
          <w:rStyle w:val="CommentReference"/>
        </w:rPr>
        <w:annotationRef/>
      </w:r>
      <w:r w:rsidRPr="002E6F9C">
        <w:rPr>
          <w:highlight w:val="lightGray"/>
        </w:rPr>
        <w:t>Add comma here, and throughout?</w:t>
      </w:r>
    </w:p>
  </w:comment>
  <w:comment w:id="24" w:author="Teixeira, Kristina A." w:date="2021-03-10T11:26:00Z" w:initials="TKA">
    <w:p w14:paraId="63925F7A" w14:textId="3B6768B7" w:rsidR="002A6E2E" w:rsidRDefault="002A6E2E">
      <w:pPr>
        <w:pStyle w:val="CommentText"/>
      </w:pPr>
      <w:r>
        <w:rPr>
          <w:rStyle w:val="CommentReference"/>
        </w:rPr>
        <w:annotationRef/>
      </w:r>
      <w:r w:rsidR="002E6F9C">
        <w:t xml:space="preserve">Don’t know how to do in </w:t>
      </w:r>
      <w:proofErr w:type="spellStart"/>
      <w:r w:rsidR="002E6F9C">
        <w:t>Rmd</w:t>
      </w:r>
      <w:proofErr w:type="spellEnd"/>
      <w:r w:rsidR="002E6F9C">
        <w:t>, will try to get them all at the proofs stage.</w:t>
      </w:r>
    </w:p>
  </w:comment>
  <w:comment w:id="26" w:author="Margolis, Ellis Q" w:date="2021-03-01T13:01:00Z" w:initials="MEQ">
    <w:p w14:paraId="6D87655D" w14:textId="4E6DF9D8" w:rsidR="002A6E2E" w:rsidRDefault="002A6E2E">
      <w:pPr>
        <w:pStyle w:val="CommentText"/>
      </w:pPr>
      <w:r>
        <w:rPr>
          <w:rStyle w:val="CommentReference"/>
        </w:rPr>
        <w:annotationRef/>
      </w:r>
      <w:r w:rsidRPr="00D24F29">
        <w:rPr>
          <w:highlight w:val="yellow"/>
        </w:rPr>
        <w:t>I don’t feel qualified to address the challenge of non-linearities. Hopefully Paolo or someone else chimes in</w:t>
      </w:r>
      <w:r>
        <w:t>.</w:t>
      </w:r>
    </w:p>
  </w:comment>
  <w:comment w:id="27" w:author="Margolis, Ellis Q" w:date="2021-03-01T13:03:00Z" w:initials="MEQ">
    <w:p w14:paraId="6C16B21A" w14:textId="12FD7085" w:rsidR="002A6E2E" w:rsidRDefault="002A6E2E">
      <w:pPr>
        <w:pStyle w:val="CommentText"/>
      </w:pPr>
      <w:r>
        <w:rPr>
          <w:rStyle w:val="CommentReference"/>
        </w:rPr>
        <w:annotationRef/>
      </w:r>
      <w:r w:rsidRPr="002E6F9C">
        <w:rPr>
          <w:highlight w:val="lightGray"/>
        </w:rPr>
        <w:t>Park Williams’ 2013 Nature Climate Change paper seems possibly relevant here, since VPD captures both temp and moisture</w:t>
      </w:r>
    </w:p>
  </w:comment>
  <w:comment w:id="28" w:author="Teixeira, Kristina A." w:date="2021-03-10T11:32:00Z" w:initials="TKA">
    <w:p w14:paraId="7B40D9C8" w14:textId="5A74CA00" w:rsidR="002E6F9C" w:rsidRDefault="002E6F9C">
      <w:pPr>
        <w:pStyle w:val="CommentText"/>
      </w:pPr>
      <w:r>
        <w:rPr>
          <w:rStyle w:val="CommentReference"/>
        </w:rPr>
        <w:annotationRef/>
      </w:r>
      <w:r>
        <w:t>VPD doesn’t allow them to operate at different time scales.</w:t>
      </w:r>
    </w:p>
  </w:comment>
  <w:comment w:id="29" w:author="Margolis, Ellis Q" w:date="2021-03-01T13:12:00Z" w:initials="MEQ">
    <w:p w14:paraId="211A9FB4" w14:textId="4ABBCBC6" w:rsidR="002A6E2E" w:rsidRDefault="002A6E2E">
      <w:pPr>
        <w:pStyle w:val="CommentText"/>
      </w:pPr>
      <w:r>
        <w:rPr>
          <w:rStyle w:val="CommentReference"/>
        </w:rPr>
        <w:annotationRef/>
      </w:r>
      <w:r w:rsidRPr="002E6F9C">
        <w:rPr>
          <w:highlight w:val="yellow"/>
        </w:rPr>
        <w:t>time?</w:t>
      </w:r>
    </w:p>
  </w:comment>
  <w:comment w:id="31" w:author="Margolis, Ellis Q" w:date="2021-03-01T13:18:00Z" w:initials="MEQ">
    <w:p w14:paraId="28D0DB6C" w14:textId="13548DB9" w:rsidR="002A6E2E" w:rsidRDefault="002A6E2E">
      <w:pPr>
        <w:pStyle w:val="CommentText"/>
      </w:pPr>
      <w:r>
        <w:rPr>
          <w:rStyle w:val="CommentReference"/>
        </w:rPr>
        <w:annotationRef/>
      </w:r>
      <w:r w:rsidRPr="009D5687">
        <w:rPr>
          <w:highlight w:val="yellow"/>
        </w:rPr>
        <w:t xml:space="preserve">Stokes &amp; </w:t>
      </w:r>
      <w:proofErr w:type="gramStart"/>
      <w:r w:rsidRPr="009D5687">
        <w:rPr>
          <w:highlight w:val="yellow"/>
        </w:rPr>
        <w:t>Smiley  -</w:t>
      </w:r>
      <w:proofErr w:type="gramEnd"/>
      <w:r w:rsidRPr="009D5687">
        <w:rPr>
          <w:highlight w:val="yellow"/>
        </w:rPr>
        <w:t xml:space="preserve"> T.L. Smiley missing from lit cited, too.</w:t>
      </w:r>
    </w:p>
  </w:comment>
  <w:comment w:id="41" w:author="Margolis, Ellis Q" w:date="2021-03-01T17:12:00Z" w:initials="MEQ">
    <w:p w14:paraId="49AEAC0B" w14:textId="4E760B04" w:rsidR="002A6E2E" w:rsidRDefault="002A6E2E">
      <w:pPr>
        <w:pStyle w:val="CommentText"/>
      </w:pPr>
      <w:r>
        <w:rPr>
          <w:rStyle w:val="CommentReference"/>
        </w:rPr>
        <w:annotationRef/>
      </w:r>
      <w:r w:rsidRPr="009028D8">
        <w:rPr>
          <w:highlight w:val="yellow"/>
        </w:rPr>
        <w:t>For me, this raises the question about differences between the 2 approaches, and which is better (for whatever question one might ask)? It might be worth stating why the tree-level analysis is better for analyses of forest productivity.</w:t>
      </w:r>
      <w:r>
        <w:t xml:space="preserve"> </w:t>
      </w:r>
    </w:p>
  </w:comment>
  <w:comment w:id="43" w:author="Margolis, Ellis Q" w:date="2021-03-01T17:18:00Z" w:initials="MEQ">
    <w:p w14:paraId="52CE2884" w14:textId="56B758AD" w:rsidR="002A6E2E" w:rsidRDefault="002A6E2E">
      <w:pPr>
        <w:pStyle w:val="CommentText"/>
      </w:pPr>
      <w:r>
        <w:rPr>
          <w:rStyle w:val="CommentReference"/>
        </w:rPr>
        <w:annotationRef/>
      </w:r>
      <w:r w:rsidRPr="009028D8">
        <w:rPr>
          <w:highlight w:val="yellow"/>
        </w:rPr>
        <w:t>If this paragraph is kept, it’s probably worth stating the benefit of pooling species at a site.</w:t>
      </w:r>
      <w:r>
        <w:t xml:space="preserve"> </w:t>
      </w:r>
    </w:p>
  </w:comment>
  <w:comment w:id="45" w:author="Margolis, Ellis Q" w:date="2021-03-01T18:39:00Z" w:initials="MEQ">
    <w:p w14:paraId="52D1D04B" w14:textId="734C67CF" w:rsidR="002A6E2E" w:rsidRDefault="002A6E2E">
      <w:pPr>
        <w:pStyle w:val="CommentText"/>
      </w:pPr>
      <w:r>
        <w:rPr>
          <w:rStyle w:val="CommentReference"/>
        </w:rPr>
        <w:annotationRef/>
      </w:r>
      <w:r w:rsidRPr="00982ADA">
        <w:rPr>
          <w:highlight w:val="yellow"/>
        </w:rPr>
        <w:t>Decline in what? Growth (rate?), I assume.</w:t>
      </w:r>
    </w:p>
  </w:comment>
  <w:comment w:id="51" w:author="Margolis, Ellis Q" w:date="2021-03-01T18:51:00Z" w:initials="MEQ">
    <w:p w14:paraId="3138241B" w14:textId="77777777" w:rsidR="002A6E2E" w:rsidRDefault="002A6E2E">
      <w:pPr>
        <w:pStyle w:val="CommentText"/>
      </w:pPr>
      <w:r>
        <w:rPr>
          <w:rStyle w:val="CommentReference"/>
        </w:rPr>
        <w:annotationRef/>
      </w:r>
      <w:r w:rsidRPr="00982ADA">
        <w:rPr>
          <w:highlight w:val="yellow"/>
        </w:rPr>
        <w:t>Add?  “warming and”</w:t>
      </w:r>
      <w:r>
        <w:t xml:space="preserve"> </w:t>
      </w:r>
    </w:p>
    <w:p w14:paraId="62AD8C7B" w14:textId="77777777" w:rsidR="002A6E2E" w:rsidRDefault="002A6E2E">
      <w:pPr>
        <w:pStyle w:val="CommentText"/>
      </w:pPr>
    </w:p>
    <w:p w14:paraId="383B56D4" w14:textId="47F54296" w:rsidR="002A6E2E" w:rsidRDefault="002A6E2E">
      <w:pPr>
        <w:pStyle w:val="CommentText"/>
      </w:pPr>
      <w:r w:rsidRPr="00982ADA">
        <w:rPr>
          <w:highlight w:val="yellow"/>
        </w:rPr>
        <w:t xml:space="preserve">But isn’t this captured with the negative relationship with temp and positive relationship with </w:t>
      </w:r>
      <w:proofErr w:type="spellStart"/>
      <w:r w:rsidRPr="00982ADA">
        <w:rPr>
          <w:highlight w:val="yellow"/>
        </w:rPr>
        <w:t>precip</w:t>
      </w:r>
      <w:proofErr w:type="spellEnd"/>
      <w:r w:rsidRPr="00982ADA">
        <w:rPr>
          <w:highlight w:val="yellow"/>
        </w:rPr>
        <w:t>?</w:t>
      </w:r>
    </w:p>
  </w:comment>
  <w:comment w:id="52" w:author="Teixeira, Kristina A." w:date="2021-03-10T06:24:00Z" w:initials="TKA">
    <w:p w14:paraId="1E299139" w14:textId="48DC0BC5" w:rsidR="002A6E2E" w:rsidRDefault="002A6E2E">
      <w:pPr>
        <w:pStyle w:val="CommentText"/>
      </w:pPr>
      <w:r>
        <w:rPr>
          <w:rStyle w:val="CommentReference"/>
        </w:rPr>
        <w:annotationRef/>
      </w:r>
      <w:r>
        <w:t>reworded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35CFB" w15:done="0"/>
  <w15:commentEx w15:paraId="4586E2F9" w15:done="0"/>
  <w15:commentEx w15:paraId="119FF526" w15:done="0"/>
  <w15:commentEx w15:paraId="63925F7A" w15:paraIdParent="119FF526" w15:done="0"/>
  <w15:commentEx w15:paraId="6D87655D" w15:done="0"/>
  <w15:commentEx w15:paraId="6C16B21A" w15:done="0"/>
  <w15:commentEx w15:paraId="7B40D9C8" w15:paraIdParent="6C16B21A" w15:done="0"/>
  <w15:commentEx w15:paraId="211A9FB4" w15:done="0"/>
  <w15:commentEx w15:paraId="28D0DB6C" w15:done="0"/>
  <w15:commentEx w15:paraId="49AEAC0B" w15:done="0"/>
  <w15:commentEx w15:paraId="52CE2884" w15:done="0"/>
  <w15:commentEx w15:paraId="52D1D04B" w15:done="0"/>
  <w15:commentEx w15:paraId="383B56D4" w15:done="0"/>
  <w15:commentEx w15:paraId="1E299139" w15:paraIdParent="383B5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E7A" w16cex:dateUtc="2021-03-01T19:37:00Z"/>
  <w16cex:commentExtensible w16cex:durableId="23E75DD7" w16cex:dateUtc="2021-03-01T19:34:00Z"/>
  <w16cex:commentExtensible w16cex:durableId="23E768C5" w16cex:dateUtc="2021-03-01T20:21:00Z"/>
  <w16cex:commentExtensible w16cex:durableId="23F32B74" w16cex:dateUtc="2021-03-10T16:26:00Z"/>
  <w16cex:commentExtensible w16cex:durableId="23E7641F" w16cex:dateUtc="2021-03-01T20:01:00Z"/>
  <w16cex:commentExtensible w16cex:durableId="23E7648A" w16cex:dateUtc="2021-03-01T20:03:00Z"/>
  <w16cex:commentExtensible w16cex:durableId="23F32CB4" w16cex:dateUtc="2021-03-10T16:32:00Z"/>
  <w16cex:commentExtensible w16cex:durableId="23E766CC" w16cex:dateUtc="2021-03-01T20:12:00Z"/>
  <w16cex:commentExtensible w16cex:durableId="23E7680F" w16cex:dateUtc="2021-03-01T20:18:00Z"/>
  <w16cex:commentExtensible w16cex:durableId="23E79EE9" w16cex:dateUtc="2021-03-02T00:12:00Z"/>
  <w16cex:commentExtensible w16cex:durableId="23E7A074" w16cex:dateUtc="2021-03-02T00:18:00Z"/>
  <w16cex:commentExtensible w16cex:durableId="23E7B362" w16cex:dateUtc="2021-03-02T01:39:00Z"/>
  <w16cex:commentExtensible w16cex:durableId="23E7B62A" w16cex:dateUtc="2021-03-02T01:51:00Z"/>
  <w16cex:commentExtensible w16cex:durableId="23F2E49C" w16cex:dateUtc="2021-03-10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35CFB" w16cid:durableId="23E75E7A"/>
  <w16cid:commentId w16cid:paraId="4586E2F9" w16cid:durableId="23E75DD7"/>
  <w16cid:commentId w16cid:paraId="119FF526" w16cid:durableId="23E768C5"/>
  <w16cid:commentId w16cid:paraId="63925F7A" w16cid:durableId="23F32B74"/>
  <w16cid:commentId w16cid:paraId="6D87655D" w16cid:durableId="23E7641F"/>
  <w16cid:commentId w16cid:paraId="6C16B21A" w16cid:durableId="23E7648A"/>
  <w16cid:commentId w16cid:paraId="7B40D9C8" w16cid:durableId="23F32CB4"/>
  <w16cid:commentId w16cid:paraId="211A9FB4" w16cid:durableId="23E766CC"/>
  <w16cid:commentId w16cid:paraId="28D0DB6C" w16cid:durableId="23E7680F"/>
  <w16cid:commentId w16cid:paraId="49AEAC0B" w16cid:durableId="23E79EE9"/>
  <w16cid:commentId w16cid:paraId="52CE2884" w16cid:durableId="23E7A074"/>
  <w16cid:commentId w16cid:paraId="52D1D04B" w16cid:durableId="23E7B362"/>
  <w16cid:commentId w16cid:paraId="383B56D4" w16cid:durableId="23E7B62A"/>
  <w16cid:commentId w16cid:paraId="1E299139" w16cid:durableId="23F2E4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202E5" w14:textId="77777777" w:rsidR="00787118" w:rsidRDefault="00787118">
      <w:pPr>
        <w:spacing w:after="0"/>
      </w:pPr>
      <w:r>
        <w:separator/>
      </w:r>
    </w:p>
  </w:endnote>
  <w:endnote w:type="continuationSeparator" w:id="0">
    <w:p w14:paraId="082C528D" w14:textId="77777777" w:rsidR="00787118" w:rsidRDefault="007871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58EE4" w14:textId="77777777" w:rsidR="00787118" w:rsidRDefault="00787118">
      <w:r>
        <w:separator/>
      </w:r>
    </w:p>
  </w:footnote>
  <w:footnote w:type="continuationSeparator" w:id="0">
    <w:p w14:paraId="0C06437F" w14:textId="77777777" w:rsidR="00787118" w:rsidRDefault="00787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olis, Ellis Q">
    <w15:presenceInfo w15:providerId="AD" w15:userId="S::emargolis@usgs.gov::3db18f27-0e75-4e57-8acb-ca9d5596e8a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5122"/>
    <w:rsid w:val="0011269F"/>
    <w:rsid w:val="00165B65"/>
    <w:rsid w:val="0019533A"/>
    <w:rsid w:val="001F3BB3"/>
    <w:rsid w:val="001F6D71"/>
    <w:rsid w:val="002A6E2E"/>
    <w:rsid w:val="002E6F9C"/>
    <w:rsid w:val="00394B40"/>
    <w:rsid w:val="00397617"/>
    <w:rsid w:val="003A661B"/>
    <w:rsid w:val="004E29B3"/>
    <w:rsid w:val="00590D07"/>
    <w:rsid w:val="00761AF5"/>
    <w:rsid w:val="007839CB"/>
    <w:rsid w:val="00784D58"/>
    <w:rsid w:val="00787118"/>
    <w:rsid w:val="00821C8C"/>
    <w:rsid w:val="008C7D36"/>
    <w:rsid w:val="008D5F58"/>
    <w:rsid w:val="008D6863"/>
    <w:rsid w:val="009028D8"/>
    <w:rsid w:val="00982ADA"/>
    <w:rsid w:val="009D5687"/>
    <w:rsid w:val="00B27281"/>
    <w:rsid w:val="00B53B7E"/>
    <w:rsid w:val="00B86B75"/>
    <w:rsid w:val="00BC48D5"/>
    <w:rsid w:val="00C045FC"/>
    <w:rsid w:val="00C3020A"/>
    <w:rsid w:val="00C335EF"/>
    <w:rsid w:val="00C36279"/>
    <w:rsid w:val="00D24F29"/>
    <w:rsid w:val="00D91D00"/>
    <w:rsid w:val="00E315A3"/>
    <w:rsid w:val="00E47674"/>
    <w:rsid w:val="00E80236"/>
    <w:rsid w:val="00F80DCF"/>
    <w:rsid w:val="00FA504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DB5C"/>
  <w15:docId w15:val="{92FAFBAC-F0AC-4581-9250-B331EB99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1F3BB3"/>
    <w:rPr>
      <w:sz w:val="16"/>
      <w:szCs w:val="16"/>
    </w:rPr>
  </w:style>
  <w:style w:type="paragraph" w:styleId="CommentText">
    <w:name w:val="annotation text"/>
    <w:basedOn w:val="Normal"/>
    <w:link w:val="CommentTextChar"/>
    <w:semiHidden/>
    <w:unhideWhenUsed/>
    <w:rsid w:val="001F3BB3"/>
    <w:rPr>
      <w:sz w:val="20"/>
      <w:szCs w:val="20"/>
    </w:rPr>
  </w:style>
  <w:style w:type="character" w:customStyle="1" w:styleId="CommentTextChar">
    <w:name w:val="Comment Text Char"/>
    <w:basedOn w:val="DefaultParagraphFont"/>
    <w:link w:val="CommentText"/>
    <w:semiHidden/>
    <w:rsid w:val="001F3BB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1F3BB3"/>
    <w:rPr>
      <w:b/>
      <w:bCs/>
    </w:rPr>
  </w:style>
  <w:style w:type="character" w:customStyle="1" w:styleId="CommentSubjectChar">
    <w:name w:val="Comment Subject Char"/>
    <w:basedOn w:val="CommentTextChar"/>
    <w:link w:val="CommentSubject"/>
    <w:semiHidden/>
    <w:rsid w:val="001F3BB3"/>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openxmlformats.org/officeDocument/2006/relationships/hyperlink" Target="mailto:teixeirak@si.edu" TargetMode="Externa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comments" Target="comments.xm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8/08/relationships/commentsExtensible" Target="commentsExtensible.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38</Pages>
  <Words>15034</Words>
  <Characters>85698</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Teixeira, Kristina A.</cp:lastModifiedBy>
  <cp:revision>14</cp:revision>
  <dcterms:created xsi:type="dcterms:W3CDTF">2021-03-01T19:33:00Z</dcterms:created>
  <dcterms:modified xsi:type="dcterms:W3CDTF">2021-03-10T16:48:00Z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