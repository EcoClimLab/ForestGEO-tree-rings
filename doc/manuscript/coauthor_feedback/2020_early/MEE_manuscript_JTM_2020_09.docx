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50F29" w14:textId="77777777" w:rsidR="003B6E5B" w:rsidRDefault="004D6A83">
      <w:pPr>
        <w:pStyle w:val="FirstParagraph"/>
      </w:pPr>
      <w:r>
        <w:rPr>
          <w:b/>
        </w:rPr>
        <w:t>Title:</w:t>
      </w:r>
      <w:r>
        <w:t xml:space="preserve"> Using tree-ring records to simultaneously characterize the influence of tree size and climate drivers on annual growth</w:t>
      </w:r>
    </w:p>
    <w:p w14:paraId="46536046" w14:textId="77777777" w:rsidR="003B6E5B" w:rsidRDefault="004D6A83">
      <w:pPr>
        <w:pStyle w:val="BodyText"/>
      </w:pPr>
      <w:r>
        <w:rPr>
          <w:b/>
        </w:rPr>
        <w:t>Authors (not yet complete, final order TBD):</w:t>
      </w:r>
    </w:p>
    <w:p w14:paraId="07A1491B" w14:textId="7E9A4EAB" w:rsidR="003B6E5B" w:rsidRDefault="004D6A83">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w:t>
      </w:r>
      <w:ins w:id="0" w:author="Justin Maxwell" w:date="2020-09-11T13:13:00Z">
        <w:r w:rsidR="008D4A03">
          <w:t xml:space="preserve"> T.</w:t>
        </w:r>
      </w:ins>
      <w:r>
        <w:t xml:space="preserve"> Maxwell</w:t>
      </w:r>
      <w:ins w:id="1" w:author="Justin Maxwell" w:date="2020-09-11T13:13:00Z">
        <w:r w:rsidR="008D4A03">
          <w:t>^</w:t>
        </w:r>
      </w:ins>
      <w:r>
        <w:t>,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517E44F5" w14:textId="77777777" w:rsidR="003B6E5B" w:rsidRDefault="004D6A83">
      <w:pPr>
        <w:pStyle w:val="BodyText"/>
      </w:pPr>
      <w:r>
        <w:rPr>
          <w:b/>
        </w:rPr>
        <w:t>Author Affiliations:</w:t>
      </w:r>
    </w:p>
    <w:p w14:paraId="74285506" w14:textId="77777777" w:rsidR="003B6E5B" w:rsidRDefault="004D6A83">
      <w:pPr>
        <w:numPr>
          <w:ilvl w:val="0"/>
          <w:numId w:val="2"/>
        </w:numPr>
      </w:pPr>
      <w:r>
        <w:t>Conservation Ecology Center; Smithsonian Conservation Biology Institute; Front Royal, VA 22630, USA</w:t>
      </w:r>
    </w:p>
    <w:p w14:paraId="4A52C835" w14:textId="77777777" w:rsidR="003B6E5B" w:rsidRDefault="004D6A83">
      <w:pPr>
        <w:numPr>
          <w:ilvl w:val="0"/>
          <w:numId w:val="2"/>
        </w:numPr>
      </w:pPr>
      <w:r>
        <w:t>Center for Tropical Forest Science-Forest Global Earth Observatory; Smithsonian Tropical Research Institute; Panama, Republic of Panama</w:t>
      </w:r>
    </w:p>
    <w:p w14:paraId="64D76B00" w14:textId="77777777" w:rsidR="003B6E5B" w:rsidRDefault="004D6A83">
      <w:pPr>
        <w:numPr>
          <w:ilvl w:val="0"/>
          <w:numId w:val="2"/>
        </w:numPr>
      </w:pPr>
      <w:r>
        <w:t>The Morton Arboretum, Lisle, Illinois, USA</w:t>
      </w:r>
    </w:p>
    <w:p w14:paraId="3730BF5C" w14:textId="77777777" w:rsidR="003B6E5B" w:rsidRDefault="004D6A83">
      <w:pPr>
        <w:numPr>
          <w:ilvl w:val="0"/>
          <w:numId w:val="2"/>
        </w:numPr>
      </w:pPr>
      <w:r>
        <w:t>Harvard Forest, Petersham, MA 01366, USA</w:t>
      </w:r>
    </w:p>
    <w:p w14:paraId="6429F686" w14:textId="00C8E432" w:rsidR="003B6E5B" w:rsidRDefault="004D6A83">
      <w:pPr>
        <w:pStyle w:val="FirstParagraph"/>
        <w:rPr>
          <w:ins w:id="2" w:author="Justin Maxwell" w:date="2020-09-11T13:13:00Z"/>
        </w:rPr>
      </w:pPr>
      <w:r>
        <w:t>X#. Canadian Forest Service, Northern Forestry Centre, Edmonton, Alberta, Canada</w:t>
      </w:r>
    </w:p>
    <w:p w14:paraId="35E6FF32" w14:textId="49115E03" w:rsidR="008D4A03" w:rsidRPr="008D4A03" w:rsidRDefault="008D4A03">
      <w:pPr>
        <w:pStyle w:val="BodyText"/>
        <w:pPrChange w:id="3" w:author="Justin Maxwell" w:date="2020-09-11T13:13:00Z">
          <w:pPr>
            <w:pStyle w:val="FirstParagraph"/>
          </w:pPr>
        </w:pPrChange>
      </w:pPr>
      <w:ins w:id="4" w:author="Justin Maxwell" w:date="2020-09-11T13:13:00Z">
        <w:r>
          <w:t>^</w:t>
        </w:r>
      </w:ins>
      <w:ins w:id="5" w:author="Justin Maxwell" w:date="2020-09-11T13:14:00Z">
        <w:r>
          <w:t xml:space="preserve">     </w:t>
        </w:r>
        <w:r w:rsidRPr="00580DB2">
          <w:rPr>
            <w:highlight w:val="yellow"/>
            <w:rPrChange w:id="6" w:author="Teixeira, Kristina A." w:date="2020-09-12T18:15:00Z">
              <w:rPr/>
            </w:rPrChange>
          </w:rPr>
          <w:t>Department of Geography, Indiana University, Bloomington, Indiana</w:t>
        </w:r>
      </w:ins>
    </w:p>
    <w:p w14:paraId="38E3652C" w14:textId="77777777" w:rsidR="003B6E5B" w:rsidRDefault="004D6A83">
      <w:pPr>
        <w:pStyle w:val="BodyText"/>
      </w:pPr>
      <w:r>
        <w:t xml:space="preserve">*corresponding author: </w:t>
      </w:r>
      <w:hyperlink r:id="rId7">
        <w:r>
          <w:rPr>
            <w:rStyle w:val="Hyperlink"/>
          </w:rPr>
          <w:t>teixeirak@si.edu</w:t>
        </w:r>
      </w:hyperlink>
      <w:r>
        <w:t>; +1 540 635 6546</w:t>
      </w:r>
    </w:p>
    <w:p w14:paraId="06AD1172" w14:textId="77777777" w:rsidR="003B6E5B" w:rsidRDefault="004D6A83">
      <w:pPr>
        <w:pStyle w:val="BodyText"/>
      </w:pPr>
      <w:r>
        <w:rPr>
          <w:b/>
        </w:rPr>
        <w:t>Running headline:</w:t>
      </w:r>
      <w:r>
        <w:t xml:space="preserve"> [45 chars]</w:t>
      </w:r>
    </w:p>
    <w:p w14:paraId="3882E854" w14:textId="77777777" w:rsidR="003B6E5B" w:rsidRDefault="004D6A83">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1117B4E9" w14:textId="77777777" w:rsidR="003B6E5B" w:rsidRDefault="004D6A83">
      <w:pPr>
        <w:pStyle w:val="BodyText"/>
      </w:pPr>
      <w:r>
        <w:rPr>
          <w:i/>
        </w:rPr>
        <w:t>Target journal is MEE. We are already over the word limit, so I’d appreciate advice on what should be cut/moved to appendix.</w:t>
      </w:r>
    </w:p>
    <w:p w14:paraId="558412AE" w14:textId="77777777" w:rsidR="003B6E5B" w:rsidRDefault="004D6A83">
      <w:r>
        <w:br w:type="page"/>
      </w:r>
    </w:p>
    <w:p w14:paraId="46CD745A" w14:textId="77777777" w:rsidR="003B6E5B" w:rsidRDefault="004D6A83">
      <w:pPr>
        <w:pStyle w:val="Heading3"/>
      </w:pPr>
      <w:bookmarkStart w:id="7" w:name="abstract"/>
      <w:r>
        <w:lastRenderedPageBreak/>
        <w:t>Abstract</w:t>
      </w:r>
      <w:bookmarkEnd w:id="7"/>
    </w:p>
    <w:p w14:paraId="52F5840D" w14:textId="77777777" w:rsidR="003B6E5B" w:rsidRDefault="004D6A83">
      <w:pPr>
        <w:pStyle w:val="FirstParagraph"/>
      </w:pPr>
      <w:r>
        <w:rPr>
          <w:i/>
        </w:rPr>
        <w:t>NOTE TO COAUTHORS: I’d appreciate feedback on what you consider to be the most important results and conclusions to highlight in the abstract.</w:t>
      </w:r>
    </w:p>
    <w:p w14:paraId="2FD7BB05" w14:textId="77777777" w:rsidR="003B6E5B" w:rsidRDefault="004D6A83">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022E6F8F" w14:textId="77777777" w:rsidR="003B6E5B" w:rsidRDefault="004D6A83">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4A7A7207" w14:textId="77777777" w:rsidR="003B6E5B" w:rsidRDefault="004D6A83">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56754F69" w14:textId="77777777" w:rsidR="003B6E5B" w:rsidRDefault="004D6A83">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D7449F5" w14:textId="77777777" w:rsidR="003B6E5B" w:rsidRDefault="004D6A83">
      <w:pPr>
        <w:pStyle w:val="FirstParagraph"/>
      </w:pPr>
      <w:r>
        <w:rPr>
          <w:b/>
        </w:rPr>
        <w:t>Keywords</w:t>
      </w:r>
      <w:r>
        <w:t>: climate sensitivity; diameter; environmental change; Forest Global Earth Observatory (ForestGEO); generalized least squares; nonlinear; tree-ring</w:t>
      </w:r>
    </w:p>
    <w:p w14:paraId="21461B8A" w14:textId="77777777" w:rsidR="003B6E5B" w:rsidRDefault="004D6A83">
      <w:r>
        <w:br w:type="page"/>
      </w:r>
    </w:p>
    <w:p w14:paraId="199B4764" w14:textId="77777777" w:rsidR="003B6E5B" w:rsidRDefault="004D6A83">
      <w:pPr>
        <w:pStyle w:val="Heading3"/>
      </w:pPr>
      <w:bookmarkStart w:id="8" w:name="introduction"/>
      <w:r>
        <w:lastRenderedPageBreak/>
        <w:t>Introduction</w:t>
      </w:r>
      <w:bookmarkEnd w:id="8"/>
    </w:p>
    <w:p w14:paraId="750E7B07" w14:textId="77777777" w:rsidR="003B6E5B" w:rsidRDefault="004D6A83">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ins w:id="9" w:author="Teixeira, Kristina A." w:date="2020-09-12T18:15:00Z">
                <w:rPr>
                  <w:rFonts w:ascii="Cambria Math" w:hAnsi="Cambria Math"/>
                </w:rPr>
              </w:ins>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4792A21F" w14:textId="77777777" w:rsidR="003B6E5B" w:rsidRDefault="004D6A83">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w:t>
      </w:r>
      <w:commentRangeStart w:id="10"/>
      <w:r>
        <w:t xml:space="preserve"> precipitation</w:t>
      </w:r>
      <w:commentRangeEnd w:id="10"/>
      <w:r w:rsidR="008D4A03">
        <w:rPr>
          <w:rStyle w:val="CommentReference"/>
        </w:rPr>
        <w:commentReference w:id="10"/>
      </w:r>
      <w:r>
        <w:t>–over the current year and, typically, previous year (</w:t>
      </w:r>
      <w:commentRangeStart w:id="11"/>
      <w:r>
        <w:t>e.g., DENDRO_REFS</w:t>
      </w:r>
      <w:commentRangeEnd w:id="11"/>
      <w:r w:rsidR="00016F19">
        <w:rPr>
          <w:rStyle w:val="CommentReference"/>
        </w:rPr>
        <w:commentReference w:id="11"/>
      </w:r>
      <w:r>
        <w:t xml:space="preserve">). While appropriate for identifying the strongest signals for purposes such as historical climate reconstructions (e.g., </w:t>
      </w:r>
      <w:commentRangeStart w:id="12"/>
      <w:r>
        <w:t xml:space="preserve">DENDRO_REFS) </w:t>
      </w:r>
      <w:commentRangeEnd w:id="12"/>
      <w:r w:rsidR="00320759">
        <w:rPr>
          <w:rStyle w:val="CommentReference"/>
        </w:rPr>
        <w:commentReference w:id="12"/>
      </w:r>
      <w:r>
        <w:t>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not consider additive or interactive effects of climate variables on annual growth (DENDRO_REFS; but see Foster, Finley, D’Amato, Bradford, &amp; Banerjee, 2016). Such effects are expected based on observations that temperature and moisture jointly shape photosynthesis (REFS), tree growth (Foster et al., 2016), and forest productivity (</w:t>
      </w:r>
      <w:proofErr w:type="spellStart"/>
      <w:proofErr w:type="gramStart"/>
      <w:r>
        <w:t>e.g.,</w:t>
      </w:r>
      <w:commentRangeStart w:id="13"/>
      <w:r>
        <w:t>TREE</w:t>
      </w:r>
      <w:proofErr w:type="gramEnd"/>
      <w:r>
        <w:t>_LEVEL_REFS</w:t>
      </w:r>
      <w:proofErr w:type="spellEnd"/>
      <w:r>
        <w:t xml:space="preserve">; </w:t>
      </w:r>
      <w:commentRangeEnd w:id="13"/>
      <w:r w:rsidR="00320759">
        <w:rPr>
          <w:rStyle w:val="CommentReference"/>
        </w:rPr>
        <w:commentReference w:id="13"/>
      </w:r>
      <w:r>
        <w:t>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5F624C5D" w14:textId="77777777" w:rsidR="003B6E5B" w:rsidRDefault="004D6A83">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ins w:id="14" w:author="Teixeira, Kristina A." w:date="2020-09-12T18:15:00Z">
                <w:rPr>
                  <w:rFonts w:ascii="Cambria Math" w:hAnsi="Cambria Math"/>
                </w:rPr>
              </w:ins>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5918621A" w14:textId="77777777" w:rsidR="003B6E5B" w:rsidRDefault="004D6A83">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w:t>
      </w:r>
      <w:commentRangeStart w:id="15"/>
      <w:r>
        <w:t>DENDRO_REFS</w:t>
      </w:r>
      <w:commentRangeEnd w:id="15"/>
      <w:r w:rsidR="00320759">
        <w:rPr>
          <w:rStyle w:val="CommentReference"/>
        </w:rPr>
        <w:commentReference w:id="15"/>
      </w:r>
      <w:r>
        <w:t>).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ins w:id="16" w:author="Teixeira, Kristina A." w:date="2020-09-12T18:15:00Z">
                <w:rPr>
                  <w:rFonts w:ascii="Cambria Math" w:hAnsi="Cambria Math"/>
                </w:rPr>
              </w:ins>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ins w:id="17" w:author="Teixeira, Kristina A." w:date="2020-09-12T18:15:00Z">
                <w:rPr>
                  <w:rFonts w:ascii="Cambria Math" w:hAnsi="Cambria Math"/>
                </w:rPr>
              </w:ins>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177862E1" w14:textId="77777777" w:rsidR="003B6E5B" w:rsidRDefault="004D6A83">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007606A4" w14:textId="77777777" w:rsidR="003B6E5B" w:rsidRDefault="004D6A83">
      <w:pPr>
        <w:pStyle w:val="Heading3"/>
      </w:pPr>
      <w:bookmarkStart w:id="18" w:name="materials-and-methods"/>
      <w:r>
        <w:t>Materials and Methods</w:t>
      </w:r>
      <w:bookmarkEnd w:id="18"/>
    </w:p>
    <w:p w14:paraId="4AE97E32" w14:textId="77777777" w:rsidR="003B6E5B" w:rsidRDefault="004D6A83">
      <w:pPr>
        <w:pStyle w:val="Heading4"/>
      </w:pPr>
      <w:bookmarkStart w:id="19" w:name="data-sources-and-preparation"/>
      <w:r>
        <w:t>Data sources and preparation</w:t>
      </w:r>
      <w:bookmarkEnd w:id="19"/>
    </w:p>
    <w:p w14:paraId="7A9B1BFA" w14:textId="77777777" w:rsidR="003B6E5B" w:rsidRDefault="004D6A83">
      <w:pPr>
        <w:pStyle w:val="FirstParagraph"/>
      </w:pPr>
      <w:r>
        <w:t>We analyzed previously collected tree-ring data from ten sites ranging from 9.15</w:t>
      </w:r>
      <m:oMath>
        <m:sSup>
          <m:sSupPr>
            <m:ctrlPr>
              <w:ins w:id="20" w:author="Teixeira, Kristina A." w:date="2020-09-12T18:15:00Z">
                <w:rPr>
                  <w:rFonts w:ascii="Cambria Math" w:hAnsi="Cambria Math"/>
                </w:rPr>
              </w:ins>
            </m:ctrlPr>
          </m:sSupPr>
          <m:e>
            <m:r>
              <w:rPr>
                <w:rFonts w:ascii="Cambria Math" w:hAnsi="Cambria Math"/>
              </w:rPr>
              <m:t>​</m:t>
            </m:r>
          </m:e>
          <m:sup>
            <m:r>
              <w:rPr>
                <w:rFonts w:ascii="Cambria Math" w:hAnsi="Cambria Math"/>
              </w:rPr>
              <m:t>∘</m:t>
            </m:r>
          </m:sup>
        </m:sSup>
      </m:oMath>
      <w:r>
        <w:t xml:space="preserve"> to 61.30</w:t>
      </w:r>
      <m:oMath>
        <m:sSup>
          <m:sSupPr>
            <m:ctrlPr>
              <w:ins w:id="21" w:author="Teixeira, Kristina A." w:date="2020-09-12T18:15:00Z">
                <w:rPr>
                  <w:rFonts w:ascii="Cambria Math" w:hAnsi="Cambria Math"/>
                </w:rPr>
              </w:ins>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2B8D4CFE" w14:textId="77777777" w:rsidR="003B6E5B" w:rsidRDefault="004D6A83">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2A0BF3FF" wp14:editId="279C47F8">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334000" cy="2670388"/>
                    </a:xfrm>
                    <a:prstGeom prst="rect">
                      <a:avLst/>
                    </a:prstGeom>
                    <a:noFill/>
                    <a:ln w="9525">
                      <a:noFill/>
                      <a:headEnd/>
                      <a:tailEnd/>
                    </a:ln>
                  </pic:spPr>
                </pic:pic>
              </a:graphicData>
            </a:graphic>
          </wp:inline>
        </w:drawing>
      </w:r>
    </w:p>
    <w:p w14:paraId="66CF79D2" w14:textId="77777777" w:rsidR="003B6E5B" w:rsidRDefault="004D6A83">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40816D6B" w14:textId="77777777" w:rsidR="003B6E5B" w:rsidRDefault="004D6A83">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w:t>
      </w:r>
      <w:r>
        <w:lastRenderedPageBreak/>
        <w:t xml:space="preserve">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404F6C93" w14:textId="77777777" w:rsidR="003B6E5B" w:rsidRDefault="004D6A83">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ins w:id="22" w:author="Teixeira, Kristina A." w:date="2020-09-12T18:15:00Z">
                <w:rPr>
                  <w:rFonts w:ascii="Cambria Math" w:hAnsi="Cambria Math"/>
                </w:rPr>
              </w:ins>
            </m:ctrlPr>
          </m:sSubPr>
          <m:e>
            <m:r>
              <w:rPr>
                <w:rFonts w:ascii="Cambria Math" w:hAnsi="Cambria Math"/>
              </w:rPr>
              <m:t>B</m:t>
            </m:r>
          </m:e>
          <m:sub>
            <m:r>
              <w:rPr>
                <w:rFonts w:ascii="Cambria Math" w:hAnsi="Cambria Math"/>
              </w:rPr>
              <m:t>y+1</m:t>
            </m:r>
          </m:sub>
        </m:sSub>
        <m:r>
          <w:rPr>
            <w:rFonts w:ascii="Cambria Math" w:hAnsi="Cambria Math"/>
          </w:rPr>
          <m:t>-AG</m:t>
        </m:r>
        <m:sSub>
          <m:sSubPr>
            <m:ctrlPr>
              <w:ins w:id="23" w:author="Teixeira, Kristina A." w:date="2020-09-12T18:15:00Z">
                <w:rPr>
                  <w:rFonts w:ascii="Cambria Math" w:hAnsi="Cambria Math"/>
                </w:rPr>
              </w:ins>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ins w:id="24" w:author="Teixeira, Kristina A." w:date="2020-09-12T18:15:00Z">
                <w:rPr>
                  <w:rFonts w:ascii="Cambria Math" w:hAnsi="Cambria Math"/>
                </w:rPr>
              </w:ins>
            </m:ctrlPr>
          </m:sSubPr>
          <m:e>
            <m:r>
              <w:rPr>
                <w:rFonts w:ascii="Cambria Math" w:hAnsi="Cambria Math"/>
              </w:rPr>
              <m:t>I</m:t>
            </m:r>
          </m:e>
          <m:sub>
            <m:r>
              <w:rPr>
                <w:rFonts w:ascii="Cambria Math" w:hAnsi="Cambria Math"/>
              </w:rPr>
              <m:t>y+1</m:t>
            </m:r>
          </m:sub>
        </m:sSub>
        <m:r>
          <w:rPr>
            <w:rFonts w:ascii="Cambria Math" w:hAnsi="Cambria Math"/>
          </w:rPr>
          <m:t>-BA</m:t>
        </m:r>
        <m:sSub>
          <m:sSubPr>
            <m:ctrlPr>
              <w:ins w:id="25" w:author="Teixeira, Kristina A." w:date="2020-09-12T18:15:00Z">
                <w:rPr>
                  <w:rFonts w:ascii="Cambria Math" w:hAnsi="Cambria Math"/>
                </w:rPr>
              </w:ins>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420520EA" w14:textId="77777777" w:rsidR="003B6E5B" w:rsidRDefault="004D6A83">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ins w:id="26" w:author="Teixeira, Kristina A." w:date="2020-09-12T18:15:00Z">
                <w:rPr>
                  <w:rFonts w:ascii="Cambria Math" w:hAnsi="Cambria Math"/>
                </w:rPr>
              </w:ins>
            </m:ctrlPr>
          </m:sSubPr>
          <m:e>
            <m:r>
              <w:rPr>
                <w:rFonts w:ascii="Cambria Math" w:hAnsi="Cambria Math"/>
              </w:rPr>
              <m:t>T</m:t>
            </m:r>
          </m:e>
          <m:sub>
            <m:r>
              <w:rPr>
                <w:rFonts w:ascii="Cambria Math" w:hAnsi="Cambria Math"/>
              </w:rPr>
              <m:t>min</m:t>
            </m:r>
          </m:sub>
        </m:sSub>
      </m:oMath>
      <w:r>
        <w:rPr>
          <w:i/>
        </w:rPr>
        <w:t xml:space="preserve"> / currently “TMN”, </w:t>
      </w:r>
      <m:oMath>
        <m:sSub>
          <m:sSubPr>
            <m:ctrlPr>
              <w:ins w:id="27" w:author="Teixeira, Kristina A." w:date="2020-09-12T18:15:00Z">
                <w:rPr>
                  <w:rFonts w:ascii="Cambria Math" w:hAnsi="Cambria Math"/>
                </w:rPr>
              </w:ins>
            </m:ctrlPr>
          </m:sSubPr>
          <m:e>
            <m:r>
              <w:rPr>
                <w:rFonts w:ascii="Cambria Math" w:hAnsi="Cambria Math"/>
              </w:rPr>
              <m:t>T</m:t>
            </m:r>
          </m:e>
          <m:sub>
            <m:r>
              <w:rPr>
                <w:rFonts w:ascii="Cambria Math" w:hAnsi="Cambria Math"/>
              </w:rPr>
              <m:t>max</m:t>
            </m:r>
          </m:sub>
        </m:sSub>
      </m:oMath>
      <w:r>
        <w:rPr>
          <w:i/>
        </w:rPr>
        <w:t xml:space="preserve"> / currently “TMX”, </w:t>
      </w:r>
      <m:oMath>
        <m:sSub>
          <m:sSubPr>
            <m:ctrlPr>
              <w:ins w:id="28" w:author="Teixeira, Kristina A." w:date="2020-09-12T18:15:00Z">
                <w:rPr>
                  <w:rFonts w:ascii="Cambria Math" w:hAnsi="Cambria Math"/>
                </w:rPr>
              </w:ins>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59CC7EDB" w14:textId="77777777" w:rsidR="003B6E5B" w:rsidRDefault="004D6A83">
      <w:pPr>
        <w:pStyle w:val="Heading4"/>
      </w:pPr>
      <w:bookmarkStart w:id="29" w:name="analysis-methods"/>
      <w:r>
        <w:t>Analysis methods</w:t>
      </w:r>
      <w:bookmarkEnd w:id="29"/>
    </w:p>
    <w:p w14:paraId="152B8D33" w14:textId="77777777" w:rsidR="003B6E5B" w:rsidRDefault="004D6A83">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42D497BF" w14:textId="77777777" w:rsidR="003B6E5B" w:rsidRDefault="004D6A83">
      <w:pPr>
        <w:pStyle w:val="CaptionedFigure"/>
      </w:pPr>
      <w:r>
        <w:rPr>
          <w:noProof/>
        </w:rPr>
        <w:lastRenderedPageBreak/>
        <w:drawing>
          <wp:inline distT="0" distB="0" distL="0" distR="0" wp14:anchorId="3181AFC4" wp14:editId="5740AE4B">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334000" cy="3381283"/>
                    </a:xfrm>
                    <a:prstGeom prst="rect">
                      <a:avLst/>
                    </a:prstGeom>
                    <a:noFill/>
                    <a:ln w="9525">
                      <a:noFill/>
                      <a:headEnd/>
                      <a:tailEnd/>
                    </a:ln>
                  </pic:spPr>
                </pic:pic>
              </a:graphicData>
            </a:graphic>
          </wp:inline>
        </w:drawing>
      </w:r>
    </w:p>
    <w:p w14:paraId="70CE5965" w14:textId="77777777" w:rsidR="003B6E5B" w:rsidRDefault="004D6A83">
      <w:pPr>
        <w:pStyle w:val="ImageCaption"/>
      </w:pPr>
      <w:r>
        <w:rPr>
          <w:b/>
        </w:rPr>
        <w:t>Figure 1 | DRAFT Schematic illustrating our analysis process.</w:t>
      </w:r>
      <w:r>
        <w:t xml:space="preserve"> This analysis is conducted separately for each site.</w:t>
      </w:r>
    </w:p>
    <w:p w14:paraId="37485DD2" w14:textId="77777777" w:rsidR="003B6E5B" w:rsidRDefault="004D6A83">
      <w:pPr>
        <w:pStyle w:val="BodyText"/>
      </w:pPr>
      <w:r>
        <w:rPr>
          <w:i/>
        </w:rPr>
        <w:t>Identifying key climate drivers</w:t>
      </w:r>
    </w:p>
    <w:p w14:paraId="6E440AF1" w14:textId="77777777" w:rsidR="003B6E5B" w:rsidRDefault="004D6A83">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w:t>
      </w:r>
      <w:commentRangeStart w:id="30"/>
      <w:r>
        <w:t>DENDRO_REFS</w:t>
      </w:r>
      <w:commentRangeEnd w:id="30"/>
      <w:r w:rsidR="00246250">
        <w:rPr>
          <w:rStyle w:val="CommentReference"/>
        </w:rPr>
        <w:commentReference w:id="30"/>
      </w:r>
      <w:r>
        <w:t>).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4">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4364AE98" w14:textId="77777777" w:rsidR="003B6E5B" w:rsidRDefault="004D6A83">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5">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w:t>
      </w:r>
      <w:commentRangeStart w:id="31"/>
      <w:r>
        <w:t xml:space="preserve">(1) the method described above, (2) detrending the climate variables prior to the climwin step, and (3) excluding </w:t>
      </w:r>
      <w:r>
        <w:rPr>
          <w:i/>
        </w:rPr>
        <w:t>decades with the most pronounced climate change</w:t>
      </w:r>
      <w:r>
        <w:t xml:space="preserve"> from the climwin step of the analysis (Appendix S3). After determining that</w:t>
      </w:r>
      <w:proofErr w:type="gramStart"/>
      <w:r>
        <w:t>… ,</w:t>
      </w:r>
      <w:proofErr w:type="gramEnd"/>
      <w:r>
        <w:t xml:space="preserve"> here we present results </w:t>
      </w:r>
      <w:r>
        <w:rPr>
          <w:i/>
        </w:rPr>
        <w:t>(method)</w:t>
      </w:r>
      <w:r>
        <w:t>.</w:t>
      </w:r>
      <w:commentRangeEnd w:id="31"/>
      <w:r w:rsidR="00060B92">
        <w:rPr>
          <w:rStyle w:val="CommentReference"/>
        </w:rPr>
        <w:commentReference w:id="31"/>
      </w:r>
    </w:p>
    <w:p w14:paraId="088ADE8E" w14:textId="77777777" w:rsidR="003B6E5B" w:rsidRDefault="004D6A83">
      <w:pPr>
        <w:pStyle w:val="BodyText"/>
      </w:pPr>
      <w:r>
        <w:t>We verified that this process identified similar climate variable-month combinations as what would be identified using traditional methods for individual species, as detailed in Appendix S2. (</w:t>
      </w:r>
      <w:hyperlink r:id="rId16">
        <w:r>
          <w:rPr>
            <w:rStyle w:val="Hyperlink"/>
            <w:b/>
          </w:rPr>
          <w:t>ISSUE #35 in ForestGEO-climate-sensitivity</w:t>
        </w:r>
      </w:hyperlink>
      <w:r>
        <w:t>)</w:t>
      </w:r>
    </w:p>
    <w:p w14:paraId="52889F30" w14:textId="77777777" w:rsidR="003B6E5B" w:rsidRDefault="004D6A83">
      <w:pPr>
        <w:pStyle w:val="BodyText"/>
      </w:pPr>
      <w:r>
        <w:rPr>
          <w:i/>
        </w:rPr>
        <w:t>Combining drivers in GLS model</w:t>
      </w:r>
    </w:p>
    <w:p w14:paraId="5E4FD7B7" w14:textId="77777777" w:rsidR="003B6E5B" w:rsidRDefault="004D6A83">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w:t>
      </w:r>
      <w:commentRangeStart w:id="32"/>
      <w:r>
        <w:t>autocorrelation structure of order 1, w</w:t>
      </w:r>
      <w:commentRangeEnd w:id="32"/>
      <w:r w:rsidR="00060B92">
        <w:rPr>
          <w:rStyle w:val="CommentReference"/>
        </w:rPr>
        <w:commentReference w:id="32"/>
      </w:r>
      <w:r>
        <w:t xml:space="preserve">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7">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38137B2C" w14:textId="77777777" w:rsidR="003B6E5B" w:rsidRDefault="004D6A83">
      <w:pPr>
        <w:pStyle w:val="BodyText"/>
      </w:pPr>
      <w:commentRangeStart w:id="33"/>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commentRangeEnd w:id="33"/>
      <w:r w:rsidR="000E10DD">
        <w:rPr>
          <w:rStyle w:val="CommentReference"/>
        </w:rPr>
        <w:commentReference w:id="33"/>
      </w:r>
    </w:p>
    <w:p w14:paraId="5E690BD8" w14:textId="77777777" w:rsidR="003B6E5B" w:rsidRDefault="004D6A83">
      <w:pPr>
        <w:pStyle w:val="BodyText"/>
      </w:pPr>
      <w:commentRangeStart w:id="34"/>
      <w:r>
        <w:rPr>
          <w:i/>
        </w:rPr>
        <w:t>Data and code availability</w:t>
      </w:r>
    </w:p>
    <w:p w14:paraId="7EF83488" w14:textId="77777777" w:rsidR="003B6E5B" w:rsidRDefault="004D6A83">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commentRangeEnd w:id="34"/>
      <w:r w:rsidR="000E10DD">
        <w:rPr>
          <w:rStyle w:val="CommentReference"/>
        </w:rPr>
        <w:commentReference w:id="34"/>
      </w:r>
    </w:p>
    <w:p w14:paraId="13044829" w14:textId="77777777" w:rsidR="003B6E5B" w:rsidRDefault="004D6A83">
      <w:pPr>
        <w:pStyle w:val="Heading3"/>
      </w:pPr>
      <w:bookmarkStart w:id="35" w:name="results"/>
      <w:r>
        <w:lastRenderedPageBreak/>
        <w:t>Results</w:t>
      </w:r>
      <w:bookmarkEnd w:id="35"/>
    </w:p>
    <w:p w14:paraId="2650FF06" w14:textId="77777777" w:rsidR="003B6E5B" w:rsidRDefault="004D6A83">
      <w:pPr>
        <w:pStyle w:val="FirstParagraph"/>
      </w:pPr>
      <w:r>
        <w:rPr>
          <w:i/>
        </w:rPr>
        <w:t>Identifying climate drivers</w:t>
      </w:r>
    </w:p>
    <w:p w14:paraId="0C545084" w14:textId="77777777" w:rsidR="003B6E5B" w:rsidRDefault="004D6A83">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ins w:id="36" w:author="Teixeira, Kristina A." w:date="2020-09-12T18:15:00Z">
                <w:rPr>
                  <w:rFonts w:ascii="Cambria Math" w:hAnsi="Cambria Math"/>
                </w:rPr>
              </w:ins>
            </m:ctrlPr>
          </m:sSubPr>
          <m:e>
            <m:r>
              <w:rPr>
                <w:rFonts w:ascii="Cambria Math" w:hAnsi="Cambria Math"/>
              </w:rPr>
              <m:t>T</m:t>
            </m:r>
          </m:e>
          <m:sub>
            <m:r>
              <w:rPr>
                <w:rFonts w:ascii="Cambria Math" w:hAnsi="Cambria Math"/>
              </w:rPr>
              <m:t>max</m:t>
            </m:r>
          </m:sub>
        </m:sSub>
      </m:oMath>
      <w:r>
        <w:t xml:space="preserve"> </w:t>
      </w:r>
      <w:commentRangeStart w:id="37"/>
      <w:r>
        <w:t xml:space="preserve">and </w:t>
      </w:r>
      <m:oMath>
        <m:r>
          <w:rPr>
            <w:rFonts w:ascii="Cambria Math" w:hAnsi="Cambria Math"/>
          </w:rPr>
          <m:t>PET</m:t>
        </m:r>
        <w:commentRangeEnd w:id="37"/>
        <m:r>
          <m:rPr>
            <m:sty m:val="p"/>
          </m:rPr>
          <w:rPr>
            <w:rStyle w:val="CommentReference"/>
          </w:rPr>
          <w:commentReference w:id="37"/>
        </m:r>
      </m:oMath>
      <w:r>
        <w:t xml:space="preserve">, each of which was identified by climwin as the top temperature-related driver </w:t>
      </w:r>
      <w:r>
        <w:rPr>
          <w:i/>
        </w:rPr>
        <w:t>at four of the eight sites</w:t>
      </w:r>
      <w:r>
        <w:t xml:space="preserve">. </w:t>
      </w:r>
      <m:oMath>
        <m:sSub>
          <m:sSubPr>
            <m:ctrlPr>
              <w:ins w:id="38" w:author="Teixeira, Kristina A." w:date="2020-09-12T18:15:00Z">
                <w:rPr>
                  <w:rFonts w:ascii="Cambria Math" w:hAnsi="Cambria Math"/>
                </w:rPr>
              </w:ins>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ins w:id="39" w:author="Teixeira, Kristina A." w:date="2020-09-12T18:15:00Z">
                <w:rPr>
                  <w:rFonts w:ascii="Cambria Math" w:hAnsi="Cambria Math"/>
                </w:rPr>
              </w:ins>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19A1886F" w14:textId="77777777" w:rsidR="003B6E5B" w:rsidRDefault="004D6A83">
      <w:pPr>
        <w:pStyle w:val="CaptionedFigure"/>
      </w:pPr>
      <w:r>
        <w:rPr>
          <w:noProof/>
        </w:rPr>
        <w:drawing>
          <wp:inline distT="0" distB="0" distL="0" distR="0" wp14:anchorId="676B6702" wp14:editId="1E5BA9EB">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64FBD1CE" w14:textId="77777777" w:rsidR="003B6E5B" w:rsidRDefault="004D6A83">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2BACB09E" w14:textId="77777777" w:rsidR="003B6E5B" w:rsidRDefault="004D6A83">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1B005CA4" w14:textId="77777777" w:rsidR="003B6E5B" w:rsidRDefault="004D6A83">
      <w:pPr>
        <w:pStyle w:val="CaptionedFigure"/>
      </w:pPr>
      <w:r>
        <w:rPr>
          <w:noProof/>
        </w:rPr>
        <w:lastRenderedPageBreak/>
        <w:drawing>
          <wp:inline distT="0" distB="0" distL="0" distR="0" wp14:anchorId="3D926F51" wp14:editId="35C55330">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334000" cy="6667499"/>
                    </a:xfrm>
                    <a:prstGeom prst="rect">
                      <a:avLst/>
                    </a:prstGeom>
                    <a:noFill/>
                    <a:ln w="9525">
                      <a:noFill/>
                      <a:headEnd/>
                      <a:tailEnd/>
                    </a:ln>
                  </pic:spPr>
                </pic:pic>
              </a:graphicData>
            </a:graphic>
          </wp:inline>
        </w:drawing>
      </w:r>
    </w:p>
    <w:p w14:paraId="77EEBEBD" w14:textId="77777777" w:rsidR="003B6E5B" w:rsidRDefault="004D6A83">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1D185D96" w14:textId="77777777" w:rsidR="003B6E5B" w:rsidRDefault="004D6A83">
      <w:pPr>
        <w:pStyle w:val="BodyText"/>
      </w:pPr>
      <w:r>
        <w:rPr>
          <w:i/>
        </w:rPr>
        <w:lastRenderedPageBreak/>
        <w:t>Climate sensitivity</w:t>
      </w:r>
    </w:p>
    <w:p w14:paraId="4ACAFFF6" w14:textId="77777777" w:rsidR="003B6E5B" w:rsidRDefault="004D6A83">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68CA4A3F" w14:textId="77777777" w:rsidR="003B6E5B" w:rsidRDefault="004D6A83">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ins w:id="40" w:author="Teixeira, Kristina A." w:date="2020-09-12T18:15:00Z">
                <w:rPr>
                  <w:rFonts w:ascii="Cambria Math" w:hAnsi="Cambria Math"/>
                </w:rPr>
              </w:ins>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ins w:id="41" w:author="Teixeira, Kristina A." w:date="2020-09-12T18:15:00Z">
                <w:rPr>
                  <w:rFonts w:ascii="Cambria Math" w:hAnsi="Cambria Math"/>
                </w:rPr>
              </w:ins>
            </m:ctrlPr>
          </m:sSupPr>
          <m:e>
            <m:r>
              <w:rPr>
                <w:rFonts w:ascii="Cambria Math" w:hAnsi="Cambria Math"/>
              </w:rPr>
              <m:t>​</m:t>
            </m:r>
          </m:e>
          <m:sup>
            <m:r>
              <w:rPr>
                <w:rFonts w:ascii="Cambria Math" w:hAnsi="Cambria Math"/>
              </w:rPr>
              <m:t>∘</m:t>
            </m:r>
          </m:sup>
        </m:sSup>
      </m:oMath>
      <w:r>
        <w:t xml:space="preserve"> latitude. Harvard Forest, at 42.5</w:t>
      </w:r>
      <m:oMath>
        <m:sSup>
          <m:sSupPr>
            <m:ctrlPr>
              <w:ins w:id="42" w:author="Teixeira, Kristina A." w:date="2020-09-12T18:15:00Z">
                <w:rPr>
                  <w:rFonts w:ascii="Cambria Math" w:hAnsi="Cambria Math"/>
                </w:rPr>
              </w:ins>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338F3079" w14:textId="77777777" w:rsidR="003B6E5B" w:rsidRDefault="004D6A83">
      <w:pPr>
        <w:pStyle w:val="BodyText"/>
      </w:pPr>
      <w:r>
        <w:rPr>
          <w:i/>
        </w:rPr>
        <w:t>Influence of DBH</w:t>
      </w:r>
    </w:p>
    <w:p w14:paraId="174366C7" w14:textId="77777777" w:rsidR="003B6E5B" w:rsidRDefault="004D6A83">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0FCAAB73" w14:textId="77777777" w:rsidR="003B6E5B" w:rsidRDefault="004D6A83">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6D20155E" w14:textId="77777777" w:rsidR="003B6E5B" w:rsidRDefault="004D6A83">
      <w:pPr>
        <w:pStyle w:val="CaptionedFigure"/>
      </w:pPr>
      <w:r>
        <w:rPr>
          <w:noProof/>
        </w:rPr>
        <w:lastRenderedPageBreak/>
        <w:drawing>
          <wp:inline distT="0" distB="0" distL="0" distR="0" wp14:anchorId="6E152D54" wp14:editId="3D78E800">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334000" cy="6667499"/>
                    </a:xfrm>
                    <a:prstGeom prst="rect">
                      <a:avLst/>
                    </a:prstGeom>
                    <a:noFill/>
                    <a:ln w="9525">
                      <a:noFill/>
                      <a:headEnd/>
                      <a:tailEnd/>
                    </a:ln>
                  </pic:spPr>
                </pic:pic>
              </a:graphicData>
            </a:graphic>
          </wp:inline>
        </w:drawing>
      </w:r>
    </w:p>
    <w:p w14:paraId="02E0B901" w14:textId="77777777" w:rsidR="003B6E5B" w:rsidRDefault="004D6A83">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0226069A" w14:textId="77777777" w:rsidR="003B6E5B" w:rsidRDefault="004D6A83">
      <w:pPr>
        <w:pStyle w:val="BodyText"/>
      </w:pPr>
      <w:r>
        <w:rPr>
          <w:i/>
        </w:rPr>
        <w:t>Additive and interactive effects of climate and DBH</w:t>
      </w:r>
    </w:p>
    <w:p w14:paraId="07D7EE02" w14:textId="77777777" w:rsidR="003B6E5B" w:rsidRDefault="004D6A83">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01D285B6" w14:textId="77777777" w:rsidR="003B6E5B" w:rsidRDefault="004D6A83">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046051CF" w14:textId="77777777" w:rsidR="003B6E5B" w:rsidRDefault="004D6A83">
      <w:pPr>
        <w:pStyle w:val="CaptionedFigure"/>
      </w:pPr>
      <w:r>
        <w:rPr>
          <w:noProof/>
        </w:rPr>
        <w:drawing>
          <wp:inline distT="0" distB="0" distL="0" distR="0" wp14:anchorId="626924D6" wp14:editId="76B7019A">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E2F2671" w14:textId="77777777" w:rsidR="003B6E5B" w:rsidRDefault="004D6A83">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71E2BD2F" w14:textId="77777777" w:rsidR="003B6E5B" w:rsidRDefault="004D6A83">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ins w:id="43" w:author="Teixeira, Kristina A." w:date="2020-09-12T18:15:00Z">
                <w:rPr>
                  <w:rFonts w:ascii="Cambria Math" w:hAnsi="Cambria Math"/>
                </w:rPr>
              </w:ins>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2280B46E" w14:textId="77777777" w:rsidR="003B6E5B" w:rsidRDefault="004D6A83">
      <w:pPr>
        <w:pStyle w:val="BodyText"/>
      </w:pPr>
      <w:r>
        <w:rPr>
          <w:b/>
        </w:rPr>
        <w:t>figure on climate - DBH interactions?</w:t>
      </w:r>
      <w:r>
        <w:t xml:space="preserve"> (</w:t>
      </w:r>
      <w:r>
        <w:rPr>
          <w:i/>
        </w:rPr>
        <w:t xml:space="preserve">See </w:t>
      </w:r>
      <w:hyperlink r:id="rId23">
        <w:r>
          <w:rPr>
            <w:rStyle w:val="Hyperlink"/>
            <w:i/>
          </w:rPr>
          <w:t>ISSUE #42 in ForestGEO-climate-sensitivity</w:t>
        </w:r>
      </w:hyperlink>
      <w:r>
        <w:t>)</w:t>
      </w:r>
    </w:p>
    <w:p w14:paraId="3E969948" w14:textId="77777777" w:rsidR="003B6E5B" w:rsidRDefault="004D6A83">
      <w:pPr>
        <w:pStyle w:val="Heading3"/>
      </w:pPr>
      <w:bookmarkStart w:id="44" w:name="discussion"/>
      <w:r>
        <w:t>Discussion</w:t>
      </w:r>
      <w:bookmarkEnd w:id="44"/>
    </w:p>
    <w:p w14:paraId="32833746" w14:textId="77777777" w:rsidR="003B6E5B" w:rsidRDefault="004D6A83">
      <w:pPr>
        <w:pStyle w:val="FirstParagraph"/>
      </w:pPr>
      <w:r>
        <w:rPr>
          <w:i/>
        </w:rPr>
        <w:t>NOTE TO COAUTHORS: The discussion in particular is still very rough. I’d appreciate feedback on what points to emphasize here.</w:t>
      </w:r>
    </w:p>
    <w:p w14:paraId="6EEC4348" w14:textId="77777777" w:rsidR="003B6E5B" w:rsidRDefault="004D6A83">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78DE0C9A" w14:textId="77777777" w:rsidR="003B6E5B" w:rsidRDefault="004D6A83">
      <w:pPr>
        <w:pStyle w:val="BodyText"/>
      </w:pPr>
      <w:r>
        <w:rPr>
          <w:i/>
        </w:rPr>
        <w:t>Climate sensitivity</w:t>
      </w:r>
    </w:p>
    <w:p w14:paraId="79965C10" w14:textId="77777777" w:rsidR="003B6E5B" w:rsidRDefault="004D6A83">
      <w:pPr>
        <w:pStyle w:val="BodyText"/>
      </w:pPr>
      <w:r>
        <w:t>Ideas to discuss:</w:t>
      </w:r>
    </w:p>
    <w:p w14:paraId="1856D637" w14:textId="77777777" w:rsidR="003B6E5B" w:rsidRDefault="00336569">
      <w:pPr>
        <w:numPr>
          <w:ilvl w:val="0"/>
          <w:numId w:val="4"/>
        </w:numPr>
      </w:pPr>
      <m:oMath>
        <m:sSub>
          <m:sSubPr>
            <m:ctrlPr>
              <w:ins w:id="45" w:author="Teixeira, Kristina A." w:date="2020-09-12T18:15:00Z">
                <w:rPr>
                  <w:rFonts w:ascii="Cambria Math" w:hAnsi="Cambria Math"/>
                </w:rPr>
              </w:ins>
            </m:ctrlPr>
          </m:sSubPr>
          <m:e>
            <m:r>
              <w:rPr>
                <w:rFonts w:ascii="Cambria Math" w:hAnsi="Cambria Math"/>
              </w:rPr>
              <m:t>T</m:t>
            </m:r>
          </m:e>
          <m:sub>
            <m:r>
              <w:rPr>
                <w:rFonts w:ascii="Cambria Math" w:hAnsi="Cambria Math"/>
              </w:rPr>
              <m:t>max</m:t>
            </m:r>
          </m:sub>
        </m:sSub>
      </m:oMath>
      <w:r w:rsidR="004D6A83">
        <w:t xml:space="preserve"> and </w:t>
      </w:r>
      <m:oMath>
        <m:r>
          <w:rPr>
            <w:rFonts w:ascii="Cambria Math" w:hAnsi="Cambria Math"/>
          </w:rPr>
          <m:t>PET</m:t>
        </m:r>
      </m:oMath>
      <w:r w:rsidR="004D6A83">
        <w:t xml:space="preserve"> tend to be better variables than the more commonly used </w:t>
      </w:r>
      <m:oMath>
        <m:sSub>
          <m:sSubPr>
            <m:ctrlPr>
              <w:ins w:id="46" w:author="Teixeira, Kristina A." w:date="2020-09-12T18:15:00Z">
                <w:rPr>
                  <w:rFonts w:ascii="Cambria Math" w:hAnsi="Cambria Math"/>
                </w:rPr>
              </w:ins>
            </m:ctrlPr>
          </m:sSubPr>
          <m:e>
            <m:r>
              <w:rPr>
                <w:rFonts w:ascii="Cambria Math" w:hAnsi="Cambria Math"/>
              </w:rPr>
              <m:t>T</m:t>
            </m:r>
          </m:e>
          <m:sub>
            <m:r>
              <w:rPr>
                <w:rFonts w:ascii="Cambria Math" w:hAnsi="Cambria Math"/>
              </w:rPr>
              <m:t>mean</m:t>
            </m:r>
          </m:sub>
        </m:sSub>
      </m:oMath>
    </w:p>
    <w:p w14:paraId="5664ADF5" w14:textId="77777777" w:rsidR="003B6E5B" w:rsidRDefault="004D6A83">
      <w:pPr>
        <w:numPr>
          <w:ilvl w:val="0"/>
          <w:numId w:val="4"/>
        </w:numPr>
      </w:pPr>
      <w:r>
        <w:t>trees tend to be sensitive to water over longer time scales (makes sense– lags caused by soil moisture storage)</w:t>
      </w:r>
    </w:p>
    <w:p w14:paraId="6F726FC2" w14:textId="77777777" w:rsidR="003B6E5B" w:rsidRDefault="004D6A83">
      <w:pPr>
        <w:numPr>
          <w:ilvl w:val="0"/>
          <w:numId w:val="4"/>
        </w:numPr>
      </w:pPr>
      <w:r>
        <w:t>temperature sensitivity shifts from neg in warm climates to positive in cold climates (although Sniderhan &amp; Baltzer (2016) shows that the effect shifted to negative as warming progressed)</w:t>
      </w:r>
    </w:p>
    <w:p w14:paraId="14366AED" w14:textId="77777777" w:rsidR="003B6E5B" w:rsidRDefault="004D6A83">
      <w:pPr>
        <w:numPr>
          <w:ilvl w:val="0"/>
          <w:numId w:val="4"/>
        </w:numPr>
      </w:pPr>
      <w:r>
        <w:t>additive effects are prevalent and should not be overlooked</w:t>
      </w:r>
    </w:p>
    <w:p w14:paraId="06B0CCE9" w14:textId="77777777" w:rsidR="003B6E5B" w:rsidRDefault="004D6A83">
      <w:pPr>
        <w:numPr>
          <w:ilvl w:val="0"/>
          <w:numId w:val="4"/>
        </w:numPr>
      </w:pPr>
      <w:r>
        <w:t>nonlinear effects are prevalent</w:t>
      </w:r>
    </w:p>
    <w:p w14:paraId="47B1ACB5" w14:textId="77777777" w:rsidR="003B6E5B" w:rsidRDefault="004D6A83">
      <w:pPr>
        <w:pStyle w:val="FirstParagraph"/>
      </w:pPr>
      <w:r>
        <w:rPr>
          <w:i/>
        </w:rPr>
        <w:t>Influence of DBH</w:t>
      </w:r>
    </w:p>
    <w:p w14:paraId="063B8016" w14:textId="77777777" w:rsidR="003B6E5B" w:rsidRDefault="004D6A83">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4">
        <w:r>
          <w:rPr>
            <w:rStyle w:val="Hyperlink"/>
            <w:i/>
          </w:rPr>
          <w:t>Clark et al. 2007?</w:t>
        </w:r>
      </w:hyperlink>
      <w:r>
        <w:rPr>
          <w:i/>
        </w:rPr>
        <w:t xml:space="preserve">; </w:t>
      </w:r>
      <w:hyperlink r:id="rId25">
        <w:r>
          <w:rPr>
            <w:rStyle w:val="Hyperlink"/>
            <w:i/>
          </w:rPr>
          <w:t>Schleip et al. 2015</w:t>
        </w:r>
      </w:hyperlink>
      <w:r>
        <w:t>).</w:t>
      </w:r>
    </w:p>
    <w:p w14:paraId="33AD87C9" w14:textId="77777777" w:rsidR="003B6E5B" w:rsidRDefault="004D6A83">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w:commentRangeStart w:id="47"/>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commentRangeEnd w:id="47"/>
      <w:r w:rsidR="00DE0233">
        <w:rPr>
          <w:rStyle w:val="CommentReference"/>
        </w:rPr>
        <w:commentReference w:id="47"/>
      </w:r>
      <w:r>
        <w:t>.</w:t>
      </w:r>
    </w:p>
    <w:p w14:paraId="233F01EA" w14:textId="77777777" w:rsidR="003B6E5B" w:rsidRDefault="004D6A83">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w:t>
      </w:r>
      <w:commentRangeStart w:id="48"/>
      <w:r>
        <w:t xml:space="preserve"> It is therefore not surprising that tree-ring studies examining the impact of rising CO</w:t>
      </w:r>
      <w:r>
        <w:rPr>
          <w:vertAlign w:val="subscript"/>
        </w:rPr>
        <w:t>2</w:t>
      </w:r>
      <w:r>
        <w:t xml:space="preserve"> on long-term growth growth trends reach inconsistent conclusions (Walker et al., n.d.).</w:t>
      </w:r>
      <w:commentRangeEnd w:id="48"/>
      <w:r w:rsidR="00DE0233">
        <w:rPr>
          <w:rStyle w:val="CommentReference"/>
        </w:rPr>
        <w:commentReference w:id="48"/>
      </w:r>
    </w:p>
    <w:p w14:paraId="433923F5" w14:textId="77777777" w:rsidR="003B6E5B" w:rsidRDefault="004D6A83">
      <w:pPr>
        <w:pStyle w:val="BodyText"/>
      </w:pPr>
      <w:r>
        <w:rPr>
          <w:i/>
        </w:rPr>
        <w:t>Additive and interactive effects of climate and DBH</w:t>
      </w:r>
    </w:p>
    <w:p w14:paraId="02253F74" w14:textId="77777777" w:rsidR="003B6E5B" w:rsidRDefault="004D6A83">
      <w:pPr>
        <w:pStyle w:val="BodyText"/>
      </w:pPr>
      <w:commentRangeStart w:id="49"/>
      <w:r>
        <w:rPr>
          <w:b/>
        </w:rPr>
        <w:t xml:space="preserve">We show that DBH is a strong driver of growth (any metric) relative to climate and that climate sensitivity often </w:t>
      </w:r>
      <w:commentRangeEnd w:id="49"/>
      <w:r w:rsidR="00DE0233">
        <w:rPr>
          <w:rStyle w:val="CommentReference"/>
        </w:rPr>
        <w:commentReference w:id="49"/>
      </w:r>
      <w:r>
        <w:rPr>
          <w:b/>
        </w:rPr>
        <w:t>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6A00099F" w14:textId="77777777" w:rsidR="003B6E5B" w:rsidRDefault="004D6A83">
      <w:pPr>
        <w:pStyle w:val="BodyText"/>
      </w:pPr>
      <w:commentRangeStart w:id="50"/>
      <w:r>
        <w:t>All this points to the potential importance of considering DBH in climate reconstructions</w:t>
      </w:r>
      <w:commentRangeEnd w:id="50"/>
      <w:r w:rsidR="00DE0233">
        <w:rPr>
          <w:rStyle w:val="CommentReference"/>
        </w:rPr>
        <w:commentReference w:id="50"/>
      </w:r>
      <w:r>
        <w:t xml:space="preserve">.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w:t>
      </w:r>
      <w:commentRangeStart w:id="51"/>
      <w:r>
        <w:t>2020</w:t>
      </w:r>
      <w:commentRangeEnd w:id="51"/>
      <w:r w:rsidR="00DE0233">
        <w:rPr>
          <w:rStyle w:val="CommentReference"/>
        </w:rPr>
        <w:commentReference w:id="51"/>
      </w:r>
      <w:r>
        <w:t>).</w:t>
      </w:r>
    </w:p>
    <w:p w14:paraId="1E7E19B8" w14:textId="77777777" w:rsidR="003B6E5B" w:rsidRDefault="004D6A83">
      <w:pPr>
        <w:pStyle w:val="BodyText"/>
      </w:pPr>
      <w:r>
        <w:rPr>
          <w:i/>
        </w:rPr>
        <w:t>Conclusions</w:t>
      </w:r>
    </w:p>
    <w:p w14:paraId="66AD631C" w14:textId="77777777" w:rsidR="003B6E5B" w:rsidRDefault="004D6A83">
      <w:pPr>
        <w:pStyle w:val="BodyText"/>
      </w:pPr>
      <w:r>
        <w:t>Sets the foundation for considering other, slowly changing environmental drivers.</w:t>
      </w:r>
    </w:p>
    <w:p w14:paraId="24C01D03" w14:textId="77777777" w:rsidR="003B6E5B" w:rsidRDefault="004D6A83">
      <w:pPr>
        <w:pStyle w:val="Heading3"/>
      </w:pPr>
      <w:bookmarkStart w:id="52" w:name="acknowledgements"/>
      <w:r>
        <w:t>Acknowledgements</w:t>
      </w:r>
      <w:bookmarkEnd w:id="52"/>
    </w:p>
    <w:p w14:paraId="7925CEE2" w14:textId="77777777" w:rsidR="003B6E5B" w:rsidRDefault="004D6A83">
      <w:pPr>
        <w:pStyle w:val="FirstParagraph"/>
      </w:pPr>
      <w:r>
        <w:t>Thanks to Pete Kerby-Miller for bark thickness data. Helpful feedback was provided by Albert Kim… This analysis was funded by a Smithsonian Scholarly Studies grant to KAT, SM, HCM, and CP.</w:t>
      </w:r>
    </w:p>
    <w:p w14:paraId="3A7EA94A" w14:textId="77777777" w:rsidR="003B6E5B" w:rsidRDefault="004D6A83">
      <w:pPr>
        <w:pStyle w:val="Heading3"/>
      </w:pPr>
      <w:bookmarkStart w:id="53" w:name="authors-contributions"/>
      <w:r>
        <w:t>Authors’ contributions</w:t>
      </w:r>
      <w:bookmarkEnd w:id="53"/>
    </w:p>
    <w:p w14:paraId="28315905" w14:textId="77777777" w:rsidR="003B6E5B" w:rsidRDefault="004D6A83">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0830E631" w14:textId="77777777" w:rsidR="003B6E5B" w:rsidRDefault="004D6A83">
      <w:pPr>
        <w:pStyle w:val="Heading3"/>
      </w:pPr>
      <w:bookmarkStart w:id="54" w:name="references"/>
      <w:r>
        <w:t>References</w:t>
      </w:r>
      <w:bookmarkEnd w:id="54"/>
    </w:p>
    <w:p w14:paraId="56FBA351" w14:textId="77777777" w:rsidR="003B6E5B" w:rsidRDefault="004D6A83">
      <w:pPr>
        <w:pStyle w:val="Bibliography"/>
      </w:pPr>
      <w:bookmarkStart w:id="55" w:name="ref-alfaro-sanchez_growth_2017"/>
      <w:bookmarkStart w:id="56"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6">
        <w:r>
          <w:rPr>
            <w:rStyle w:val="Hyperlink"/>
          </w:rPr>
          <w:t>10.1007/s00442-017-3879-3</w:t>
        </w:r>
      </w:hyperlink>
    </w:p>
    <w:p w14:paraId="0EB53923" w14:textId="77777777" w:rsidR="003B6E5B" w:rsidRDefault="004D6A83">
      <w:pPr>
        <w:pStyle w:val="Bibliography"/>
      </w:pPr>
      <w:bookmarkStart w:id="57" w:name="X7472afe191c4e6f910d2bf0bfbf82e114a2f267"/>
      <w:bookmarkEnd w:id="55"/>
      <w:r>
        <w:t>Anderson-Teixeira, K., Gonzalez, B., ForestGEO, McGregor, I., Gonzalez-Akre, E., RHelcoski, … Terrell, A. (2020, July). Forestgeo/Climate: Pre-release for collaborative review. Zenodo. doi:</w:t>
      </w:r>
      <w:hyperlink r:id="rId27">
        <w:r>
          <w:rPr>
            <w:rStyle w:val="Hyperlink"/>
          </w:rPr>
          <w:t>10.5281/ZENODO.3958216</w:t>
        </w:r>
      </w:hyperlink>
    </w:p>
    <w:p w14:paraId="595DBDF8" w14:textId="77777777" w:rsidR="003B6E5B" w:rsidRDefault="004D6A83">
      <w:pPr>
        <w:pStyle w:val="Bibliography"/>
      </w:pPr>
      <w:bookmarkStart w:id="58" w:name="X9500a36d1b54456ba99312b61e732f214f264df"/>
      <w:bookmarkEnd w:id="57"/>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8">
        <w:r>
          <w:rPr>
            <w:rStyle w:val="Hyperlink"/>
          </w:rPr>
          <w:t>10.1111/gcb.12712</w:t>
        </w:r>
      </w:hyperlink>
    </w:p>
    <w:p w14:paraId="7C4DAD27" w14:textId="77777777" w:rsidR="003B6E5B" w:rsidRDefault="004D6A83">
      <w:pPr>
        <w:pStyle w:val="Bibliography"/>
      </w:pPr>
      <w:bookmarkStart w:id="59" w:name="ref-anderson-teixeira_size-related_2015"/>
      <w:bookmarkEnd w:id="58"/>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9">
        <w:r>
          <w:rPr>
            <w:rStyle w:val="Hyperlink"/>
          </w:rPr>
          <w:t>10.1111/1365-2435.12470</w:t>
        </w:r>
      </w:hyperlink>
    </w:p>
    <w:p w14:paraId="4AF8BE1C" w14:textId="77777777" w:rsidR="003B6E5B" w:rsidRDefault="004D6A83">
      <w:pPr>
        <w:pStyle w:val="Bibliography"/>
      </w:pPr>
      <w:bookmarkStart w:id="60" w:name="ref-baker_suppression_2006"/>
      <w:bookmarkEnd w:id="59"/>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30">
        <w:r>
          <w:rPr>
            <w:rStyle w:val="Hyperlink"/>
          </w:rPr>
          <w:t>10.1017/S0266467406003312</w:t>
        </w:r>
      </w:hyperlink>
    </w:p>
    <w:p w14:paraId="43A20546" w14:textId="77777777" w:rsidR="003B6E5B" w:rsidRDefault="004D6A83">
      <w:pPr>
        <w:pStyle w:val="Bibliography"/>
      </w:pPr>
      <w:bookmarkStart w:id="61" w:name="ref-banbury_morgan_global_nodate"/>
      <w:bookmarkEnd w:id="60"/>
      <w:r>
        <w:t xml:space="preserve">Banbury Morgan, B., Herrmann, V., Kunert, N., Bond-Lamberty, B., Muller-Landau, H. C., &amp; Anderson-Teixeira, K. J. (n.d.). Global patterns of forest autotrophic carbon fluxes. </w:t>
      </w:r>
      <w:r>
        <w:rPr>
          <w:i/>
        </w:rPr>
        <w:t>Global Change Biology</w:t>
      </w:r>
      <w:r>
        <w:t>.</w:t>
      </w:r>
    </w:p>
    <w:p w14:paraId="39B124BF" w14:textId="77777777" w:rsidR="003B6E5B" w:rsidRDefault="004D6A83">
      <w:pPr>
        <w:pStyle w:val="Bibliography"/>
      </w:pPr>
      <w:bookmarkStart w:id="62" w:name="ref-bennett_larger_2015"/>
      <w:bookmarkEnd w:id="61"/>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1">
        <w:r>
          <w:rPr>
            <w:rStyle w:val="Hyperlink"/>
          </w:rPr>
          <w:t>10.1038/nplants.2015.139</w:t>
        </w:r>
      </w:hyperlink>
    </w:p>
    <w:p w14:paraId="5BDB96D1" w14:textId="77777777" w:rsidR="003B6E5B" w:rsidRDefault="004D6A83">
      <w:pPr>
        <w:pStyle w:val="Bibliography"/>
      </w:pPr>
      <w:bookmarkStart w:id="63" w:name="ref-brown_toward_2004"/>
      <w:bookmarkEnd w:id="62"/>
      <w:r>
        <w:t xml:space="preserve">Brown, J. H., Gillooly, J. F., Allen, A. P., Savage, V. M., &amp; West, G. B. (2004). Toward a Metabolic Theory of Ecology. </w:t>
      </w:r>
      <w:r>
        <w:rPr>
          <w:i/>
        </w:rPr>
        <w:t>Ecology</w:t>
      </w:r>
      <w:r>
        <w:t xml:space="preserve">, </w:t>
      </w:r>
      <w:r>
        <w:rPr>
          <w:i/>
        </w:rPr>
        <w:t>85</w:t>
      </w:r>
      <w:r>
        <w:t>(7), 1771–1789. doi:</w:t>
      </w:r>
      <w:hyperlink r:id="rId32">
        <w:r>
          <w:rPr>
            <w:rStyle w:val="Hyperlink"/>
          </w:rPr>
          <w:t>10.1890/03-9000</w:t>
        </w:r>
      </w:hyperlink>
    </w:p>
    <w:p w14:paraId="1235AB31" w14:textId="77777777" w:rsidR="003B6E5B" w:rsidRDefault="004D6A83">
      <w:pPr>
        <w:pStyle w:val="Bibliography"/>
      </w:pPr>
      <w:bookmarkStart w:id="64" w:name="ref-cailleret_synthesis_2017"/>
      <w:bookmarkEnd w:id="63"/>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3">
        <w:r>
          <w:rPr>
            <w:rStyle w:val="Hyperlink"/>
          </w:rPr>
          <w:t>10.1111/gcb.13535</w:t>
        </w:r>
      </w:hyperlink>
    </w:p>
    <w:p w14:paraId="2FF5336B" w14:textId="77777777" w:rsidR="003B6E5B" w:rsidRDefault="004D6A83">
      <w:pPr>
        <w:pStyle w:val="Bibliography"/>
      </w:pPr>
      <w:bookmarkStart w:id="65" w:name="ref-charney_observed_2016"/>
      <w:bookmarkEnd w:id="64"/>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4">
        <w:r>
          <w:rPr>
            <w:rStyle w:val="Hyperlink"/>
          </w:rPr>
          <w:t>10.1111/ele.12650</w:t>
        </w:r>
      </w:hyperlink>
    </w:p>
    <w:p w14:paraId="6CC267AF" w14:textId="77777777" w:rsidR="003B6E5B" w:rsidRDefault="004D6A83">
      <w:pPr>
        <w:pStyle w:val="Bibliography"/>
      </w:pPr>
      <w:bookmarkStart w:id="66" w:name="ref-desoto_low_2020"/>
      <w:bookmarkEnd w:id="65"/>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5">
        <w:r>
          <w:rPr>
            <w:rStyle w:val="Hyperlink"/>
          </w:rPr>
          <w:t>10.1038/s41467-020-14300-5</w:t>
        </w:r>
      </w:hyperlink>
    </w:p>
    <w:p w14:paraId="7910A047" w14:textId="77777777" w:rsidR="003B6E5B" w:rsidRDefault="004D6A83">
      <w:pPr>
        <w:pStyle w:val="Bibliography"/>
      </w:pPr>
      <w:bookmarkStart w:id="67" w:name="ref-foster_predicting_2016"/>
      <w:bookmarkEnd w:id="66"/>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6">
        <w:r>
          <w:rPr>
            <w:rStyle w:val="Hyperlink"/>
          </w:rPr>
          <w:t>10.1111/gcb.13208</w:t>
        </w:r>
      </w:hyperlink>
    </w:p>
    <w:p w14:paraId="0DE1BFCD" w14:textId="77777777" w:rsidR="003B6E5B" w:rsidRDefault="004D6A83">
      <w:pPr>
        <w:pStyle w:val="Bibliography"/>
      </w:pPr>
      <w:bookmarkStart w:id="68" w:name="ref-friedlingstein_climatecarbon_2006"/>
      <w:bookmarkEnd w:id="67"/>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7">
        <w:r>
          <w:rPr>
            <w:rStyle w:val="Hyperlink"/>
          </w:rPr>
          <w:t>10.1175/JCLI3800.1</w:t>
        </w:r>
      </w:hyperlink>
    </w:p>
    <w:p w14:paraId="2887E6A1" w14:textId="77777777" w:rsidR="003B6E5B" w:rsidRDefault="004D6A83">
      <w:pPr>
        <w:pStyle w:val="Bibliography"/>
      </w:pPr>
      <w:bookmarkStart w:id="69" w:name="ref-graumlich_long-term_1989"/>
      <w:bookmarkEnd w:id="68"/>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8">
        <w:r>
          <w:rPr>
            <w:rStyle w:val="Hyperlink"/>
          </w:rPr>
          <w:t>10.2307/1937545</w:t>
        </w:r>
      </w:hyperlink>
    </w:p>
    <w:p w14:paraId="00A76916" w14:textId="77777777" w:rsidR="003B6E5B" w:rsidRDefault="004D6A83">
      <w:pPr>
        <w:pStyle w:val="Bibliography"/>
      </w:pPr>
      <w:bookmarkStart w:id="70" w:name="ref-harris_updated_2014"/>
      <w:bookmarkEnd w:id="69"/>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9">
        <w:r>
          <w:rPr>
            <w:rStyle w:val="Hyperlink"/>
          </w:rPr>
          <w:t>10.1002/joc.3711</w:t>
        </w:r>
      </w:hyperlink>
    </w:p>
    <w:p w14:paraId="3177261E" w14:textId="77777777" w:rsidR="003B6E5B" w:rsidRDefault="004D6A83">
      <w:pPr>
        <w:pStyle w:val="Bibliography"/>
      </w:pPr>
      <w:bookmarkStart w:id="71" w:name="ref-harris_version_2020"/>
      <w:bookmarkEnd w:id="70"/>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0">
        <w:r>
          <w:rPr>
            <w:rStyle w:val="Hyperlink"/>
          </w:rPr>
          <w:t>10.1038/s41597-020-0453-3</w:t>
        </w:r>
      </w:hyperlink>
    </w:p>
    <w:p w14:paraId="42FE1E6C" w14:textId="77777777" w:rsidR="003B6E5B" w:rsidRDefault="004D6A83">
      <w:pPr>
        <w:pStyle w:val="Bibliography"/>
      </w:pPr>
      <w:bookmarkStart w:id="72" w:name="ref-helcoski_growing_2019"/>
      <w:bookmarkEnd w:id="71"/>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1">
        <w:r>
          <w:rPr>
            <w:rStyle w:val="Hyperlink"/>
          </w:rPr>
          <w:t>10.1111/nph.15906</w:t>
        </w:r>
      </w:hyperlink>
    </w:p>
    <w:p w14:paraId="29E1EC31" w14:textId="77777777" w:rsidR="003B6E5B" w:rsidRDefault="004D6A83">
      <w:pPr>
        <w:pStyle w:val="Bibliography"/>
      </w:pPr>
      <w:bookmarkStart w:id="73" w:name="ref-klesse_sampling_2018"/>
      <w:bookmarkEnd w:id="72"/>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2">
        <w:r>
          <w:rPr>
            <w:rStyle w:val="Hyperlink"/>
          </w:rPr>
          <w:t>10.1038/s41467-018-07800-y</w:t>
        </w:r>
      </w:hyperlink>
    </w:p>
    <w:p w14:paraId="5B2ED297" w14:textId="77777777" w:rsidR="003B6E5B" w:rsidRDefault="004D6A83">
      <w:pPr>
        <w:pStyle w:val="Bibliography"/>
      </w:pPr>
      <w:bookmarkStart w:id="74" w:name="ref-kumarathunge_acclimation_2019"/>
      <w:bookmarkEnd w:id="73"/>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3">
        <w:r>
          <w:rPr>
            <w:rStyle w:val="Hyperlink"/>
          </w:rPr>
          <w:t>10.1111/nph.15668</w:t>
        </w:r>
      </w:hyperlink>
    </w:p>
    <w:p w14:paraId="2E51CCF0" w14:textId="77777777" w:rsidR="003B6E5B" w:rsidRDefault="004D6A83">
      <w:pPr>
        <w:pStyle w:val="Bibliography"/>
      </w:pPr>
      <w:bookmarkStart w:id="75" w:name="ref-mathias_disentangling_2018"/>
      <w:bookmarkEnd w:id="74"/>
      <w:r>
        <w:t xml:space="preserve">Mathias, J. M., &amp; Thomas, R. B. (2018). Disentangling the effects of acidic air pollution, atmospheric CO </w:t>
      </w:r>
      <m:oMath>
        <m:sSub>
          <m:sSubPr>
            <m:ctrlPr>
              <w:ins w:id="76" w:author="Teixeira, Kristina A." w:date="2020-09-12T18:15:00Z">
                <w:rPr>
                  <w:rFonts w:ascii="Cambria Math" w:hAnsi="Cambria Math"/>
                </w:rPr>
              </w:ins>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4">
        <w:r>
          <w:rPr>
            <w:rStyle w:val="Hyperlink"/>
          </w:rPr>
          <w:t>10.1111/gcb.14273</w:t>
        </w:r>
      </w:hyperlink>
    </w:p>
    <w:p w14:paraId="132FE41D" w14:textId="77777777" w:rsidR="003B6E5B" w:rsidRDefault="004D6A83">
      <w:pPr>
        <w:pStyle w:val="Bibliography"/>
      </w:pPr>
      <w:bookmarkStart w:id="77" w:name="ref-maxwell_declining_2016"/>
      <w:bookmarkEnd w:id="7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5">
        <w:r>
          <w:rPr>
            <w:rStyle w:val="Hyperlink"/>
          </w:rPr>
          <w:t>10.1007/s10584-016-1720-3</w:t>
        </w:r>
      </w:hyperlink>
    </w:p>
    <w:p w14:paraId="2F4EE69B" w14:textId="77777777" w:rsidR="003B6E5B" w:rsidRDefault="004D6A83">
      <w:pPr>
        <w:pStyle w:val="Bibliography"/>
      </w:pPr>
      <w:bookmarkStart w:id="78" w:name="ref-mcdowell_pervasive_2020"/>
      <w:bookmarkEnd w:id="77"/>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6">
        <w:r>
          <w:rPr>
            <w:rStyle w:val="Hyperlink"/>
          </w:rPr>
          <w:t>10.1126/science.aaz9463</w:t>
        </w:r>
      </w:hyperlink>
    </w:p>
    <w:p w14:paraId="00F19963" w14:textId="77777777" w:rsidR="003B6E5B" w:rsidRDefault="004D6A83">
      <w:pPr>
        <w:pStyle w:val="Bibliography"/>
      </w:pPr>
      <w:bookmarkStart w:id="79" w:name="ref-mcgregor_tree_nodate"/>
      <w:bookmarkEnd w:id="78"/>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4F960C9B" w14:textId="77777777" w:rsidR="003B6E5B" w:rsidRDefault="004D6A83">
      <w:pPr>
        <w:pStyle w:val="Bibliography"/>
      </w:pPr>
      <w:bookmarkStart w:id="80" w:name="ref-muller-landau_testing_2006"/>
      <w:bookmarkEnd w:id="79"/>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7">
        <w:r>
          <w:rPr>
            <w:rStyle w:val="Hyperlink"/>
          </w:rPr>
          <w:t>http://www.blackwell-synergy.com/doi/abs/10.1111/j.1461-0248.2006.00904.x</w:t>
        </w:r>
      </w:hyperlink>
    </w:p>
    <w:p w14:paraId="4A6E8581" w14:textId="77777777" w:rsidR="003B6E5B" w:rsidRDefault="004D6A83">
      <w:pPr>
        <w:pStyle w:val="Bibliography"/>
      </w:pPr>
      <w:bookmarkStart w:id="81" w:name="ref-paton_barro_2019"/>
      <w:bookmarkEnd w:id="80"/>
      <w:r>
        <w:t>Paton, S. (2019). Barro Colorado Island, Clearing_Precipitation, manual. doi:</w:t>
      </w:r>
      <w:hyperlink r:id="rId48">
        <w:r>
          <w:rPr>
            <w:rStyle w:val="Hyperlink"/>
          </w:rPr>
          <w:t>10.25573/data.10042502.v3</w:t>
        </w:r>
      </w:hyperlink>
    </w:p>
    <w:p w14:paraId="0D047A16" w14:textId="77777777" w:rsidR="003B6E5B" w:rsidRDefault="004D6A83">
      <w:pPr>
        <w:pStyle w:val="Bibliography"/>
      </w:pPr>
      <w:bookmarkStart w:id="82" w:name="ref-peters_detecting_2015"/>
      <w:bookmarkEnd w:id="81"/>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49">
        <w:r>
          <w:rPr>
            <w:rStyle w:val="Hyperlink"/>
          </w:rPr>
          <w:t>10.1111/gcb.12826</w:t>
        </w:r>
      </w:hyperlink>
    </w:p>
    <w:p w14:paraId="7FCC57C2" w14:textId="77777777" w:rsidR="003B6E5B" w:rsidRDefault="004D6A83">
      <w:pPr>
        <w:pStyle w:val="Bibliography"/>
      </w:pPr>
      <w:bookmarkStart w:id="83" w:name="ref-van_de_pol_identifying_2016"/>
      <w:bookmarkEnd w:id="82"/>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50">
        <w:r>
          <w:rPr>
            <w:rStyle w:val="Hyperlink"/>
          </w:rPr>
          <w:t>10.1111/2041-210X.12590</w:t>
        </w:r>
      </w:hyperlink>
    </w:p>
    <w:p w14:paraId="5D4FAF67" w14:textId="77777777" w:rsidR="003B6E5B" w:rsidRDefault="004D6A83">
      <w:pPr>
        <w:pStyle w:val="Bibliography"/>
      </w:pPr>
      <w:bookmarkStart w:id="84" w:name="ref-rayback_dendroecological_2020"/>
      <w:bookmarkEnd w:id="83"/>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1">
        <w:r>
          <w:rPr>
            <w:rStyle w:val="Hyperlink"/>
          </w:rPr>
          <w:t>10.1016/j.dendro.2020.125678</w:t>
        </w:r>
      </w:hyperlink>
    </w:p>
    <w:p w14:paraId="5508DB0F" w14:textId="77777777" w:rsidR="003B6E5B" w:rsidRDefault="004D6A83">
      <w:pPr>
        <w:pStyle w:val="Bibliography"/>
      </w:pPr>
      <w:bookmarkStart w:id="85" w:name="ref-rejoumechain_biomass_2017"/>
      <w:bookmarkEnd w:id="84"/>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2">
        <w:r>
          <w:rPr>
            <w:rStyle w:val="Hyperlink"/>
          </w:rPr>
          <w:t>10.1111/2041-210X.12753</w:t>
        </w:r>
      </w:hyperlink>
    </w:p>
    <w:p w14:paraId="4FC8A3B8" w14:textId="77777777" w:rsidR="003B6E5B" w:rsidRDefault="004D6A83">
      <w:pPr>
        <w:pStyle w:val="Bibliography"/>
      </w:pPr>
      <w:bookmarkStart w:id="86" w:name="ref-sniderhan_growth_2016"/>
      <w:bookmarkEnd w:id="85"/>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3">
        <w:r>
          <w:rPr>
            <w:rStyle w:val="Hyperlink"/>
          </w:rPr>
          <w:t>10.1002/2016JG003528</w:t>
        </w:r>
      </w:hyperlink>
    </w:p>
    <w:p w14:paraId="5F3D9871" w14:textId="77777777" w:rsidR="003B6E5B" w:rsidRDefault="004D6A83">
      <w:pPr>
        <w:pStyle w:val="Bibliography"/>
      </w:pPr>
      <w:bookmarkStart w:id="87" w:name="ref-stephenson_rate_2014"/>
      <w:bookmarkEnd w:id="86"/>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4">
        <w:r>
          <w:rPr>
            <w:rStyle w:val="Hyperlink"/>
          </w:rPr>
          <w:t>10.1038/nature12914</w:t>
        </w:r>
      </w:hyperlink>
    </w:p>
    <w:p w14:paraId="590E15A5" w14:textId="77777777" w:rsidR="003B6E5B" w:rsidRDefault="004D6A83">
      <w:pPr>
        <w:pStyle w:val="Bibliography"/>
      </w:pPr>
      <w:bookmarkStart w:id="88" w:name="ref-sullivan_long-term_2020"/>
      <w:bookmarkEnd w:id="87"/>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5">
        <w:r>
          <w:rPr>
            <w:rStyle w:val="Hyperlink"/>
          </w:rPr>
          <w:t>10.1126/science.aaw7578</w:t>
        </w:r>
      </w:hyperlink>
    </w:p>
    <w:p w14:paraId="0C6138AE" w14:textId="77777777" w:rsidR="003B6E5B" w:rsidRDefault="004D6A83">
      <w:pPr>
        <w:pStyle w:val="Bibliography"/>
      </w:pPr>
      <w:bookmarkStart w:id="89" w:name="ref-teets_linking_2018"/>
      <w:bookmarkEnd w:id="88"/>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6">
        <w:r>
          <w:rPr>
            <w:rStyle w:val="Hyperlink"/>
          </w:rPr>
          <w:t>10.1016/j.agrformet.2017.08.007</w:t>
        </w:r>
      </w:hyperlink>
    </w:p>
    <w:p w14:paraId="08C8279B" w14:textId="77777777" w:rsidR="003B6E5B" w:rsidRDefault="004D6A83">
      <w:pPr>
        <w:pStyle w:val="Bibliography"/>
      </w:pPr>
      <w:bookmarkStart w:id="90" w:name="ref-teets_quantifying_2018"/>
      <w:bookmarkEnd w:id="89"/>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7">
        <w:r>
          <w:rPr>
            <w:rStyle w:val="Hyperlink"/>
          </w:rPr>
          <w:t>10.1111/gcb.14120</w:t>
        </w:r>
      </w:hyperlink>
    </w:p>
    <w:p w14:paraId="01A42839" w14:textId="77777777" w:rsidR="003B6E5B" w:rsidRDefault="004D6A83">
      <w:pPr>
        <w:pStyle w:val="Bibliography"/>
      </w:pPr>
      <w:bookmarkStart w:id="91" w:name="ref-tolwinski-ward_bayesian_2013"/>
      <w:bookmarkEnd w:id="90"/>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8">
        <w:r>
          <w:rPr>
            <w:rStyle w:val="Hyperlink"/>
          </w:rPr>
          <w:t>10.5194/cp-9-1481-2013</w:t>
        </w:r>
      </w:hyperlink>
    </w:p>
    <w:p w14:paraId="11A7CE0E" w14:textId="77777777" w:rsidR="003B6E5B" w:rsidRDefault="004D6A83">
      <w:pPr>
        <w:pStyle w:val="Bibliography"/>
      </w:pPr>
      <w:bookmarkStart w:id="92" w:name="ref-tumajer_increasing_2017"/>
      <w:bookmarkEnd w:id="91"/>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9">
        <w:r>
          <w:rPr>
            <w:rStyle w:val="Hyperlink"/>
          </w:rPr>
          <w:t>10.1016/j.agrformet.2017.07.015</w:t>
        </w:r>
      </w:hyperlink>
    </w:p>
    <w:p w14:paraId="6D989D2A" w14:textId="77777777" w:rsidR="003B6E5B" w:rsidRDefault="004D6A83">
      <w:pPr>
        <w:pStyle w:val="Bibliography"/>
      </w:pPr>
      <w:bookmarkStart w:id="93" w:name="ref-vlam_temperature_2014"/>
      <w:bookmarkEnd w:id="92"/>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60">
        <w:r>
          <w:rPr>
            <w:rStyle w:val="Hyperlink"/>
          </w:rPr>
          <w:t>10.1007/s00442-013-2846-x</w:t>
        </w:r>
      </w:hyperlink>
    </w:p>
    <w:p w14:paraId="12D254CD" w14:textId="77777777" w:rsidR="003B6E5B" w:rsidRDefault="004D6A83">
      <w:pPr>
        <w:pStyle w:val="Bibliography"/>
      </w:pPr>
      <w:bookmarkStart w:id="94" w:name="ref-walker_integrating_nodate"/>
      <w:bookmarkEnd w:id="93"/>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1">
        <w:r>
          <w:rPr>
            <w:rStyle w:val="Hyperlink"/>
          </w:rPr>
          <w:t>10.1111/nph.16866</w:t>
        </w:r>
      </w:hyperlink>
      <w:bookmarkEnd w:id="56"/>
      <w:bookmarkEnd w:id="94"/>
    </w:p>
    <w:sectPr w:rsidR="003B6E5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Justin Maxwell" w:date="2020-09-11T13:22:00Z" w:initials="JM">
    <w:p w14:paraId="3D4FCF5F" w14:textId="6467719A" w:rsidR="008D4A03" w:rsidRDefault="008D4A03">
      <w:pPr>
        <w:pStyle w:val="CommentText"/>
      </w:pPr>
      <w:r>
        <w:rPr>
          <w:rStyle w:val="CommentReference"/>
        </w:rPr>
        <w:annotationRef/>
      </w:r>
      <w:r w:rsidRPr="00580DB2">
        <w:rPr>
          <w:highlight w:val="yellow"/>
        </w:rPr>
        <w:t>I’d argue that a soil moisture index (SPEI or PDSI) is far more common than P.</w:t>
      </w:r>
    </w:p>
  </w:comment>
  <w:comment w:id="11" w:author="Justin Maxwell" w:date="2020-09-11T13:23:00Z" w:initials="JM">
    <w:p w14:paraId="024EDD69" w14:textId="77777777" w:rsidR="00016F19" w:rsidRDefault="00016F19" w:rsidP="00016F19">
      <w:pPr>
        <w:widowControl w:val="0"/>
        <w:autoSpaceDE w:val="0"/>
        <w:autoSpaceDN w:val="0"/>
        <w:adjustRightInd w:val="0"/>
        <w:spacing w:after="240"/>
      </w:pPr>
      <w:r>
        <w:rPr>
          <w:rStyle w:val="CommentReference"/>
        </w:rPr>
        <w:annotationRef/>
      </w:r>
      <w:r w:rsidRPr="00580DB2">
        <w:rPr>
          <w:highlight w:val="yellow"/>
        </w:rPr>
        <w:t>Fritts, H.: Tree Rings and Climate, Academic Press. New York., 1976.</w:t>
      </w:r>
    </w:p>
    <w:p w14:paraId="73F3BE22" w14:textId="77777777" w:rsidR="00016F19" w:rsidRDefault="00016F19">
      <w:pPr>
        <w:pStyle w:val="CommentText"/>
      </w:pPr>
    </w:p>
    <w:p w14:paraId="57CB2304" w14:textId="1593695E" w:rsidR="00016F19" w:rsidRDefault="00320759">
      <w:pPr>
        <w:pStyle w:val="CommentText"/>
      </w:pPr>
      <w:r>
        <w:t xml:space="preserve">There are a ton </w:t>
      </w:r>
      <w:proofErr w:type="gramStart"/>
      <w:r>
        <w:t>others</w:t>
      </w:r>
      <w:proofErr w:type="gramEnd"/>
      <w:r>
        <w:t xml:space="preserve"> but this is one of the fir</w:t>
      </w:r>
    </w:p>
  </w:comment>
  <w:comment w:id="12" w:author="Justin Maxwell" w:date="2020-09-12T13:36:00Z" w:initials="JM">
    <w:p w14:paraId="7B3966B7" w14:textId="6D4D0374" w:rsidR="00320759" w:rsidRDefault="00320759" w:rsidP="00320759">
      <w:pPr>
        <w:rPr>
          <w:rFonts w:ascii="Times New Roman" w:eastAsia="Times New Roman" w:hAnsi="Times New Roman" w:cs="Times New Roman"/>
        </w:rPr>
      </w:pPr>
      <w:r>
        <w:rPr>
          <w:rStyle w:val="CommentReference"/>
        </w:rPr>
        <w:annotationRef/>
      </w:r>
      <w:r w:rsidRPr="00580DB2">
        <w:rPr>
          <w:rFonts w:ascii="Times New Roman" w:eastAsia="Times New Roman" w:hAnsi="Times New Roman" w:cs="Times New Roman"/>
          <w:highlight w:val="yellow"/>
        </w:rPr>
        <w:t xml:space="preserve">Pederson, N., Bell, A.R., Cook, E.R., </w:t>
      </w:r>
      <w:proofErr w:type="spellStart"/>
      <w:r w:rsidRPr="00580DB2">
        <w:rPr>
          <w:rFonts w:ascii="Times New Roman" w:eastAsia="Times New Roman" w:hAnsi="Times New Roman" w:cs="Times New Roman"/>
          <w:highlight w:val="yellow"/>
        </w:rPr>
        <w:t>Lall</w:t>
      </w:r>
      <w:proofErr w:type="spellEnd"/>
      <w:r w:rsidRPr="00580DB2">
        <w:rPr>
          <w:rFonts w:ascii="Times New Roman" w:eastAsia="Times New Roman" w:hAnsi="Times New Roman" w:cs="Times New Roman"/>
          <w:highlight w:val="yellow"/>
        </w:rPr>
        <w:t xml:space="preserve">, U., </w:t>
      </w:r>
      <w:proofErr w:type="spellStart"/>
      <w:r w:rsidRPr="00580DB2">
        <w:rPr>
          <w:rFonts w:ascii="Times New Roman" w:eastAsia="Times New Roman" w:hAnsi="Times New Roman" w:cs="Times New Roman"/>
          <w:highlight w:val="yellow"/>
        </w:rPr>
        <w:t>Devineni</w:t>
      </w:r>
      <w:proofErr w:type="spellEnd"/>
      <w:r w:rsidRPr="00580DB2">
        <w:rPr>
          <w:rFonts w:ascii="Times New Roman" w:eastAsia="Times New Roman" w:hAnsi="Times New Roman" w:cs="Times New Roman"/>
          <w:highlight w:val="yellow"/>
        </w:rPr>
        <w:t xml:space="preserve">, N., Seager, R., Eggleston, K. and Vranes, K.P., 2013. Is an epic pluvial masking the water insecurity of the greater New York City </w:t>
      </w:r>
      <w:proofErr w:type="gramStart"/>
      <w:r w:rsidRPr="00580DB2">
        <w:rPr>
          <w:rFonts w:ascii="Times New Roman" w:eastAsia="Times New Roman" w:hAnsi="Times New Roman" w:cs="Times New Roman"/>
          <w:highlight w:val="yellow"/>
        </w:rPr>
        <w:t>region?.</w:t>
      </w:r>
      <w:proofErr w:type="gramEnd"/>
      <w:r w:rsidRPr="00580DB2">
        <w:rPr>
          <w:rFonts w:ascii="Times New Roman" w:eastAsia="Times New Roman" w:hAnsi="Times New Roman" w:cs="Times New Roman"/>
          <w:highlight w:val="yellow"/>
        </w:rPr>
        <w:t xml:space="preserve"> </w:t>
      </w:r>
      <w:r w:rsidRPr="00580DB2">
        <w:rPr>
          <w:rFonts w:ascii="Times New Roman" w:eastAsia="Times New Roman" w:hAnsi="Times New Roman" w:cs="Times New Roman"/>
          <w:i/>
          <w:iCs/>
          <w:highlight w:val="yellow"/>
        </w:rPr>
        <w:t>Journal of Climate</w:t>
      </w:r>
      <w:r w:rsidRPr="00580DB2">
        <w:rPr>
          <w:rFonts w:ascii="Times New Roman" w:eastAsia="Times New Roman" w:hAnsi="Times New Roman" w:cs="Times New Roman"/>
          <w:highlight w:val="yellow"/>
        </w:rPr>
        <w:t xml:space="preserve">, </w:t>
      </w:r>
      <w:r w:rsidRPr="00580DB2">
        <w:rPr>
          <w:rFonts w:ascii="Times New Roman" w:eastAsia="Times New Roman" w:hAnsi="Times New Roman" w:cs="Times New Roman"/>
          <w:i/>
          <w:iCs/>
          <w:highlight w:val="yellow"/>
        </w:rPr>
        <w:t>26</w:t>
      </w:r>
      <w:r w:rsidRPr="00580DB2">
        <w:rPr>
          <w:rFonts w:ascii="Times New Roman" w:eastAsia="Times New Roman" w:hAnsi="Times New Roman" w:cs="Times New Roman"/>
          <w:highlight w:val="yellow"/>
        </w:rPr>
        <w:t>(4), pp.1339-1354.</w:t>
      </w:r>
    </w:p>
    <w:p w14:paraId="3E8A57ED" w14:textId="5C5BF065" w:rsidR="00320759" w:rsidRDefault="00320759" w:rsidP="00320759">
      <w:pPr>
        <w:rPr>
          <w:rFonts w:ascii="Times New Roman" w:eastAsia="Times New Roman" w:hAnsi="Times New Roman" w:cs="Times New Roman"/>
        </w:rPr>
      </w:pPr>
    </w:p>
    <w:p w14:paraId="47E52B09" w14:textId="77777777" w:rsidR="00320759" w:rsidRPr="00320759" w:rsidRDefault="00320759" w:rsidP="00320759">
      <w:pPr>
        <w:spacing w:after="0"/>
        <w:rPr>
          <w:rFonts w:ascii="Times New Roman" w:eastAsia="Times New Roman" w:hAnsi="Times New Roman" w:cs="Times New Roman"/>
        </w:rPr>
      </w:pPr>
      <w:r w:rsidRPr="00580DB2">
        <w:rPr>
          <w:rFonts w:ascii="Times New Roman" w:eastAsia="Times New Roman" w:hAnsi="Times New Roman" w:cs="Times New Roman"/>
          <w:highlight w:val="yellow"/>
        </w:rPr>
        <w:t xml:space="preserve">Maxwell, J.T. and Harley, G.L., 2017. Increased tree-ring network density reveals more precise estimations of sub-regional hydroclimate variability and climate dynamics in the Midwest, USA. </w:t>
      </w:r>
      <w:r w:rsidRPr="00580DB2">
        <w:rPr>
          <w:rFonts w:ascii="Times New Roman" w:eastAsia="Times New Roman" w:hAnsi="Times New Roman" w:cs="Times New Roman"/>
          <w:i/>
          <w:iCs/>
          <w:highlight w:val="yellow"/>
        </w:rPr>
        <w:t>Climate Dynamics</w:t>
      </w:r>
      <w:r w:rsidRPr="00580DB2">
        <w:rPr>
          <w:rFonts w:ascii="Times New Roman" w:eastAsia="Times New Roman" w:hAnsi="Times New Roman" w:cs="Times New Roman"/>
          <w:highlight w:val="yellow"/>
        </w:rPr>
        <w:t xml:space="preserve">, </w:t>
      </w:r>
      <w:r w:rsidRPr="00580DB2">
        <w:rPr>
          <w:rFonts w:ascii="Times New Roman" w:eastAsia="Times New Roman" w:hAnsi="Times New Roman" w:cs="Times New Roman"/>
          <w:i/>
          <w:iCs/>
          <w:highlight w:val="yellow"/>
        </w:rPr>
        <w:t>49</w:t>
      </w:r>
      <w:r w:rsidRPr="00580DB2">
        <w:rPr>
          <w:rFonts w:ascii="Times New Roman" w:eastAsia="Times New Roman" w:hAnsi="Times New Roman" w:cs="Times New Roman"/>
          <w:highlight w:val="yellow"/>
        </w:rPr>
        <w:t>(4), pp.1479-1493.</w:t>
      </w:r>
    </w:p>
    <w:p w14:paraId="4E222F9A" w14:textId="77777777" w:rsidR="00320759" w:rsidRPr="00320759" w:rsidRDefault="00320759" w:rsidP="00320759">
      <w:pPr>
        <w:rPr>
          <w:rFonts w:ascii="Times New Roman" w:eastAsia="Times New Roman" w:hAnsi="Times New Roman" w:cs="Times New Roman"/>
        </w:rPr>
      </w:pPr>
    </w:p>
    <w:p w14:paraId="227AA6FC" w14:textId="64267151" w:rsidR="00320759" w:rsidRDefault="00320759">
      <w:pPr>
        <w:pStyle w:val="CommentText"/>
      </w:pPr>
    </w:p>
  </w:comment>
  <w:comment w:id="13" w:author="Justin Maxwell" w:date="2020-09-12T13:40:00Z" w:initials="JM">
    <w:p w14:paraId="2100118F" w14:textId="77777777" w:rsidR="00320759" w:rsidRPr="00320759" w:rsidRDefault="00320759" w:rsidP="00320759">
      <w:pPr>
        <w:rPr>
          <w:rFonts w:ascii="Times New Roman" w:eastAsia="Times New Roman" w:hAnsi="Times New Roman" w:cs="Times New Roman"/>
        </w:rPr>
      </w:pPr>
      <w:r>
        <w:rPr>
          <w:rStyle w:val="CommentReference"/>
        </w:rPr>
        <w:annotationRef/>
      </w:r>
      <w:r w:rsidRPr="00580DB2">
        <w:rPr>
          <w:rFonts w:ascii="Times New Roman" w:eastAsia="Times New Roman" w:hAnsi="Times New Roman" w:cs="Times New Roman"/>
          <w:highlight w:val="yellow"/>
        </w:rPr>
        <w:t xml:space="preserve">Alexander, M.R., Rollinson, C.R., </w:t>
      </w:r>
      <w:proofErr w:type="spellStart"/>
      <w:r w:rsidRPr="00580DB2">
        <w:rPr>
          <w:rFonts w:ascii="Times New Roman" w:eastAsia="Times New Roman" w:hAnsi="Times New Roman" w:cs="Times New Roman"/>
          <w:highlight w:val="yellow"/>
        </w:rPr>
        <w:t>Babst</w:t>
      </w:r>
      <w:proofErr w:type="spellEnd"/>
      <w:r w:rsidRPr="00580DB2">
        <w:rPr>
          <w:rFonts w:ascii="Times New Roman" w:eastAsia="Times New Roman" w:hAnsi="Times New Roman" w:cs="Times New Roman"/>
          <w:highlight w:val="yellow"/>
        </w:rPr>
        <w:t xml:space="preserve">, F., </w:t>
      </w:r>
      <w:proofErr w:type="spellStart"/>
      <w:r w:rsidRPr="00580DB2">
        <w:rPr>
          <w:rFonts w:ascii="Times New Roman" w:eastAsia="Times New Roman" w:hAnsi="Times New Roman" w:cs="Times New Roman"/>
          <w:highlight w:val="yellow"/>
        </w:rPr>
        <w:t>Trouet</w:t>
      </w:r>
      <w:proofErr w:type="spellEnd"/>
      <w:r w:rsidRPr="00580DB2">
        <w:rPr>
          <w:rFonts w:ascii="Times New Roman" w:eastAsia="Times New Roman" w:hAnsi="Times New Roman" w:cs="Times New Roman"/>
          <w:highlight w:val="yellow"/>
        </w:rPr>
        <w:t xml:space="preserve">, V. and Moore, D.J., 2018. Relative influences of multiple sources of uncertainty on cumulative and incremental tree-ring-derived aboveground biomass estimates. </w:t>
      </w:r>
      <w:r w:rsidRPr="00580DB2">
        <w:rPr>
          <w:rFonts w:ascii="Times New Roman" w:eastAsia="Times New Roman" w:hAnsi="Times New Roman" w:cs="Times New Roman"/>
          <w:i/>
          <w:iCs/>
          <w:highlight w:val="yellow"/>
        </w:rPr>
        <w:t>Trees</w:t>
      </w:r>
      <w:r w:rsidRPr="00580DB2">
        <w:rPr>
          <w:rFonts w:ascii="Times New Roman" w:eastAsia="Times New Roman" w:hAnsi="Times New Roman" w:cs="Times New Roman"/>
          <w:highlight w:val="yellow"/>
        </w:rPr>
        <w:t xml:space="preserve">, </w:t>
      </w:r>
      <w:r w:rsidRPr="00580DB2">
        <w:rPr>
          <w:rFonts w:ascii="Times New Roman" w:eastAsia="Times New Roman" w:hAnsi="Times New Roman" w:cs="Times New Roman"/>
          <w:i/>
          <w:iCs/>
          <w:highlight w:val="yellow"/>
        </w:rPr>
        <w:t>32</w:t>
      </w:r>
      <w:r w:rsidRPr="00580DB2">
        <w:rPr>
          <w:rFonts w:ascii="Times New Roman" w:eastAsia="Times New Roman" w:hAnsi="Times New Roman" w:cs="Times New Roman"/>
          <w:highlight w:val="yellow"/>
        </w:rPr>
        <w:t>(1), pp.265-276.</w:t>
      </w:r>
    </w:p>
    <w:p w14:paraId="020CCDF1" w14:textId="1AAE5552" w:rsidR="00320759" w:rsidRDefault="00320759">
      <w:pPr>
        <w:pStyle w:val="CommentText"/>
      </w:pPr>
    </w:p>
  </w:comment>
  <w:comment w:id="15" w:author="Justin Maxwell" w:date="2020-09-12T13:44:00Z" w:initials="JM">
    <w:p w14:paraId="781DBE61" w14:textId="1B330DFF" w:rsidR="00320759" w:rsidRDefault="00320759">
      <w:pPr>
        <w:pStyle w:val="CommentText"/>
      </w:pPr>
      <w:r>
        <w:rPr>
          <w:rStyle w:val="CommentReference"/>
        </w:rPr>
        <w:annotationRef/>
      </w:r>
      <w:r w:rsidRPr="00580DB2">
        <w:rPr>
          <w:highlight w:val="yellow"/>
        </w:rPr>
        <w:t>Again, there are tons but Fritts 1976 would be the easiest citation.</w:t>
      </w:r>
    </w:p>
  </w:comment>
  <w:comment w:id="30" w:author="Justin Maxwell" w:date="2020-09-12T13:53:00Z" w:initials="JM">
    <w:p w14:paraId="1431DA30" w14:textId="77777777" w:rsidR="00246250" w:rsidRDefault="00246250">
      <w:pPr>
        <w:pStyle w:val="CommentText"/>
      </w:pPr>
      <w:r>
        <w:rPr>
          <w:rStyle w:val="CommentReference"/>
        </w:rPr>
        <w:annotationRef/>
      </w:r>
      <w:r w:rsidRPr="00580DB2">
        <w:rPr>
          <w:highlight w:val="yellow"/>
        </w:rPr>
        <w:t>Fritts would work here, as would this:</w:t>
      </w:r>
    </w:p>
    <w:p w14:paraId="360FACE5" w14:textId="77777777" w:rsidR="00246250" w:rsidRDefault="00246250">
      <w:pPr>
        <w:pStyle w:val="CommentText"/>
      </w:pPr>
    </w:p>
    <w:p w14:paraId="4F0E898B" w14:textId="77777777" w:rsidR="00246250" w:rsidRPr="00246250" w:rsidRDefault="00246250" w:rsidP="00246250">
      <w:pPr>
        <w:spacing w:after="0"/>
        <w:rPr>
          <w:rFonts w:ascii="Times New Roman" w:eastAsia="Times New Roman" w:hAnsi="Times New Roman" w:cs="Times New Roman"/>
        </w:rPr>
      </w:pPr>
      <w:r w:rsidRPr="00246250">
        <w:rPr>
          <w:rFonts w:ascii="Times New Roman" w:eastAsia="Times New Roman" w:hAnsi="Times New Roman" w:cs="Times New Roman"/>
        </w:rPr>
        <w:t>Cook, E.R. and Peters, K., 1981. The smoothing spline: a new approach to standardizing forest interior tree-ring width series for dendroclimatic studies.</w:t>
      </w:r>
    </w:p>
    <w:p w14:paraId="066CB644" w14:textId="578C2260" w:rsidR="00246250" w:rsidRDefault="00246250">
      <w:pPr>
        <w:pStyle w:val="CommentText"/>
      </w:pPr>
    </w:p>
  </w:comment>
  <w:comment w:id="31" w:author="Justin Maxwell" w:date="2020-09-12T13:56:00Z" w:initials="JM">
    <w:p w14:paraId="174A9B9D" w14:textId="0DE87381" w:rsidR="00060B92" w:rsidRDefault="00060B92">
      <w:pPr>
        <w:pStyle w:val="CommentText"/>
      </w:pPr>
      <w:r>
        <w:rPr>
          <w:rStyle w:val="CommentReference"/>
        </w:rPr>
        <w:annotationRef/>
      </w:r>
      <w:r w:rsidRPr="004B1918">
        <w:rPr>
          <w:highlight w:val="yellow"/>
        </w:rPr>
        <w:t>Interesting problem. Similar to CO2 and the influence of tree growth. Since CO2 has a trend and we detrend TR/BA… hard to find co2 connection even if one detrends CO2. But, really can’t leave the trend in. Tough problem.</w:t>
      </w:r>
    </w:p>
  </w:comment>
  <w:comment w:id="32" w:author="Justin Maxwell" w:date="2020-09-12T13:59:00Z" w:initials="JM">
    <w:p w14:paraId="29A3E751" w14:textId="1FFDF7CB" w:rsidR="00060B92" w:rsidRDefault="00060B92">
      <w:pPr>
        <w:pStyle w:val="CommentText"/>
      </w:pPr>
      <w:r>
        <w:rPr>
          <w:rStyle w:val="CommentReference"/>
        </w:rPr>
        <w:annotationRef/>
      </w:r>
      <w:r>
        <w:t>Makes sense, any cases where AR2 or more was better? In my region it is always AR1 but thought I had read in some climates, it is more autocorrelated than ar1.</w:t>
      </w:r>
    </w:p>
  </w:comment>
  <w:comment w:id="33" w:author="Justin Maxwell" w:date="2020-09-12T14:13:00Z" w:initials="JM">
    <w:p w14:paraId="285D5A27" w14:textId="490768D8" w:rsidR="000E10DD" w:rsidRDefault="000E10DD">
      <w:pPr>
        <w:pStyle w:val="CommentText"/>
      </w:pPr>
      <w:r>
        <w:rPr>
          <w:rStyle w:val="CommentReference"/>
        </w:rPr>
        <w:annotationRef/>
      </w:r>
      <w:r w:rsidRPr="002E6D48">
        <w:rPr>
          <w:highlight w:val="yellow"/>
        </w:rPr>
        <w:t>Wondering if this text could just be put in the figure caption somewhere and removed from text?</w:t>
      </w:r>
    </w:p>
  </w:comment>
  <w:comment w:id="34" w:author="Justin Maxwell" w:date="2020-09-12T14:14:00Z" w:initials="JM">
    <w:p w14:paraId="3C4E1464" w14:textId="193BBBB6" w:rsidR="000E10DD" w:rsidRDefault="000E10DD">
      <w:pPr>
        <w:pStyle w:val="CommentText"/>
      </w:pPr>
      <w:r>
        <w:rPr>
          <w:rStyle w:val="CommentReference"/>
        </w:rPr>
        <w:annotationRef/>
      </w:r>
      <w:r w:rsidRPr="002E6D48">
        <w:rPr>
          <w:highlight w:val="yellow"/>
        </w:rPr>
        <w:t>Nice! Is this required in the methods? A lot of journals let you put this in a separate section, sort of like acknowledgments and don’t count it toward word count</w:t>
      </w:r>
      <w:r>
        <w:t xml:space="preserve">. </w:t>
      </w:r>
    </w:p>
  </w:comment>
  <w:comment w:id="37" w:author="Justin Maxwell" w:date="2020-09-12T14:29:00Z" w:initials="JM">
    <w:p w14:paraId="24F3BFD1" w14:textId="0D14C741" w:rsidR="003D578B" w:rsidRDefault="003D578B">
      <w:pPr>
        <w:pStyle w:val="CommentText"/>
      </w:pPr>
      <w:r>
        <w:rPr>
          <w:rStyle w:val="CommentReference"/>
        </w:rPr>
        <w:annotationRef/>
      </w:r>
      <w:r>
        <w:t xml:space="preserve">There has been a lot of work on VPD, maybe worth mentioning the PET and VPD are closely related. </w:t>
      </w:r>
    </w:p>
  </w:comment>
  <w:comment w:id="47" w:author="Justin Maxwell" w:date="2020-09-12T14:49:00Z" w:initials="JM">
    <w:p w14:paraId="6A417039" w14:textId="24AE699F" w:rsidR="00DE0233" w:rsidRDefault="00DE0233">
      <w:pPr>
        <w:pStyle w:val="CommentText"/>
      </w:pPr>
      <w:r>
        <w:rPr>
          <w:rStyle w:val="CommentReference"/>
        </w:rPr>
        <w:annotationRef/>
      </w:r>
      <w:r>
        <w:t xml:space="preserve">I find this very interesting and it is buried. Worth making this a bigger point? </w:t>
      </w:r>
    </w:p>
  </w:comment>
  <w:comment w:id="48" w:author="Justin Maxwell" w:date="2020-09-12T14:51:00Z" w:initials="JM">
    <w:p w14:paraId="32D3BEAE" w14:textId="77777777" w:rsidR="00DE0233" w:rsidRDefault="00DE0233">
      <w:pPr>
        <w:pStyle w:val="CommentText"/>
      </w:pPr>
      <w:r>
        <w:rPr>
          <w:rStyle w:val="CommentReference"/>
        </w:rPr>
        <w:annotationRef/>
      </w:r>
      <w:r>
        <w:t xml:space="preserve">Totally agree! In this paper, I detrended climate and growth so of course I found co2 didn’t have a big impact. I’ve been thinking about this since. Could we provide advice on how to handle this? Maybe one sentence? </w:t>
      </w:r>
    </w:p>
    <w:p w14:paraId="3D03CA1A" w14:textId="77777777" w:rsidR="00DE0233" w:rsidRDefault="00DE0233">
      <w:pPr>
        <w:pStyle w:val="CommentText"/>
      </w:pPr>
    </w:p>
    <w:p w14:paraId="4787D46F" w14:textId="77777777" w:rsidR="00DE0233" w:rsidRPr="00DE0233" w:rsidRDefault="00DE0233" w:rsidP="00DE0233">
      <w:pPr>
        <w:spacing w:after="0"/>
        <w:rPr>
          <w:rFonts w:ascii="Times New Roman" w:eastAsia="Times New Roman" w:hAnsi="Times New Roman" w:cs="Times New Roman"/>
        </w:rPr>
      </w:pPr>
      <w:r w:rsidRPr="00DE0233">
        <w:rPr>
          <w:rFonts w:ascii="Times New Roman" w:eastAsia="Times New Roman" w:hAnsi="Times New Roman" w:cs="Times New Roman"/>
        </w:rPr>
        <w:t xml:space="preserve">Maxwell, J.T., Harley, G.L., </w:t>
      </w:r>
      <w:proofErr w:type="spellStart"/>
      <w:r w:rsidRPr="00DE0233">
        <w:rPr>
          <w:rFonts w:ascii="Times New Roman" w:eastAsia="Times New Roman" w:hAnsi="Times New Roman" w:cs="Times New Roman"/>
        </w:rPr>
        <w:t>Mandra</w:t>
      </w:r>
      <w:proofErr w:type="spellEnd"/>
      <w:r w:rsidRPr="00DE0233">
        <w:rPr>
          <w:rFonts w:ascii="Times New Roman" w:eastAsia="Times New Roman" w:hAnsi="Times New Roman" w:cs="Times New Roman"/>
        </w:rPr>
        <w:t xml:space="preserve">, T.E., Yi, K., </w:t>
      </w:r>
      <w:proofErr w:type="spellStart"/>
      <w:r w:rsidRPr="00DE0233">
        <w:rPr>
          <w:rFonts w:ascii="Times New Roman" w:eastAsia="Times New Roman" w:hAnsi="Times New Roman" w:cs="Times New Roman"/>
        </w:rPr>
        <w:t>Kannenberg</w:t>
      </w:r>
      <w:proofErr w:type="spellEnd"/>
      <w:r w:rsidRPr="00DE0233">
        <w:rPr>
          <w:rFonts w:ascii="Times New Roman" w:eastAsia="Times New Roman" w:hAnsi="Times New Roman" w:cs="Times New Roman"/>
        </w:rPr>
        <w:t xml:space="preserve">, S.A., Au, T.F., Robeson, S.M., Pederson, N., Sauer, P.E. and Novick, K.A., 2019. Higher CO2 Concentrations and Lower Acidic Deposition Have Not Changed Drought Response in Tree Growth </w:t>
      </w:r>
      <w:proofErr w:type="gramStart"/>
      <w:r w:rsidRPr="00DE0233">
        <w:rPr>
          <w:rFonts w:ascii="Times New Roman" w:eastAsia="Times New Roman" w:hAnsi="Times New Roman" w:cs="Times New Roman"/>
        </w:rPr>
        <w:t>But</w:t>
      </w:r>
      <w:proofErr w:type="gramEnd"/>
      <w:r w:rsidRPr="00DE0233">
        <w:rPr>
          <w:rFonts w:ascii="Times New Roman" w:eastAsia="Times New Roman" w:hAnsi="Times New Roman" w:cs="Times New Roman"/>
        </w:rPr>
        <w:t xml:space="preserve"> Do Influence </w:t>
      </w:r>
      <w:proofErr w:type="spellStart"/>
      <w:r w:rsidRPr="00DE0233">
        <w:rPr>
          <w:rFonts w:ascii="Times New Roman" w:eastAsia="Times New Roman" w:hAnsi="Times New Roman" w:cs="Times New Roman"/>
        </w:rPr>
        <w:t>iWUE</w:t>
      </w:r>
      <w:proofErr w:type="spellEnd"/>
      <w:r w:rsidRPr="00DE0233">
        <w:rPr>
          <w:rFonts w:ascii="Times New Roman" w:eastAsia="Times New Roman" w:hAnsi="Times New Roman" w:cs="Times New Roman"/>
        </w:rPr>
        <w:t xml:space="preserve"> in Hardwood Trees in the Midwestern United States. </w:t>
      </w:r>
      <w:r w:rsidRPr="00DE0233">
        <w:rPr>
          <w:rFonts w:ascii="Times New Roman" w:eastAsia="Times New Roman" w:hAnsi="Times New Roman" w:cs="Times New Roman"/>
          <w:i/>
          <w:iCs/>
        </w:rPr>
        <w:t xml:space="preserve">Journal of Geophysical Research: </w:t>
      </w:r>
      <w:proofErr w:type="spellStart"/>
      <w:r w:rsidRPr="00DE0233">
        <w:rPr>
          <w:rFonts w:ascii="Times New Roman" w:eastAsia="Times New Roman" w:hAnsi="Times New Roman" w:cs="Times New Roman"/>
          <w:i/>
          <w:iCs/>
        </w:rPr>
        <w:t>Biogeosciences</w:t>
      </w:r>
      <w:proofErr w:type="spellEnd"/>
      <w:r w:rsidRPr="00DE0233">
        <w:rPr>
          <w:rFonts w:ascii="Times New Roman" w:eastAsia="Times New Roman" w:hAnsi="Times New Roman" w:cs="Times New Roman"/>
        </w:rPr>
        <w:t xml:space="preserve">, </w:t>
      </w:r>
      <w:r w:rsidRPr="00DE0233">
        <w:rPr>
          <w:rFonts w:ascii="Times New Roman" w:eastAsia="Times New Roman" w:hAnsi="Times New Roman" w:cs="Times New Roman"/>
          <w:i/>
          <w:iCs/>
        </w:rPr>
        <w:t>124</w:t>
      </w:r>
      <w:r w:rsidRPr="00DE0233">
        <w:rPr>
          <w:rFonts w:ascii="Times New Roman" w:eastAsia="Times New Roman" w:hAnsi="Times New Roman" w:cs="Times New Roman"/>
        </w:rPr>
        <w:t>(12), pp.3798-3813.</w:t>
      </w:r>
    </w:p>
    <w:p w14:paraId="5216B381" w14:textId="0046F3CE" w:rsidR="00DE0233" w:rsidRDefault="00DE0233">
      <w:pPr>
        <w:pStyle w:val="CommentText"/>
      </w:pPr>
    </w:p>
  </w:comment>
  <w:comment w:id="49" w:author="Justin Maxwell" w:date="2020-09-12T14:54:00Z" w:initials="JM">
    <w:p w14:paraId="3636D5CD" w14:textId="77777777" w:rsidR="00DE0233" w:rsidRDefault="00DE0233">
      <w:pPr>
        <w:pStyle w:val="CommentText"/>
      </w:pPr>
      <w:r>
        <w:rPr>
          <w:rStyle w:val="CommentReference"/>
        </w:rPr>
        <w:annotationRef/>
      </w:r>
      <w:r>
        <w:t>One thing that strikes me in this section is that most (maybe all) the sites are 2</w:t>
      </w:r>
      <w:r w:rsidRPr="00DE0233">
        <w:rPr>
          <w:vertAlign w:val="superscript"/>
        </w:rPr>
        <w:t>nd</w:t>
      </w:r>
      <w:r>
        <w:t xml:space="preserve"> growth. What would this look like in older to old growth forest where the size differences between trees are even greater? One would think that this would increase the difference but do the sensitives plateau at a certain </w:t>
      </w:r>
      <w:proofErr w:type="spellStart"/>
      <w:r>
        <w:t>dbh</w:t>
      </w:r>
      <w:proofErr w:type="spellEnd"/>
      <w:r>
        <w:t>?</w:t>
      </w:r>
    </w:p>
    <w:p w14:paraId="663AF483" w14:textId="77777777" w:rsidR="00DE0233" w:rsidRDefault="00DE0233">
      <w:pPr>
        <w:pStyle w:val="CommentText"/>
      </w:pPr>
    </w:p>
    <w:p w14:paraId="175C4BCA" w14:textId="3BE5BB42" w:rsidR="00DE0233" w:rsidRDefault="00DE0233">
      <w:pPr>
        <w:pStyle w:val="CommentText"/>
      </w:pPr>
      <w:r>
        <w:t>I think we need to be clear that certain land use histories (i.e., these are 2</w:t>
      </w:r>
      <w:r w:rsidRPr="00DE0233">
        <w:rPr>
          <w:vertAlign w:val="superscript"/>
        </w:rPr>
        <w:t>nd</w:t>
      </w:r>
      <w:r>
        <w:t xml:space="preserve"> growth forests) could impact our interpretation of some of these results. </w:t>
      </w:r>
    </w:p>
  </w:comment>
  <w:comment w:id="50" w:author="Justin Maxwell" w:date="2020-09-12T14:57:00Z" w:initials="JM">
    <w:p w14:paraId="774DB44E" w14:textId="6D32484D" w:rsidR="00DE0233" w:rsidRDefault="00DE0233">
      <w:pPr>
        <w:pStyle w:val="CommentText"/>
      </w:pPr>
      <w:r>
        <w:rPr>
          <w:rStyle w:val="CommentReference"/>
        </w:rPr>
        <w:annotationRef/>
      </w:r>
      <w:r>
        <w:t xml:space="preserve">Agreed, but these reconstructions are often selecting trees at much bigger </w:t>
      </w:r>
      <w:proofErr w:type="spellStart"/>
      <w:r>
        <w:t>dbhs</w:t>
      </w:r>
      <w:proofErr w:type="spellEnd"/>
      <w:r>
        <w:t xml:space="preserve"> that what are at these sites. </w:t>
      </w:r>
    </w:p>
  </w:comment>
  <w:comment w:id="51" w:author="Justin Maxwell" w:date="2020-09-12T14:58:00Z" w:initials="JM">
    <w:p w14:paraId="2412727B" w14:textId="0924453D" w:rsidR="00DE0233" w:rsidRDefault="00DE0233">
      <w:pPr>
        <w:pStyle w:val="CommentText"/>
      </w:pPr>
      <w:r>
        <w:rPr>
          <w:rStyle w:val="CommentReference"/>
        </w:rPr>
        <w:annotationRef/>
      </w:r>
      <w:r>
        <w:t xml:space="preserve">One other thing that I think could be worth discussion is the magnitude in response of extremes with climate. Correlation doesn’t do this but the polynomial curves in Fig 4. Can help get out this a little. But this is an important thing to consider </w:t>
      </w:r>
      <w:r w:rsidR="00AD6B0F">
        <w:t xml:space="preserve">when thinking about how climate sensitivity. How we define </w:t>
      </w:r>
      <w:proofErr w:type="gramStart"/>
      <w:r w:rsidR="00AD6B0F">
        <w:t>it..</w:t>
      </w:r>
      <w:proofErr w:type="gramEnd"/>
      <w:r w:rsidR="00AD6B0F">
        <w:t xml:space="preserve"> interannual correlation or magnitude of response? See the following, which gets at this a little but I think this effort adds to the story. </w:t>
      </w:r>
    </w:p>
    <w:p w14:paraId="144A449A" w14:textId="77777777" w:rsidR="00AD6B0F" w:rsidRDefault="00AD6B0F">
      <w:pPr>
        <w:pStyle w:val="CommentText"/>
      </w:pPr>
    </w:p>
    <w:p w14:paraId="744A924E" w14:textId="77777777" w:rsidR="00AD6B0F" w:rsidRPr="00AD6B0F" w:rsidRDefault="00AD6B0F" w:rsidP="00AD6B0F">
      <w:pPr>
        <w:spacing w:after="0"/>
        <w:rPr>
          <w:rFonts w:ascii="Times New Roman" w:eastAsia="Times New Roman" w:hAnsi="Times New Roman" w:cs="Times New Roman"/>
        </w:rPr>
      </w:pPr>
      <w:r w:rsidRPr="00AD6B0F">
        <w:rPr>
          <w:rFonts w:ascii="Times New Roman" w:eastAsia="Times New Roman" w:hAnsi="Times New Roman" w:cs="Times New Roman"/>
        </w:rPr>
        <w:t xml:space="preserve">Au, T.F., Maxwell, J.T., Novick, K.A., Robeson, S.M., Warner, S.M., Lockwood, B.R., Phillips, R.P., Harley, G.L., </w:t>
      </w:r>
      <w:proofErr w:type="spellStart"/>
      <w:r w:rsidRPr="00AD6B0F">
        <w:rPr>
          <w:rFonts w:ascii="Times New Roman" w:eastAsia="Times New Roman" w:hAnsi="Times New Roman" w:cs="Times New Roman"/>
        </w:rPr>
        <w:t>Telewski</w:t>
      </w:r>
      <w:proofErr w:type="spellEnd"/>
      <w:r w:rsidRPr="00AD6B0F">
        <w:rPr>
          <w:rFonts w:ascii="Times New Roman" w:eastAsia="Times New Roman" w:hAnsi="Times New Roman" w:cs="Times New Roman"/>
        </w:rPr>
        <w:t xml:space="preserve">, F.W., </w:t>
      </w:r>
      <w:proofErr w:type="spellStart"/>
      <w:r w:rsidRPr="00AD6B0F">
        <w:rPr>
          <w:rFonts w:ascii="Times New Roman" w:eastAsia="Times New Roman" w:hAnsi="Times New Roman" w:cs="Times New Roman"/>
        </w:rPr>
        <w:t>Therrell</w:t>
      </w:r>
      <w:proofErr w:type="spellEnd"/>
      <w:r w:rsidRPr="00AD6B0F">
        <w:rPr>
          <w:rFonts w:ascii="Times New Roman" w:eastAsia="Times New Roman" w:hAnsi="Times New Roman" w:cs="Times New Roman"/>
        </w:rPr>
        <w:t xml:space="preserve">, M.D. and Pederson, N., 2020. Demographic shifts in eastern US forests increase the impact of late‐season drought on forest growth. </w:t>
      </w:r>
      <w:proofErr w:type="spellStart"/>
      <w:r w:rsidRPr="00AD6B0F">
        <w:rPr>
          <w:rFonts w:ascii="Times New Roman" w:eastAsia="Times New Roman" w:hAnsi="Times New Roman" w:cs="Times New Roman"/>
          <w:i/>
          <w:iCs/>
        </w:rPr>
        <w:t>Ecography</w:t>
      </w:r>
      <w:proofErr w:type="spellEnd"/>
      <w:r w:rsidRPr="00AD6B0F">
        <w:rPr>
          <w:rFonts w:ascii="Times New Roman" w:eastAsia="Times New Roman" w:hAnsi="Times New Roman" w:cs="Times New Roman"/>
        </w:rPr>
        <w:t>.</w:t>
      </w:r>
    </w:p>
    <w:p w14:paraId="3D0C928E" w14:textId="72BE9440" w:rsidR="00AD6B0F" w:rsidRDefault="00AD6B0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4FCF5F" w15:done="0"/>
  <w15:commentEx w15:paraId="57CB2304" w15:done="0"/>
  <w15:commentEx w15:paraId="227AA6FC" w15:done="0"/>
  <w15:commentEx w15:paraId="020CCDF1" w15:done="0"/>
  <w15:commentEx w15:paraId="781DBE61" w15:done="0"/>
  <w15:commentEx w15:paraId="066CB644" w15:done="0"/>
  <w15:commentEx w15:paraId="174A9B9D" w15:done="0"/>
  <w15:commentEx w15:paraId="29A3E751" w15:done="0"/>
  <w15:commentEx w15:paraId="285D5A27" w15:done="0"/>
  <w15:commentEx w15:paraId="3C4E1464" w15:done="0"/>
  <w15:commentEx w15:paraId="24F3BFD1" w15:done="0"/>
  <w15:commentEx w15:paraId="6A417039" w15:done="0"/>
  <w15:commentEx w15:paraId="5216B381" w15:done="0"/>
  <w15:commentEx w15:paraId="175C4BCA" w15:done="0"/>
  <w15:commentEx w15:paraId="774DB44E" w15:done="0"/>
  <w15:commentEx w15:paraId="3D0C92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5F8AB" w16cex:dateUtc="2020-09-11T17:22:00Z"/>
  <w16cex:commentExtensible w16cex:durableId="2305F8D8" w16cex:dateUtc="2020-09-11T17:23:00Z"/>
  <w16cex:commentExtensible w16cex:durableId="23074D5A" w16cex:dateUtc="2020-09-12T17:36:00Z"/>
  <w16cex:commentExtensible w16cex:durableId="23074E3D" w16cex:dateUtc="2020-09-12T17:40:00Z"/>
  <w16cex:commentExtensible w16cex:durableId="23074F40" w16cex:dateUtc="2020-09-12T17:44:00Z"/>
  <w16cex:commentExtensible w16cex:durableId="23075157" w16cex:dateUtc="2020-09-12T17:53:00Z"/>
  <w16cex:commentExtensible w16cex:durableId="23075203" w16cex:dateUtc="2020-09-12T17:56:00Z"/>
  <w16cex:commentExtensible w16cex:durableId="230752C9" w16cex:dateUtc="2020-09-12T17:59:00Z"/>
  <w16cex:commentExtensible w16cex:durableId="23075610" w16cex:dateUtc="2020-09-12T18:13:00Z"/>
  <w16cex:commentExtensible w16cex:durableId="23075645" w16cex:dateUtc="2020-09-12T18:14:00Z"/>
  <w16cex:commentExtensible w16cex:durableId="230759DF" w16cex:dateUtc="2020-09-12T18:29:00Z"/>
  <w16cex:commentExtensible w16cex:durableId="23075E80" w16cex:dateUtc="2020-09-12T18:49:00Z"/>
  <w16cex:commentExtensible w16cex:durableId="23075EE7" w16cex:dateUtc="2020-09-12T18:51:00Z"/>
  <w16cex:commentExtensible w16cex:durableId="23075FAC" w16cex:dateUtc="2020-09-12T18:54:00Z"/>
  <w16cex:commentExtensible w16cex:durableId="2307604D" w16cex:dateUtc="2020-09-12T18:57:00Z"/>
  <w16cex:commentExtensible w16cex:durableId="23076081" w16cex:dateUtc="2020-09-12T1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4FCF5F" w16cid:durableId="2305F8AB"/>
  <w16cid:commentId w16cid:paraId="57CB2304" w16cid:durableId="2305F8D8"/>
  <w16cid:commentId w16cid:paraId="227AA6FC" w16cid:durableId="23074D5A"/>
  <w16cid:commentId w16cid:paraId="020CCDF1" w16cid:durableId="23074E3D"/>
  <w16cid:commentId w16cid:paraId="781DBE61" w16cid:durableId="23074F40"/>
  <w16cid:commentId w16cid:paraId="066CB644" w16cid:durableId="23075157"/>
  <w16cid:commentId w16cid:paraId="174A9B9D" w16cid:durableId="23075203"/>
  <w16cid:commentId w16cid:paraId="29A3E751" w16cid:durableId="230752C9"/>
  <w16cid:commentId w16cid:paraId="285D5A27" w16cid:durableId="23075610"/>
  <w16cid:commentId w16cid:paraId="3C4E1464" w16cid:durableId="23075645"/>
  <w16cid:commentId w16cid:paraId="24F3BFD1" w16cid:durableId="230759DF"/>
  <w16cid:commentId w16cid:paraId="6A417039" w16cid:durableId="23075E80"/>
  <w16cid:commentId w16cid:paraId="5216B381" w16cid:durableId="23075EE7"/>
  <w16cid:commentId w16cid:paraId="175C4BCA" w16cid:durableId="23075FAC"/>
  <w16cid:commentId w16cid:paraId="774DB44E" w16cid:durableId="2307604D"/>
  <w16cid:commentId w16cid:paraId="3D0C928E" w16cid:durableId="23076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D91A6" w14:textId="77777777" w:rsidR="00336569" w:rsidRDefault="00336569">
      <w:pPr>
        <w:spacing w:after="0"/>
      </w:pPr>
      <w:r>
        <w:separator/>
      </w:r>
    </w:p>
  </w:endnote>
  <w:endnote w:type="continuationSeparator" w:id="0">
    <w:p w14:paraId="7E79511C" w14:textId="77777777" w:rsidR="00336569" w:rsidRDefault="003365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60F3C" w14:textId="77777777" w:rsidR="00336569" w:rsidRDefault="00336569">
      <w:r>
        <w:separator/>
      </w:r>
    </w:p>
  </w:footnote>
  <w:footnote w:type="continuationSeparator" w:id="0">
    <w:p w14:paraId="4CB859D9" w14:textId="77777777" w:rsidR="00336569" w:rsidRDefault="003365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F123E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C3B45F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2D6CEB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stin Maxwell">
    <w15:presenceInfo w15:providerId="Windows Live" w15:userId="ec9a8671dcb1bfd7"/>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6F19"/>
    <w:rsid w:val="00060B92"/>
    <w:rsid w:val="000E10DD"/>
    <w:rsid w:val="00246250"/>
    <w:rsid w:val="002E6D48"/>
    <w:rsid w:val="00320759"/>
    <w:rsid w:val="00336569"/>
    <w:rsid w:val="003452C3"/>
    <w:rsid w:val="003B6E5B"/>
    <w:rsid w:val="003D578B"/>
    <w:rsid w:val="004B1918"/>
    <w:rsid w:val="004D6A83"/>
    <w:rsid w:val="004E29B3"/>
    <w:rsid w:val="00580DB2"/>
    <w:rsid w:val="00590D07"/>
    <w:rsid w:val="00784D58"/>
    <w:rsid w:val="008D4A03"/>
    <w:rsid w:val="008D6863"/>
    <w:rsid w:val="00AD6B0F"/>
    <w:rsid w:val="00B86B75"/>
    <w:rsid w:val="00BC48D5"/>
    <w:rsid w:val="00C36279"/>
    <w:rsid w:val="00DE023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4F93A"/>
  <w15:docId w15:val="{8700C064-5324-4087-9C25-320DBAC76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D4A0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D4A03"/>
    <w:rPr>
      <w:rFonts w:ascii="Segoe UI" w:hAnsi="Segoe UI" w:cs="Segoe UI"/>
      <w:sz w:val="18"/>
      <w:szCs w:val="18"/>
    </w:rPr>
  </w:style>
  <w:style w:type="character" w:styleId="CommentReference">
    <w:name w:val="annotation reference"/>
    <w:basedOn w:val="DefaultParagraphFont"/>
    <w:semiHidden/>
    <w:unhideWhenUsed/>
    <w:rsid w:val="008D4A03"/>
    <w:rPr>
      <w:sz w:val="16"/>
      <w:szCs w:val="16"/>
    </w:rPr>
  </w:style>
  <w:style w:type="paragraph" w:styleId="CommentText">
    <w:name w:val="annotation text"/>
    <w:basedOn w:val="Normal"/>
    <w:link w:val="CommentTextChar"/>
    <w:semiHidden/>
    <w:unhideWhenUsed/>
    <w:rsid w:val="008D4A03"/>
    <w:rPr>
      <w:sz w:val="20"/>
      <w:szCs w:val="20"/>
    </w:rPr>
  </w:style>
  <w:style w:type="character" w:customStyle="1" w:styleId="CommentTextChar">
    <w:name w:val="Comment Text Char"/>
    <w:basedOn w:val="DefaultParagraphFont"/>
    <w:link w:val="CommentText"/>
    <w:semiHidden/>
    <w:rsid w:val="008D4A03"/>
    <w:rPr>
      <w:sz w:val="20"/>
      <w:szCs w:val="20"/>
    </w:rPr>
  </w:style>
  <w:style w:type="paragraph" w:styleId="CommentSubject">
    <w:name w:val="annotation subject"/>
    <w:basedOn w:val="CommentText"/>
    <w:next w:val="CommentText"/>
    <w:link w:val="CommentSubjectChar"/>
    <w:semiHidden/>
    <w:unhideWhenUsed/>
    <w:rsid w:val="008D4A03"/>
    <w:rPr>
      <w:b/>
      <w:bCs/>
    </w:rPr>
  </w:style>
  <w:style w:type="character" w:customStyle="1" w:styleId="CommentSubjectChar">
    <w:name w:val="Comment Subject Char"/>
    <w:basedOn w:val="CommentTextChar"/>
    <w:link w:val="CommentSubject"/>
    <w:semiHidden/>
    <w:rsid w:val="008D4A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574520">
      <w:bodyDiv w:val="1"/>
      <w:marLeft w:val="0"/>
      <w:marRight w:val="0"/>
      <w:marTop w:val="0"/>
      <w:marBottom w:val="0"/>
      <w:divBdr>
        <w:top w:val="none" w:sz="0" w:space="0" w:color="auto"/>
        <w:left w:val="none" w:sz="0" w:space="0" w:color="auto"/>
        <w:bottom w:val="none" w:sz="0" w:space="0" w:color="auto"/>
        <w:right w:val="none" w:sz="0" w:space="0" w:color="auto"/>
      </w:divBdr>
      <w:divsChild>
        <w:div w:id="2071032954">
          <w:marLeft w:val="0"/>
          <w:marRight w:val="0"/>
          <w:marTop w:val="0"/>
          <w:marBottom w:val="0"/>
          <w:divBdr>
            <w:top w:val="none" w:sz="0" w:space="0" w:color="auto"/>
            <w:left w:val="none" w:sz="0" w:space="0" w:color="auto"/>
            <w:bottom w:val="none" w:sz="0" w:space="0" w:color="auto"/>
            <w:right w:val="none" w:sz="0" w:space="0" w:color="auto"/>
          </w:divBdr>
        </w:div>
      </w:divsChild>
    </w:div>
    <w:div w:id="814102681">
      <w:bodyDiv w:val="1"/>
      <w:marLeft w:val="0"/>
      <w:marRight w:val="0"/>
      <w:marTop w:val="0"/>
      <w:marBottom w:val="0"/>
      <w:divBdr>
        <w:top w:val="none" w:sz="0" w:space="0" w:color="auto"/>
        <w:left w:val="none" w:sz="0" w:space="0" w:color="auto"/>
        <w:bottom w:val="none" w:sz="0" w:space="0" w:color="auto"/>
        <w:right w:val="none" w:sz="0" w:space="0" w:color="auto"/>
      </w:divBdr>
      <w:divsChild>
        <w:div w:id="720522984">
          <w:marLeft w:val="0"/>
          <w:marRight w:val="0"/>
          <w:marTop w:val="0"/>
          <w:marBottom w:val="0"/>
          <w:divBdr>
            <w:top w:val="none" w:sz="0" w:space="0" w:color="auto"/>
            <w:left w:val="none" w:sz="0" w:space="0" w:color="auto"/>
            <w:bottom w:val="none" w:sz="0" w:space="0" w:color="auto"/>
            <w:right w:val="none" w:sz="0" w:space="0" w:color="auto"/>
          </w:divBdr>
        </w:div>
      </w:divsChild>
    </w:div>
    <w:div w:id="871958809">
      <w:bodyDiv w:val="1"/>
      <w:marLeft w:val="0"/>
      <w:marRight w:val="0"/>
      <w:marTop w:val="0"/>
      <w:marBottom w:val="0"/>
      <w:divBdr>
        <w:top w:val="none" w:sz="0" w:space="0" w:color="auto"/>
        <w:left w:val="none" w:sz="0" w:space="0" w:color="auto"/>
        <w:bottom w:val="none" w:sz="0" w:space="0" w:color="auto"/>
        <w:right w:val="none" w:sz="0" w:space="0" w:color="auto"/>
      </w:divBdr>
      <w:divsChild>
        <w:div w:id="776174198">
          <w:marLeft w:val="0"/>
          <w:marRight w:val="0"/>
          <w:marTop w:val="0"/>
          <w:marBottom w:val="0"/>
          <w:divBdr>
            <w:top w:val="none" w:sz="0" w:space="0" w:color="auto"/>
            <w:left w:val="none" w:sz="0" w:space="0" w:color="auto"/>
            <w:bottom w:val="none" w:sz="0" w:space="0" w:color="auto"/>
            <w:right w:val="none" w:sz="0" w:space="0" w:color="auto"/>
          </w:divBdr>
        </w:div>
      </w:divsChild>
    </w:div>
    <w:div w:id="904755515">
      <w:bodyDiv w:val="1"/>
      <w:marLeft w:val="0"/>
      <w:marRight w:val="0"/>
      <w:marTop w:val="0"/>
      <w:marBottom w:val="0"/>
      <w:divBdr>
        <w:top w:val="none" w:sz="0" w:space="0" w:color="auto"/>
        <w:left w:val="none" w:sz="0" w:space="0" w:color="auto"/>
        <w:bottom w:val="none" w:sz="0" w:space="0" w:color="auto"/>
        <w:right w:val="none" w:sz="0" w:space="0" w:color="auto"/>
      </w:divBdr>
      <w:divsChild>
        <w:div w:id="850530240">
          <w:marLeft w:val="0"/>
          <w:marRight w:val="0"/>
          <w:marTop w:val="0"/>
          <w:marBottom w:val="0"/>
          <w:divBdr>
            <w:top w:val="none" w:sz="0" w:space="0" w:color="auto"/>
            <w:left w:val="none" w:sz="0" w:space="0" w:color="auto"/>
            <w:bottom w:val="none" w:sz="0" w:space="0" w:color="auto"/>
            <w:right w:val="none" w:sz="0" w:space="0" w:color="auto"/>
          </w:divBdr>
        </w:div>
      </w:divsChild>
    </w:div>
    <w:div w:id="1107773313">
      <w:bodyDiv w:val="1"/>
      <w:marLeft w:val="0"/>
      <w:marRight w:val="0"/>
      <w:marTop w:val="0"/>
      <w:marBottom w:val="0"/>
      <w:divBdr>
        <w:top w:val="none" w:sz="0" w:space="0" w:color="auto"/>
        <w:left w:val="none" w:sz="0" w:space="0" w:color="auto"/>
        <w:bottom w:val="none" w:sz="0" w:space="0" w:color="auto"/>
        <w:right w:val="none" w:sz="0" w:space="0" w:color="auto"/>
      </w:divBdr>
      <w:divsChild>
        <w:div w:id="1251623469">
          <w:marLeft w:val="0"/>
          <w:marRight w:val="0"/>
          <w:marTop w:val="0"/>
          <w:marBottom w:val="0"/>
          <w:divBdr>
            <w:top w:val="none" w:sz="0" w:space="0" w:color="auto"/>
            <w:left w:val="none" w:sz="0" w:space="0" w:color="auto"/>
            <w:bottom w:val="none" w:sz="0" w:space="0" w:color="auto"/>
            <w:right w:val="none" w:sz="0" w:space="0" w:color="auto"/>
          </w:divBdr>
        </w:div>
      </w:divsChild>
    </w:div>
    <w:div w:id="2048331487">
      <w:bodyDiv w:val="1"/>
      <w:marLeft w:val="0"/>
      <w:marRight w:val="0"/>
      <w:marTop w:val="0"/>
      <w:marBottom w:val="0"/>
      <w:divBdr>
        <w:top w:val="none" w:sz="0" w:space="0" w:color="auto"/>
        <w:left w:val="none" w:sz="0" w:space="0" w:color="auto"/>
        <w:bottom w:val="none" w:sz="0" w:space="0" w:color="auto"/>
        <w:right w:val="none" w:sz="0" w:space="0" w:color="auto"/>
      </w:divBdr>
      <w:divsChild>
        <w:div w:id="79344769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007/s00442-017-3879-3" TargetMode="External"/><Relationship Id="rId39" Type="http://schemas.openxmlformats.org/officeDocument/2006/relationships/hyperlink" Target="https://doi.org/10.1002/joc.3711" TargetMode="External"/><Relationship Id="rId21" Type="http://schemas.openxmlformats.org/officeDocument/2006/relationships/image" Target="media/image5.png"/><Relationship Id="rId34" Type="http://schemas.openxmlformats.org/officeDocument/2006/relationships/hyperlink" Target="https://doi.org/10.1111/ele.12650" TargetMode="External"/><Relationship Id="rId42" Type="http://schemas.openxmlformats.org/officeDocument/2006/relationships/hyperlink" Target="https://doi.org/10.1038/s41467-018-07800-y" TargetMode="External"/><Relationship Id="rId47" Type="http://schemas.openxmlformats.org/officeDocument/2006/relationships/hyperlink" Target="http://www.blackwell-synergy.com/doi/abs/10.1111/j.1461-0248.2006.00904.x" TargetMode="External"/><Relationship Id="rId50" Type="http://schemas.openxmlformats.org/officeDocument/2006/relationships/hyperlink" Target="https://doi.org/10.1111/2041-210X.12590" TargetMode="External"/><Relationship Id="rId55" Type="http://schemas.openxmlformats.org/officeDocument/2006/relationships/hyperlink" Target="https://doi.org/10.1126/science.aaw7578" TargetMode="External"/><Relationship Id="rId63" Type="http://schemas.microsoft.com/office/2011/relationships/people" Target="people.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11/1365-2435.12470" TargetMode="External"/><Relationship Id="rId11" Type="http://schemas.microsoft.com/office/2018/08/relationships/commentsExtensible" Target="commentsExtensible.xm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890/03-9000" TargetMode="External"/><Relationship Id="rId37" Type="http://schemas.openxmlformats.org/officeDocument/2006/relationships/hyperlink" Target="https://doi.org/10.1175/JCLI3800.1" TargetMode="External"/><Relationship Id="rId40" Type="http://schemas.openxmlformats.org/officeDocument/2006/relationships/hyperlink" Target="https://doi.org/10.1038/s41597-020-0453-3" TargetMode="External"/><Relationship Id="rId45" Type="http://schemas.openxmlformats.org/officeDocument/2006/relationships/hyperlink" Target="https://doi.org/10.1007/s10584-016-1720-3" TargetMode="External"/><Relationship Id="rId53" Type="http://schemas.openxmlformats.org/officeDocument/2006/relationships/hyperlink" Target="https://doi.org/10.1002/2016JG003528" TargetMode="External"/><Relationship Id="rId58" Type="http://schemas.openxmlformats.org/officeDocument/2006/relationships/hyperlink" Target="https://doi.org/10.5194/cp-9-1481-2013" TargetMode="External"/><Relationship Id="rId5" Type="http://schemas.openxmlformats.org/officeDocument/2006/relationships/footnotes" Target="footnotes.xml"/><Relationship Id="rId61" Type="http://schemas.openxmlformats.org/officeDocument/2006/relationships/hyperlink" Target="https://doi.org/10.1111/nph.16866" TargetMode="Externa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5281/ZENODO.3958216" TargetMode="External"/><Relationship Id="rId30" Type="http://schemas.openxmlformats.org/officeDocument/2006/relationships/hyperlink" Target="https://doi.org/10.1017/S0266467406003312" TargetMode="External"/><Relationship Id="rId35" Type="http://schemas.openxmlformats.org/officeDocument/2006/relationships/hyperlink" Target="https://doi.org/10.1038/s41467-020-14300-5" TargetMode="External"/><Relationship Id="rId43" Type="http://schemas.openxmlformats.org/officeDocument/2006/relationships/hyperlink" Target="https://doi.org/10.1111/nph.15668" TargetMode="External"/><Relationship Id="rId48" Type="http://schemas.openxmlformats.org/officeDocument/2006/relationships/hyperlink" Target="https://doi.org/10.25573/data.10042502.v3" TargetMode="External"/><Relationship Id="rId56" Type="http://schemas.openxmlformats.org/officeDocument/2006/relationships/hyperlink" Target="https://doi.org/10.1016/j.agrformet.2017.08.007" TargetMode="External"/><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16/j.dendro.2020.125678"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111/gcb.13535" TargetMode="External"/><Relationship Id="rId38" Type="http://schemas.openxmlformats.org/officeDocument/2006/relationships/hyperlink" Target="https://doi.org/10.2307/1937545" TargetMode="External"/><Relationship Id="rId46" Type="http://schemas.openxmlformats.org/officeDocument/2006/relationships/hyperlink" Target="https://doi.org/10.1126/science.aaz9463" TargetMode="External"/><Relationship Id="rId59" Type="http://schemas.openxmlformats.org/officeDocument/2006/relationships/hyperlink" Target="https://doi.org/10.1016/j.agrformet.2017.07.015" TargetMode="Externa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111/nph.15906" TargetMode="External"/><Relationship Id="rId54" Type="http://schemas.openxmlformats.org/officeDocument/2006/relationships/hyperlink" Target="https://doi.org/10.1038/nature1291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111/gcb.12712" TargetMode="External"/><Relationship Id="rId36" Type="http://schemas.openxmlformats.org/officeDocument/2006/relationships/hyperlink" Target="https://doi.org/10.1111/gcb.13208" TargetMode="External"/><Relationship Id="rId49" Type="http://schemas.openxmlformats.org/officeDocument/2006/relationships/hyperlink" Target="https://doi.org/10.1111/gcb.12826" TargetMode="External"/><Relationship Id="rId57" Type="http://schemas.openxmlformats.org/officeDocument/2006/relationships/hyperlink" Target="https://doi.org/10.1111/gcb.14120" TargetMode="External"/><Relationship Id="rId10" Type="http://schemas.microsoft.com/office/2016/09/relationships/commentsIds" Target="commentsIds.xml"/><Relationship Id="rId31" Type="http://schemas.openxmlformats.org/officeDocument/2006/relationships/hyperlink" Target="https://doi.org/10.1038/nplants.2015.139" TargetMode="External"/><Relationship Id="rId44" Type="http://schemas.openxmlformats.org/officeDocument/2006/relationships/hyperlink" Target="https://doi.org/10.1111/gcb.14273" TargetMode="External"/><Relationship Id="rId52" Type="http://schemas.openxmlformats.org/officeDocument/2006/relationships/hyperlink" Target="https://doi.org/10.1111/2041-210X.12753" TargetMode="External"/><Relationship Id="rId60" Type="http://schemas.openxmlformats.org/officeDocument/2006/relationships/hyperlink" Target="https://doi.org/10.1007/s00442-013-2846-x"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21</Pages>
  <Words>7703</Words>
  <Characters>43913</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Justin Maxwell</dc:creator>
  <cp:keywords/>
  <cp:lastModifiedBy>Teixeira, Kristina A.</cp:lastModifiedBy>
  <cp:revision>4</cp:revision>
  <dcterms:created xsi:type="dcterms:W3CDTF">2020-09-12T19:01:00Z</dcterms:created>
  <dcterms:modified xsi:type="dcterms:W3CDTF">2020-09-13T10:24:00Z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